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1632F" w14:textId="1DD0B70D" w:rsidR="00D81501" w:rsidRPr="00694B2D" w:rsidRDefault="00D81501" w:rsidP="00694B2D">
      <w:pPr>
        <w:spacing w:before="120"/>
        <w:rPr>
          <w:rFonts w:ascii="Times New Roman" w:hAnsi="Times New Roman" w:cs="Times New Roman"/>
          <w:b/>
          <w:bCs/>
          <w:sz w:val="28"/>
          <w:szCs w:val="28"/>
        </w:rPr>
      </w:pPr>
      <w:r w:rsidRPr="00694B2D">
        <w:rPr>
          <w:rFonts w:ascii="Times New Roman" w:hAnsi="Times New Roman" w:cs="Times New Roman"/>
          <w:b/>
          <w:bCs/>
          <w:sz w:val="28"/>
          <w:szCs w:val="28"/>
        </w:rPr>
        <w:t xml:space="preserve">Multi-omics </w:t>
      </w:r>
      <w:r w:rsidR="00694B2D" w:rsidRPr="00694B2D">
        <w:rPr>
          <w:rFonts w:ascii="Times New Roman" w:hAnsi="Times New Roman" w:cs="Times New Roman"/>
          <w:b/>
          <w:bCs/>
          <w:sz w:val="28"/>
          <w:szCs w:val="28"/>
        </w:rPr>
        <w:t>unveils</w:t>
      </w:r>
      <w:r w:rsidRPr="00694B2D">
        <w:rPr>
          <w:rFonts w:ascii="Times New Roman" w:hAnsi="Times New Roman" w:cs="Times New Roman"/>
          <w:b/>
          <w:bCs/>
          <w:sz w:val="28"/>
          <w:szCs w:val="28"/>
        </w:rPr>
        <w:t xml:space="preserve"> </w:t>
      </w:r>
      <w:r w:rsidR="00694B2D" w:rsidRPr="00694B2D">
        <w:rPr>
          <w:rFonts w:ascii="Times New Roman" w:hAnsi="Times New Roman" w:cs="Times New Roman"/>
          <w:b/>
          <w:bCs/>
          <w:sz w:val="28"/>
          <w:szCs w:val="28"/>
        </w:rPr>
        <w:t>Schwann cell-centered mechanisms</w:t>
      </w:r>
      <w:r w:rsidRPr="00694B2D">
        <w:rPr>
          <w:rFonts w:ascii="Times New Roman" w:hAnsi="Times New Roman" w:cs="Times New Roman"/>
          <w:b/>
          <w:bCs/>
          <w:sz w:val="28"/>
          <w:szCs w:val="28"/>
        </w:rPr>
        <w:t xml:space="preserve"> of </w:t>
      </w:r>
      <w:r w:rsidR="00694B2D" w:rsidRPr="00694B2D">
        <w:rPr>
          <w:rFonts w:ascii="Times New Roman" w:hAnsi="Times New Roman" w:cs="Times New Roman"/>
          <w:b/>
          <w:bCs/>
          <w:sz w:val="28"/>
          <w:szCs w:val="28"/>
        </w:rPr>
        <w:t>lifestyle-mediated improvement in</w:t>
      </w:r>
      <w:r w:rsidRPr="00694B2D">
        <w:rPr>
          <w:rFonts w:ascii="Times New Roman" w:hAnsi="Times New Roman" w:cs="Times New Roman"/>
          <w:b/>
          <w:bCs/>
          <w:sz w:val="28"/>
          <w:szCs w:val="28"/>
        </w:rPr>
        <w:t xml:space="preserve"> </w:t>
      </w:r>
      <w:r w:rsidR="00694B2D">
        <w:rPr>
          <w:rFonts w:ascii="Times New Roman" w:hAnsi="Times New Roman" w:cs="Times New Roman"/>
          <w:b/>
          <w:bCs/>
          <w:sz w:val="28"/>
          <w:szCs w:val="28"/>
        </w:rPr>
        <w:t xml:space="preserve">obesity and </w:t>
      </w:r>
      <w:r w:rsidRPr="00694B2D">
        <w:rPr>
          <w:rFonts w:ascii="Times New Roman" w:hAnsi="Times New Roman" w:cs="Times New Roman"/>
          <w:b/>
          <w:bCs/>
          <w:sz w:val="28"/>
          <w:szCs w:val="28"/>
        </w:rPr>
        <w:t>prediabetic neuropathy</w:t>
      </w:r>
    </w:p>
    <w:p w14:paraId="1B59EE20" w14:textId="77777777" w:rsidR="00796B77" w:rsidRDefault="00796B77" w:rsidP="00694B2D">
      <w:pPr>
        <w:spacing w:before="120" w:after="0" w:line="240" w:lineRule="auto"/>
        <w:rPr>
          <w:rFonts w:ascii="Times New Roman" w:hAnsi="Times New Roman" w:cs="Times New Roman"/>
          <w:sz w:val="24"/>
          <w:szCs w:val="24"/>
        </w:rPr>
      </w:pPr>
    </w:p>
    <w:p w14:paraId="5EA16482" w14:textId="77777777" w:rsidR="001B3FFE" w:rsidRPr="000A61C9" w:rsidRDefault="001B3FFE" w:rsidP="000A61C9">
      <w:pPr>
        <w:spacing w:before="120" w:after="0" w:line="240" w:lineRule="auto"/>
        <w:rPr>
          <w:rFonts w:ascii="Times New Roman" w:hAnsi="Times New Roman" w:cs="Times New Roman"/>
          <w:b/>
          <w:bCs/>
          <w:sz w:val="24"/>
          <w:szCs w:val="24"/>
        </w:rPr>
      </w:pPr>
      <w:commentRangeStart w:id="0"/>
      <w:commentRangeStart w:id="1"/>
      <w:r w:rsidRPr="000A61C9">
        <w:rPr>
          <w:rFonts w:ascii="Times New Roman" w:hAnsi="Times New Roman" w:cs="Times New Roman"/>
          <w:b/>
          <w:bCs/>
          <w:sz w:val="24"/>
          <w:szCs w:val="24"/>
        </w:rPr>
        <w:t>Authors</w:t>
      </w:r>
      <w:commentRangeEnd w:id="0"/>
      <w:r w:rsidR="002521F7" w:rsidRPr="000A61C9">
        <w:rPr>
          <w:rStyle w:val="CommentReference"/>
          <w:rFonts w:ascii="Times New Roman" w:hAnsi="Times New Roman" w:cs="Times New Roman"/>
          <w:sz w:val="24"/>
          <w:szCs w:val="24"/>
        </w:rPr>
        <w:commentReference w:id="0"/>
      </w:r>
      <w:commentRangeEnd w:id="1"/>
      <w:r w:rsidR="004E69C3">
        <w:rPr>
          <w:rStyle w:val="CommentReference"/>
        </w:rPr>
        <w:commentReference w:id="1"/>
      </w:r>
      <w:r w:rsidRPr="000A61C9">
        <w:rPr>
          <w:rFonts w:ascii="Times New Roman" w:hAnsi="Times New Roman" w:cs="Times New Roman"/>
          <w:b/>
          <w:bCs/>
          <w:sz w:val="24"/>
          <w:szCs w:val="24"/>
        </w:rPr>
        <w:t>:</w:t>
      </w:r>
    </w:p>
    <w:p w14:paraId="7099CA08" w14:textId="773A8448" w:rsidR="001B3FFE" w:rsidRPr="000A61C9" w:rsidRDefault="001B3FFE" w:rsidP="000A61C9">
      <w:pPr>
        <w:spacing w:before="120" w:after="0" w:line="240" w:lineRule="auto"/>
        <w:rPr>
          <w:rFonts w:ascii="Times New Roman" w:hAnsi="Times New Roman" w:cs="Times New Roman"/>
          <w:sz w:val="24"/>
          <w:szCs w:val="24"/>
          <w:vertAlign w:val="superscript"/>
        </w:rPr>
      </w:pPr>
      <w:r w:rsidRPr="000A61C9">
        <w:rPr>
          <w:rFonts w:ascii="Times New Roman" w:hAnsi="Times New Roman" w:cs="Times New Roman"/>
          <w:sz w:val="24"/>
          <w:szCs w:val="24"/>
        </w:rPr>
        <w:t xml:space="preserve">Stéphanie A. </w:t>
      </w:r>
      <w:r w:rsidR="000A61C9" w:rsidRPr="000A61C9">
        <w:rPr>
          <w:rFonts w:ascii="Times New Roman" w:hAnsi="Times New Roman" w:cs="Times New Roman"/>
          <w:sz w:val="24"/>
          <w:szCs w:val="24"/>
        </w:rPr>
        <w:t>Eid</w:t>
      </w:r>
      <w:r w:rsidR="000A61C9">
        <w:rPr>
          <w:rFonts w:ascii="Times New Roman" w:hAnsi="Times New Roman" w:cs="Times New Roman"/>
          <w:sz w:val="24"/>
          <w:szCs w:val="24"/>
          <w:vertAlign w:val="superscript"/>
        </w:rPr>
        <w:t>1,2</w:t>
      </w:r>
      <w:r w:rsidRPr="000A61C9">
        <w:rPr>
          <w:rFonts w:ascii="Times New Roman" w:hAnsi="Times New Roman" w:cs="Times New Roman"/>
          <w:sz w:val="24"/>
          <w:szCs w:val="24"/>
        </w:rPr>
        <w:t xml:space="preserve">, Kai </w:t>
      </w:r>
      <w:r w:rsidR="000A61C9" w:rsidRPr="000A61C9">
        <w:rPr>
          <w:rFonts w:ascii="Times New Roman" w:hAnsi="Times New Roman" w:cs="Times New Roman"/>
          <w:sz w:val="24"/>
          <w:szCs w:val="24"/>
        </w:rPr>
        <w:t>Guo</w:t>
      </w:r>
      <w:r w:rsidR="000A61C9">
        <w:rPr>
          <w:rFonts w:ascii="Times New Roman" w:hAnsi="Times New Roman" w:cs="Times New Roman"/>
          <w:sz w:val="24"/>
          <w:szCs w:val="24"/>
          <w:vertAlign w:val="superscript"/>
        </w:rPr>
        <w:t>1,2</w:t>
      </w:r>
      <w:r w:rsidRPr="000A61C9">
        <w:rPr>
          <w:rFonts w:ascii="Times New Roman" w:hAnsi="Times New Roman" w:cs="Times New Roman"/>
          <w:sz w:val="24"/>
          <w:szCs w:val="24"/>
        </w:rPr>
        <w:t xml:space="preserve">, </w:t>
      </w:r>
      <w:r w:rsidR="00AE73EF" w:rsidRPr="000A61C9">
        <w:rPr>
          <w:rFonts w:ascii="Times New Roman" w:hAnsi="Times New Roman" w:cs="Times New Roman"/>
          <w:sz w:val="24"/>
          <w:szCs w:val="24"/>
        </w:rPr>
        <w:t>Mohamed</w:t>
      </w:r>
      <w:r w:rsidR="007721DB">
        <w:rPr>
          <w:rFonts w:ascii="Times New Roman" w:hAnsi="Times New Roman" w:cs="Times New Roman"/>
          <w:sz w:val="24"/>
          <w:szCs w:val="24"/>
        </w:rPr>
        <w:t xml:space="preserve"> H.</w:t>
      </w:r>
      <w:r w:rsidR="00AE73EF" w:rsidRPr="000A61C9">
        <w:rPr>
          <w:rFonts w:ascii="Times New Roman" w:hAnsi="Times New Roman" w:cs="Times New Roman"/>
          <w:sz w:val="24"/>
          <w:szCs w:val="24"/>
        </w:rPr>
        <w:t xml:space="preserve"> </w:t>
      </w:r>
      <w:r w:rsidR="000A61C9" w:rsidRPr="000A61C9">
        <w:rPr>
          <w:rFonts w:ascii="Times New Roman" w:hAnsi="Times New Roman" w:cs="Times New Roman"/>
          <w:sz w:val="24"/>
          <w:szCs w:val="24"/>
        </w:rPr>
        <w:t>Noureldein</w:t>
      </w:r>
      <w:r w:rsidR="000A61C9">
        <w:rPr>
          <w:rFonts w:ascii="Times New Roman" w:hAnsi="Times New Roman" w:cs="Times New Roman"/>
          <w:sz w:val="24"/>
          <w:szCs w:val="24"/>
          <w:vertAlign w:val="superscript"/>
        </w:rPr>
        <w:t>1,2</w:t>
      </w:r>
      <w:r w:rsidR="00AE73EF" w:rsidRPr="000A61C9">
        <w:rPr>
          <w:rFonts w:ascii="Times New Roman" w:hAnsi="Times New Roman" w:cs="Times New Roman"/>
          <w:sz w:val="24"/>
          <w:szCs w:val="24"/>
        </w:rPr>
        <w:t xml:space="preserve">, </w:t>
      </w:r>
      <w:r w:rsidR="00A344FE" w:rsidRPr="000A61C9">
        <w:rPr>
          <w:rFonts w:ascii="Times New Roman" w:hAnsi="Times New Roman" w:cs="Times New Roman"/>
          <w:sz w:val="24"/>
          <w:szCs w:val="24"/>
        </w:rPr>
        <w:t xml:space="preserve">Pongrat </w:t>
      </w:r>
      <w:r w:rsidR="000A61C9" w:rsidRPr="000A61C9">
        <w:rPr>
          <w:rFonts w:ascii="Times New Roman" w:hAnsi="Times New Roman" w:cs="Times New Roman"/>
          <w:sz w:val="24"/>
          <w:szCs w:val="24"/>
        </w:rPr>
        <w:t>Jaisail</w:t>
      </w:r>
      <w:r w:rsidR="000A61C9">
        <w:rPr>
          <w:rFonts w:ascii="Times New Roman" w:hAnsi="Times New Roman" w:cs="Times New Roman"/>
          <w:sz w:val="24"/>
          <w:szCs w:val="24"/>
          <w:vertAlign w:val="superscript"/>
        </w:rPr>
        <w:t>1,2,</w:t>
      </w:r>
      <w:r w:rsidR="000A61C9" w:rsidRPr="000A61C9">
        <w:rPr>
          <w:rFonts w:ascii="Times New Roman" w:hAnsi="Times New Roman" w:cs="Times New Roman"/>
          <w:sz w:val="24"/>
          <w:szCs w:val="24"/>
          <w:vertAlign w:val="superscript"/>
        </w:rPr>
        <w:t>†</w:t>
      </w:r>
      <w:r w:rsidR="00A344FE" w:rsidRPr="000A61C9">
        <w:rPr>
          <w:rFonts w:ascii="Times New Roman" w:hAnsi="Times New Roman" w:cs="Times New Roman"/>
          <w:sz w:val="24"/>
          <w:szCs w:val="24"/>
        </w:rPr>
        <w:t xml:space="preserve">, </w:t>
      </w:r>
      <w:r w:rsidR="00EE0B4C" w:rsidRPr="000A61C9">
        <w:rPr>
          <w:rFonts w:ascii="Times New Roman" w:hAnsi="Times New Roman" w:cs="Times New Roman"/>
          <w:sz w:val="24"/>
          <w:szCs w:val="24"/>
        </w:rPr>
        <w:t>Dae-Gyu Jang</w:t>
      </w:r>
      <w:r w:rsidR="000A61C9">
        <w:rPr>
          <w:rFonts w:ascii="Times New Roman" w:hAnsi="Times New Roman" w:cs="Times New Roman"/>
          <w:sz w:val="24"/>
          <w:szCs w:val="24"/>
          <w:vertAlign w:val="superscript"/>
        </w:rPr>
        <w:t>1,2</w:t>
      </w:r>
      <w:r w:rsidR="00EE0B4C" w:rsidRPr="000A61C9">
        <w:rPr>
          <w:rFonts w:ascii="Times New Roman" w:hAnsi="Times New Roman" w:cs="Times New Roman"/>
          <w:sz w:val="24"/>
          <w:szCs w:val="24"/>
        </w:rPr>
        <w:t xml:space="preserve">, </w:t>
      </w:r>
      <w:r w:rsidR="001C3060" w:rsidRPr="000A61C9">
        <w:rPr>
          <w:rFonts w:ascii="Times New Roman" w:hAnsi="Times New Roman" w:cs="Times New Roman"/>
          <w:sz w:val="24"/>
          <w:szCs w:val="24"/>
        </w:rPr>
        <w:t>Cameron M. Miller</w:t>
      </w:r>
      <w:r w:rsidR="000A61C9">
        <w:rPr>
          <w:rFonts w:ascii="Times New Roman" w:hAnsi="Times New Roman" w:cs="Times New Roman"/>
          <w:sz w:val="24"/>
          <w:szCs w:val="24"/>
          <w:vertAlign w:val="superscript"/>
        </w:rPr>
        <w:t>1,2</w:t>
      </w:r>
      <w:r w:rsidR="001C3060" w:rsidRPr="000A61C9">
        <w:rPr>
          <w:rFonts w:ascii="Times New Roman" w:hAnsi="Times New Roman" w:cs="Times New Roman"/>
          <w:sz w:val="24"/>
          <w:szCs w:val="24"/>
        </w:rPr>
        <w:t>, Chloe P. Kiriluk</w:t>
      </w:r>
      <w:r w:rsidR="000A61C9">
        <w:rPr>
          <w:rFonts w:ascii="Times New Roman" w:hAnsi="Times New Roman" w:cs="Times New Roman"/>
          <w:sz w:val="24"/>
          <w:szCs w:val="24"/>
          <w:vertAlign w:val="superscript"/>
        </w:rPr>
        <w:t>1,2</w:t>
      </w:r>
      <w:r w:rsidR="001C3060" w:rsidRPr="000A61C9">
        <w:rPr>
          <w:rFonts w:ascii="Times New Roman" w:hAnsi="Times New Roman" w:cs="Times New Roman"/>
          <w:sz w:val="24"/>
          <w:szCs w:val="24"/>
        </w:rPr>
        <w:t xml:space="preserve">, </w:t>
      </w:r>
      <w:r w:rsidR="00371B78" w:rsidRPr="000A61C9">
        <w:rPr>
          <w:rFonts w:ascii="Times New Roman" w:hAnsi="Times New Roman" w:cs="Times New Roman"/>
          <w:sz w:val="24"/>
          <w:szCs w:val="24"/>
        </w:rPr>
        <w:t>Adam M. Allouch</w:t>
      </w:r>
      <w:r w:rsidR="000A61C9">
        <w:rPr>
          <w:rFonts w:ascii="Times New Roman" w:hAnsi="Times New Roman" w:cs="Times New Roman"/>
          <w:sz w:val="24"/>
          <w:szCs w:val="24"/>
          <w:vertAlign w:val="superscript"/>
        </w:rPr>
        <w:t>1,2</w:t>
      </w:r>
      <w:r w:rsidR="00371B78" w:rsidRPr="000A61C9">
        <w:rPr>
          <w:rFonts w:ascii="Times New Roman" w:hAnsi="Times New Roman" w:cs="Times New Roman"/>
          <w:sz w:val="24"/>
          <w:szCs w:val="24"/>
        </w:rPr>
        <w:t xml:space="preserve">, </w:t>
      </w:r>
      <w:r w:rsidR="00BD4A27" w:rsidRPr="000A61C9">
        <w:rPr>
          <w:rFonts w:ascii="Times New Roman" w:hAnsi="Times New Roman" w:cs="Times New Roman"/>
          <w:sz w:val="24"/>
          <w:szCs w:val="24"/>
        </w:rPr>
        <w:t>Adam Patterson</w:t>
      </w:r>
      <w:r w:rsidR="000A61C9">
        <w:rPr>
          <w:rFonts w:ascii="Times New Roman" w:hAnsi="Times New Roman" w:cs="Times New Roman"/>
          <w:sz w:val="24"/>
          <w:szCs w:val="24"/>
          <w:vertAlign w:val="superscript"/>
        </w:rPr>
        <w:t>1,2</w:t>
      </w:r>
      <w:r w:rsidR="00BD4A27" w:rsidRPr="000A61C9">
        <w:rPr>
          <w:rFonts w:ascii="Times New Roman" w:hAnsi="Times New Roman" w:cs="Times New Roman"/>
          <w:sz w:val="24"/>
          <w:szCs w:val="24"/>
        </w:rPr>
        <w:t xml:space="preserve">, </w:t>
      </w:r>
      <w:r w:rsidRPr="000A61C9">
        <w:rPr>
          <w:rFonts w:ascii="Times New Roman" w:hAnsi="Times New Roman" w:cs="Times New Roman"/>
          <w:sz w:val="24"/>
          <w:szCs w:val="24"/>
        </w:rPr>
        <w:t>John M. Hayes</w:t>
      </w:r>
      <w:r w:rsidR="000A61C9">
        <w:rPr>
          <w:rFonts w:ascii="Times New Roman" w:hAnsi="Times New Roman" w:cs="Times New Roman"/>
          <w:sz w:val="24"/>
          <w:szCs w:val="24"/>
          <w:vertAlign w:val="superscript"/>
        </w:rPr>
        <w:t>1,2</w:t>
      </w:r>
      <w:r w:rsidRPr="000A61C9">
        <w:rPr>
          <w:rFonts w:ascii="Times New Roman" w:hAnsi="Times New Roman" w:cs="Times New Roman"/>
          <w:sz w:val="24"/>
          <w:szCs w:val="24"/>
        </w:rPr>
        <w:t>, Crystal M. Pacut</w:t>
      </w:r>
      <w:r w:rsidR="000A61C9">
        <w:rPr>
          <w:rFonts w:ascii="Times New Roman" w:hAnsi="Times New Roman" w:cs="Times New Roman"/>
          <w:sz w:val="24"/>
          <w:szCs w:val="24"/>
          <w:vertAlign w:val="superscript"/>
        </w:rPr>
        <w:t>1,2</w:t>
      </w:r>
      <w:r w:rsidRPr="000A61C9">
        <w:rPr>
          <w:rFonts w:ascii="Times New Roman" w:hAnsi="Times New Roman" w:cs="Times New Roman"/>
          <w:sz w:val="24"/>
          <w:szCs w:val="24"/>
        </w:rPr>
        <w:t>, Diana</w:t>
      </w:r>
      <w:r w:rsidR="007721DB">
        <w:rPr>
          <w:rFonts w:ascii="Times New Roman" w:hAnsi="Times New Roman" w:cs="Times New Roman"/>
          <w:sz w:val="24"/>
          <w:szCs w:val="24"/>
        </w:rPr>
        <w:t xml:space="preserve"> M.</w:t>
      </w:r>
      <w:r w:rsidRPr="000A61C9">
        <w:rPr>
          <w:rFonts w:ascii="Times New Roman" w:hAnsi="Times New Roman" w:cs="Times New Roman"/>
          <w:sz w:val="24"/>
          <w:szCs w:val="24"/>
        </w:rPr>
        <w:t xml:space="preserve"> Rigan</w:t>
      </w:r>
      <w:r w:rsidR="000A61C9">
        <w:rPr>
          <w:rFonts w:ascii="Times New Roman" w:hAnsi="Times New Roman" w:cs="Times New Roman"/>
          <w:sz w:val="24"/>
          <w:szCs w:val="24"/>
          <w:vertAlign w:val="superscript"/>
        </w:rPr>
        <w:t>1,2</w:t>
      </w:r>
      <w:r w:rsidRPr="000A61C9">
        <w:rPr>
          <w:rFonts w:ascii="Times New Roman" w:hAnsi="Times New Roman" w:cs="Times New Roman"/>
          <w:sz w:val="24"/>
          <w:szCs w:val="24"/>
        </w:rPr>
        <w:t xml:space="preserve">, </w:t>
      </w:r>
      <w:r w:rsidR="00851FFA" w:rsidRPr="000A61C9">
        <w:rPr>
          <w:rFonts w:ascii="Times New Roman" w:hAnsi="Times New Roman" w:cs="Times New Roman"/>
          <w:sz w:val="24"/>
          <w:szCs w:val="24"/>
        </w:rPr>
        <w:t xml:space="preserve">Andrew </w:t>
      </w:r>
      <w:r w:rsidR="007721DB">
        <w:rPr>
          <w:rFonts w:ascii="Times New Roman" w:hAnsi="Times New Roman" w:cs="Times New Roman"/>
          <w:sz w:val="24"/>
          <w:szCs w:val="24"/>
        </w:rPr>
        <w:t xml:space="preserve">D. </w:t>
      </w:r>
      <w:r w:rsidR="00851FFA" w:rsidRPr="000A61C9">
        <w:rPr>
          <w:rFonts w:ascii="Times New Roman" w:hAnsi="Times New Roman" w:cs="Times New Roman"/>
          <w:sz w:val="24"/>
          <w:szCs w:val="24"/>
        </w:rPr>
        <w:t>Carter</w:t>
      </w:r>
      <w:r w:rsidR="000A61C9">
        <w:rPr>
          <w:rFonts w:ascii="Times New Roman" w:hAnsi="Times New Roman" w:cs="Times New Roman"/>
          <w:sz w:val="24"/>
          <w:szCs w:val="24"/>
          <w:vertAlign w:val="superscript"/>
        </w:rPr>
        <w:t>1,2</w:t>
      </w:r>
      <w:r w:rsidR="00851FFA" w:rsidRPr="000A61C9">
        <w:rPr>
          <w:rFonts w:ascii="Times New Roman" w:hAnsi="Times New Roman" w:cs="Times New Roman"/>
          <w:sz w:val="24"/>
          <w:szCs w:val="24"/>
        </w:rPr>
        <w:t xml:space="preserve">, </w:t>
      </w:r>
      <w:r w:rsidR="00CA2AB9" w:rsidRPr="000A61C9">
        <w:rPr>
          <w:rFonts w:ascii="Times New Roman" w:hAnsi="Times New Roman" w:cs="Times New Roman"/>
          <w:sz w:val="24"/>
          <w:szCs w:val="24"/>
        </w:rPr>
        <w:t xml:space="preserve">Samuel </w:t>
      </w:r>
      <w:r w:rsidR="000A61C9">
        <w:rPr>
          <w:rFonts w:ascii="Times New Roman" w:hAnsi="Times New Roman" w:cs="Times New Roman"/>
          <w:sz w:val="24"/>
          <w:szCs w:val="24"/>
        </w:rPr>
        <w:t xml:space="preserve">J. </w:t>
      </w:r>
      <w:r w:rsidR="00CA2AB9" w:rsidRPr="000A61C9">
        <w:rPr>
          <w:rFonts w:ascii="Times New Roman" w:hAnsi="Times New Roman" w:cs="Times New Roman"/>
          <w:sz w:val="24"/>
          <w:szCs w:val="24"/>
        </w:rPr>
        <w:t>Teener</w:t>
      </w:r>
      <w:r w:rsidR="000A61C9">
        <w:rPr>
          <w:rFonts w:ascii="Times New Roman" w:hAnsi="Times New Roman" w:cs="Times New Roman"/>
          <w:sz w:val="24"/>
          <w:szCs w:val="24"/>
          <w:vertAlign w:val="superscript"/>
        </w:rPr>
        <w:t>1,2</w:t>
      </w:r>
      <w:r w:rsidR="00CA2AB9" w:rsidRPr="000A61C9">
        <w:rPr>
          <w:rFonts w:ascii="Times New Roman" w:hAnsi="Times New Roman" w:cs="Times New Roman"/>
          <w:sz w:val="24"/>
          <w:szCs w:val="24"/>
        </w:rPr>
        <w:t xml:space="preserve">, </w:t>
      </w:r>
      <w:r w:rsidR="0089231D" w:rsidRPr="000A61C9">
        <w:rPr>
          <w:rFonts w:ascii="Times New Roman" w:hAnsi="Times New Roman" w:cs="Times New Roman"/>
          <w:sz w:val="24"/>
          <w:szCs w:val="24"/>
        </w:rPr>
        <w:t xml:space="preserve">Masha </w:t>
      </w:r>
      <w:r w:rsidR="00FC470D" w:rsidRPr="000A61C9">
        <w:rPr>
          <w:rFonts w:ascii="Times New Roman" w:hAnsi="Times New Roman" w:cs="Times New Roman"/>
          <w:sz w:val="24"/>
          <w:szCs w:val="24"/>
        </w:rPr>
        <w:t>G</w:t>
      </w:r>
      <w:r w:rsidR="0089231D" w:rsidRPr="000A61C9">
        <w:rPr>
          <w:rFonts w:ascii="Times New Roman" w:hAnsi="Times New Roman" w:cs="Times New Roman"/>
          <w:sz w:val="24"/>
          <w:szCs w:val="24"/>
        </w:rPr>
        <w:t xml:space="preserve">. </w:t>
      </w:r>
      <w:r w:rsidR="000A61C9" w:rsidRPr="000A61C9">
        <w:rPr>
          <w:rFonts w:ascii="Times New Roman" w:hAnsi="Times New Roman" w:cs="Times New Roman"/>
          <w:sz w:val="24"/>
          <w:szCs w:val="24"/>
        </w:rPr>
        <w:t>Savelieff</w:t>
      </w:r>
      <w:r w:rsidR="000A61C9">
        <w:rPr>
          <w:rFonts w:ascii="Times New Roman" w:hAnsi="Times New Roman" w:cs="Times New Roman"/>
          <w:sz w:val="24"/>
          <w:szCs w:val="24"/>
          <w:vertAlign w:val="superscript"/>
        </w:rPr>
        <w:t>3</w:t>
      </w:r>
      <w:r w:rsidR="0089231D" w:rsidRPr="000A61C9">
        <w:rPr>
          <w:rFonts w:ascii="Times New Roman" w:hAnsi="Times New Roman" w:cs="Times New Roman"/>
          <w:sz w:val="24"/>
          <w:szCs w:val="24"/>
        </w:rPr>
        <w:t xml:space="preserve">, </w:t>
      </w:r>
      <w:r w:rsidRPr="000A61C9">
        <w:rPr>
          <w:rFonts w:ascii="Times New Roman" w:hAnsi="Times New Roman" w:cs="Times New Roman"/>
          <w:sz w:val="24"/>
          <w:szCs w:val="24"/>
        </w:rPr>
        <w:t xml:space="preserve">Junguk </w:t>
      </w:r>
      <w:r w:rsidR="000A61C9" w:rsidRPr="000A61C9">
        <w:rPr>
          <w:rFonts w:ascii="Times New Roman" w:hAnsi="Times New Roman" w:cs="Times New Roman"/>
          <w:sz w:val="24"/>
          <w:szCs w:val="24"/>
        </w:rPr>
        <w:t>Hur</w:t>
      </w:r>
      <w:r w:rsidR="000A61C9">
        <w:rPr>
          <w:rFonts w:ascii="Times New Roman" w:hAnsi="Times New Roman" w:cs="Times New Roman"/>
          <w:sz w:val="24"/>
          <w:szCs w:val="24"/>
          <w:vertAlign w:val="superscript"/>
        </w:rPr>
        <w:t>3</w:t>
      </w:r>
      <w:r w:rsidRPr="000A61C9">
        <w:rPr>
          <w:rFonts w:ascii="Times New Roman" w:hAnsi="Times New Roman" w:cs="Times New Roman"/>
          <w:sz w:val="24"/>
          <w:szCs w:val="24"/>
        </w:rPr>
        <w:t>, Eva L. Feldman</w:t>
      </w:r>
      <w:r w:rsidR="000A61C9">
        <w:rPr>
          <w:rFonts w:ascii="Times New Roman" w:hAnsi="Times New Roman" w:cs="Times New Roman"/>
          <w:sz w:val="24"/>
          <w:szCs w:val="24"/>
          <w:vertAlign w:val="superscript"/>
        </w:rPr>
        <w:t>1,2</w:t>
      </w:r>
      <w:r w:rsidRPr="000A61C9">
        <w:rPr>
          <w:rFonts w:ascii="Times New Roman" w:hAnsi="Times New Roman" w:cs="Times New Roman"/>
          <w:sz w:val="24"/>
          <w:szCs w:val="24"/>
          <w:vertAlign w:val="superscript"/>
        </w:rPr>
        <w:t>,</w:t>
      </w:r>
      <w:r w:rsidR="000A61C9" w:rsidRPr="00694B2D">
        <w:rPr>
          <w:rFonts w:ascii="Times New Roman" w:hAnsi="Times New Roman" w:cs="Times New Roman"/>
          <w:sz w:val="24"/>
          <w:szCs w:val="24"/>
        </w:rPr>
        <w:t>*</w:t>
      </w:r>
    </w:p>
    <w:p w14:paraId="112A52A5" w14:textId="39D8D50E" w:rsidR="00177EB9" w:rsidRPr="000A61C9" w:rsidRDefault="002A0D38" w:rsidP="000A61C9">
      <w:pPr>
        <w:spacing w:before="120" w:after="0" w:line="240" w:lineRule="auto"/>
        <w:rPr>
          <w:rFonts w:ascii="Times New Roman" w:hAnsi="Times New Roman" w:cs="Times New Roman"/>
          <w:sz w:val="24"/>
          <w:szCs w:val="24"/>
        </w:rPr>
      </w:pPr>
      <w:r w:rsidRPr="002A0D38">
        <w:rPr>
          <w:rFonts w:ascii="Times New Roman" w:hAnsi="Times New Roman" w:cs="Times New Roman"/>
          <w:sz w:val="24"/>
          <w:szCs w:val="24"/>
          <w:highlight w:val="yellow"/>
        </w:rPr>
        <w:t>Jim Edwards, Suzan, Sub</w:t>
      </w:r>
    </w:p>
    <w:p w14:paraId="56E889F1" w14:textId="77777777" w:rsidR="001B3FFE" w:rsidRPr="000A61C9" w:rsidRDefault="001B3FFE" w:rsidP="000A61C9">
      <w:pPr>
        <w:spacing w:before="120" w:after="0" w:line="240" w:lineRule="auto"/>
        <w:rPr>
          <w:rFonts w:ascii="Times New Roman" w:hAnsi="Times New Roman" w:cs="Times New Roman"/>
          <w:b/>
          <w:bCs/>
          <w:sz w:val="24"/>
          <w:szCs w:val="24"/>
        </w:rPr>
      </w:pPr>
      <w:r w:rsidRPr="000A61C9">
        <w:rPr>
          <w:rFonts w:ascii="Times New Roman" w:hAnsi="Times New Roman" w:cs="Times New Roman"/>
          <w:b/>
          <w:bCs/>
          <w:sz w:val="24"/>
          <w:szCs w:val="24"/>
        </w:rPr>
        <w:t>Affiliations:</w:t>
      </w:r>
    </w:p>
    <w:p w14:paraId="3200D81D" w14:textId="5C28F69F" w:rsidR="001B3FFE" w:rsidRDefault="000A61C9" w:rsidP="000A61C9">
      <w:pPr>
        <w:spacing w:before="120" w:after="0" w:line="240" w:lineRule="auto"/>
        <w:rPr>
          <w:rFonts w:ascii="Times New Roman" w:hAnsi="Times New Roman" w:cs="Times New Roman"/>
          <w:sz w:val="24"/>
          <w:szCs w:val="24"/>
        </w:rPr>
      </w:pPr>
      <w:r>
        <w:rPr>
          <w:rFonts w:ascii="Times New Roman" w:hAnsi="Times New Roman" w:cs="Times New Roman"/>
          <w:sz w:val="24"/>
          <w:szCs w:val="24"/>
          <w:vertAlign w:val="superscript"/>
        </w:rPr>
        <w:t>1</w:t>
      </w:r>
      <w:r w:rsidRPr="000A61C9">
        <w:rPr>
          <w:rFonts w:ascii="Times New Roman" w:hAnsi="Times New Roman" w:cs="Times New Roman"/>
          <w:sz w:val="24"/>
          <w:szCs w:val="24"/>
        </w:rPr>
        <w:t xml:space="preserve">Department </w:t>
      </w:r>
      <w:r w:rsidR="001B3FFE" w:rsidRPr="000A61C9">
        <w:rPr>
          <w:rFonts w:ascii="Times New Roman" w:hAnsi="Times New Roman" w:cs="Times New Roman"/>
          <w:sz w:val="24"/>
          <w:szCs w:val="24"/>
        </w:rPr>
        <w:t>of Neurology, University of Michigan</w:t>
      </w:r>
      <w:r>
        <w:rPr>
          <w:rFonts w:ascii="Times New Roman" w:hAnsi="Times New Roman" w:cs="Times New Roman"/>
          <w:sz w:val="24"/>
          <w:szCs w:val="24"/>
        </w:rPr>
        <w:t>;</w:t>
      </w:r>
      <w:r w:rsidRPr="000A61C9">
        <w:rPr>
          <w:rFonts w:ascii="Times New Roman" w:hAnsi="Times New Roman" w:cs="Times New Roman"/>
          <w:sz w:val="24"/>
          <w:szCs w:val="24"/>
        </w:rPr>
        <w:t xml:space="preserve"> </w:t>
      </w:r>
      <w:r w:rsidR="001B3FFE" w:rsidRPr="000A61C9">
        <w:rPr>
          <w:rFonts w:ascii="Times New Roman" w:hAnsi="Times New Roman" w:cs="Times New Roman"/>
          <w:sz w:val="24"/>
          <w:szCs w:val="24"/>
        </w:rPr>
        <w:t>Ann Arbor, MI 48109, USA</w:t>
      </w:r>
    </w:p>
    <w:p w14:paraId="415E2FB2" w14:textId="4025BF2E" w:rsidR="000A61C9" w:rsidRPr="000A61C9" w:rsidRDefault="000A61C9" w:rsidP="000A61C9">
      <w:pPr>
        <w:spacing w:before="120" w:after="0" w:line="240" w:lineRule="auto"/>
        <w:rPr>
          <w:rFonts w:ascii="Times New Roman" w:hAnsi="Times New Roman" w:cs="Times New Roman"/>
          <w:sz w:val="24"/>
          <w:szCs w:val="24"/>
        </w:rPr>
      </w:pPr>
      <w:r w:rsidRPr="00694B2D">
        <w:rPr>
          <w:rFonts w:ascii="Times New Roman" w:hAnsi="Times New Roman" w:cs="Times New Roman"/>
          <w:sz w:val="24"/>
          <w:szCs w:val="24"/>
          <w:vertAlign w:val="superscript"/>
        </w:rPr>
        <w:t>2</w:t>
      </w:r>
      <w:r>
        <w:rPr>
          <w:rFonts w:ascii="Times New Roman" w:hAnsi="Times New Roman" w:cs="Times New Roman"/>
          <w:sz w:val="24"/>
          <w:szCs w:val="24"/>
        </w:rPr>
        <w:t>NeuroNetwork for Emerging Therapies</w:t>
      </w:r>
      <w:r w:rsidRPr="000A61C9">
        <w:rPr>
          <w:rFonts w:ascii="Times New Roman" w:hAnsi="Times New Roman" w:cs="Times New Roman"/>
          <w:sz w:val="24"/>
          <w:szCs w:val="24"/>
        </w:rPr>
        <w:t>, University of Michigan</w:t>
      </w:r>
      <w:r>
        <w:rPr>
          <w:rFonts w:ascii="Times New Roman" w:hAnsi="Times New Roman" w:cs="Times New Roman"/>
          <w:sz w:val="24"/>
          <w:szCs w:val="24"/>
        </w:rPr>
        <w:t>;</w:t>
      </w:r>
      <w:r w:rsidRPr="000A61C9">
        <w:rPr>
          <w:rFonts w:ascii="Times New Roman" w:hAnsi="Times New Roman" w:cs="Times New Roman"/>
          <w:sz w:val="24"/>
          <w:szCs w:val="24"/>
        </w:rPr>
        <w:t xml:space="preserve"> Ann Arbor, MI 48109, USA</w:t>
      </w:r>
    </w:p>
    <w:p w14:paraId="656FAA26" w14:textId="79DEEFC8" w:rsidR="001B3FFE" w:rsidRPr="000A61C9" w:rsidRDefault="000A61C9" w:rsidP="000A61C9">
      <w:pPr>
        <w:spacing w:before="120" w:after="0" w:line="240" w:lineRule="auto"/>
        <w:rPr>
          <w:rFonts w:ascii="Times New Roman" w:hAnsi="Times New Roman" w:cs="Times New Roman"/>
          <w:sz w:val="24"/>
          <w:szCs w:val="24"/>
        </w:rPr>
      </w:pPr>
      <w:r>
        <w:rPr>
          <w:rFonts w:ascii="Times New Roman" w:hAnsi="Times New Roman" w:cs="Times New Roman"/>
          <w:sz w:val="24"/>
          <w:szCs w:val="24"/>
          <w:vertAlign w:val="superscript"/>
        </w:rPr>
        <w:t>3</w:t>
      </w:r>
      <w:r w:rsidRPr="000A61C9">
        <w:rPr>
          <w:rFonts w:ascii="Times New Roman" w:hAnsi="Times New Roman" w:cs="Times New Roman"/>
          <w:sz w:val="24"/>
          <w:szCs w:val="24"/>
        </w:rPr>
        <w:t xml:space="preserve">Department </w:t>
      </w:r>
      <w:r w:rsidR="001B3FFE" w:rsidRPr="000A61C9">
        <w:rPr>
          <w:rFonts w:ascii="Times New Roman" w:hAnsi="Times New Roman" w:cs="Times New Roman"/>
          <w:sz w:val="24"/>
          <w:szCs w:val="24"/>
        </w:rPr>
        <w:t>of Biomedical Sciences, University of North Dakota</w:t>
      </w:r>
      <w:r>
        <w:rPr>
          <w:rFonts w:ascii="Times New Roman" w:hAnsi="Times New Roman" w:cs="Times New Roman"/>
          <w:sz w:val="24"/>
          <w:szCs w:val="24"/>
        </w:rPr>
        <w:t>;</w:t>
      </w:r>
      <w:r w:rsidRPr="000A61C9">
        <w:rPr>
          <w:rFonts w:ascii="Times New Roman" w:hAnsi="Times New Roman" w:cs="Times New Roman"/>
          <w:sz w:val="24"/>
          <w:szCs w:val="24"/>
        </w:rPr>
        <w:t xml:space="preserve"> </w:t>
      </w:r>
      <w:r w:rsidR="001B3FFE" w:rsidRPr="000A61C9">
        <w:rPr>
          <w:rFonts w:ascii="Times New Roman" w:hAnsi="Times New Roman" w:cs="Times New Roman"/>
          <w:sz w:val="24"/>
          <w:szCs w:val="24"/>
        </w:rPr>
        <w:t>Grand Forks, ND 58202, USA</w:t>
      </w:r>
    </w:p>
    <w:p w14:paraId="3979CDA1" w14:textId="11248F89" w:rsidR="00796B77" w:rsidRDefault="000A61C9" w:rsidP="000A61C9">
      <w:pPr>
        <w:spacing w:before="120" w:after="0" w:line="240" w:lineRule="auto"/>
        <w:rPr>
          <w:rFonts w:ascii="Times New Roman" w:hAnsi="Times New Roman" w:cs="Times New Roman"/>
          <w:sz w:val="24"/>
          <w:szCs w:val="24"/>
        </w:rPr>
      </w:pPr>
      <w:r w:rsidRPr="00694B2D">
        <w:rPr>
          <w:rFonts w:ascii="Times New Roman" w:hAnsi="Times New Roman" w:cs="Times New Roman"/>
          <w:sz w:val="24"/>
          <w:szCs w:val="24"/>
          <w:vertAlign w:val="superscript"/>
        </w:rPr>
        <w:t>†</w:t>
      </w:r>
      <w:r>
        <w:rPr>
          <w:rFonts w:ascii="Times New Roman" w:hAnsi="Times New Roman" w:cs="Times New Roman"/>
          <w:sz w:val="24"/>
          <w:szCs w:val="24"/>
        </w:rPr>
        <w:t xml:space="preserve">Present address: </w:t>
      </w:r>
      <w:r w:rsidR="00694B2D" w:rsidRPr="00694B2D">
        <w:rPr>
          <w:rFonts w:ascii="Times New Roman" w:hAnsi="Times New Roman" w:cs="Times New Roman"/>
          <w:sz w:val="24"/>
          <w:szCs w:val="24"/>
        </w:rPr>
        <w:t xml:space="preserve">Division of Surgery, Faculty of Veterinary Medicine, Khon Kaen University, Khon Kaen, </w:t>
      </w:r>
      <w:commentRangeStart w:id="2"/>
      <w:commentRangeStart w:id="3"/>
      <w:r w:rsidR="00694B2D" w:rsidRPr="00694B2D">
        <w:rPr>
          <w:rFonts w:ascii="Times New Roman" w:hAnsi="Times New Roman" w:cs="Times New Roman"/>
          <w:sz w:val="24"/>
          <w:szCs w:val="24"/>
        </w:rPr>
        <w:t>Thailand</w:t>
      </w:r>
      <w:commentRangeEnd w:id="2"/>
      <w:r w:rsidR="00CE3741">
        <w:rPr>
          <w:rStyle w:val="CommentReference"/>
        </w:rPr>
        <w:commentReference w:id="2"/>
      </w:r>
      <w:commentRangeEnd w:id="3"/>
      <w:r w:rsidR="004E69C3">
        <w:rPr>
          <w:rStyle w:val="CommentReference"/>
        </w:rPr>
        <w:commentReference w:id="3"/>
      </w:r>
      <w:r>
        <w:rPr>
          <w:rFonts w:ascii="Times New Roman" w:hAnsi="Times New Roman" w:cs="Times New Roman"/>
          <w:sz w:val="24"/>
          <w:szCs w:val="24"/>
        </w:rPr>
        <w:t>.</w:t>
      </w:r>
    </w:p>
    <w:p w14:paraId="027F12EB" w14:textId="77777777" w:rsidR="000A61C9" w:rsidRPr="000A61C9" w:rsidRDefault="000A61C9" w:rsidP="000A61C9">
      <w:pPr>
        <w:spacing w:before="120" w:after="0" w:line="240" w:lineRule="auto"/>
        <w:rPr>
          <w:rFonts w:ascii="Times New Roman" w:hAnsi="Times New Roman" w:cs="Times New Roman"/>
          <w:sz w:val="24"/>
          <w:szCs w:val="24"/>
        </w:rPr>
      </w:pPr>
    </w:p>
    <w:p w14:paraId="1E16F494" w14:textId="3C9C4A5C" w:rsidR="001B3FFE" w:rsidRPr="000A61C9" w:rsidRDefault="000A61C9" w:rsidP="000A61C9">
      <w:pPr>
        <w:spacing w:before="120" w:after="0" w:line="240" w:lineRule="auto"/>
        <w:rPr>
          <w:rFonts w:ascii="Times New Roman" w:hAnsi="Times New Roman" w:cs="Times New Roman"/>
          <w:sz w:val="24"/>
          <w:szCs w:val="24"/>
        </w:rPr>
      </w:pPr>
      <w:r w:rsidRPr="00500779">
        <w:rPr>
          <w:rFonts w:ascii="Times New Roman" w:hAnsi="Times New Roman" w:cs="Times New Roman"/>
          <w:sz w:val="24"/>
          <w:szCs w:val="24"/>
        </w:rPr>
        <w:t>*</w:t>
      </w:r>
      <w:r w:rsidRPr="00694B2D">
        <w:rPr>
          <w:rFonts w:ascii="Times New Roman" w:hAnsi="Times New Roman" w:cs="Times New Roman"/>
          <w:sz w:val="24"/>
          <w:szCs w:val="24"/>
        </w:rPr>
        <w:t>Corresponding author</w:t>
      </w:r>
      <w:r w:rsidR="00375B39" w:rsidRPr="000A61C9">
        <w:rPr>
          <w:rFonts w:ascii="Times New Roman" w:hAnsi="Times New Roman" w:cs="Times New Roman"/>
          <w:sz w:val="24"/>
          <w:szCs w:val="24"/>
        </w:rPr>
        <w:t>:</w:t>
      </w:r>
    </w:p>
    <w:p w14:paraId="56E5D7B0" w14:textId="77777777" w:rsidR="00371B78" w:rsidRPr="000A61C9" w:rsidRDefault="00371B78" w:rsidP="000A61C9">
      <w:pPr>
        <w:spacing w:before="120" w:after="0" w:line="240" w:lineRule="auto"/>
        <w:rPr>
          <w:rFonts w:ascii="Times New Roman" w:hAnsi="Times New Roman" w:cs="Times New Roman"/>
          <w:sz w:val="24"/>
          <w:szCs w:val="24"/>
        </w:rPr>
      </w:pPr>
      <w:r w:rsidRPr="000A61C9">
        <w:rPr>
          <w:rFonts w:ascii="Times New Roman" w:hAnsi="Times New Roman" w:cs="Times New Roman"/>
          <w:sz w:val="24"/>
          <w:szCs w:val="24"/>
        </w:rPr>
        <w:t>Eva L. Feldman, MD, PhD</w:t>
      </w:r>
    </w:p>
    <w:p w14:paraId="4A90651C" w14:textId="77777777" w:rsidR="00371B78" w:rsidRPr="000A61C9" w:rsidRDefault="00371B78" w:rsidP="000A61C9">
      <w:pPr>
        <w:spacing w:before="120" w:after="0" w:line="240" w:lineRule="auto"/>
        <w:rPr>
          <w:rFonts w:ascii="Times New Roman" w:hAnsi="Times New Roman" w:cs="Times New Roman"/>
          <w:sz w:val="24"/>
          <w:szCs w:val="24"/>
        </w:rPr>
      </w:pPr>
      <w:r w:rsidRPr="000A61C9">
        <w:rPr>
          <w:rFonts w:ascii="Times New Roman" w:hAnsi="Times New Roman" w:cs="Times New Roman"/>
          <w:sz w:val="24"/>
          <w:szCs w:val="24"/>
        </w:rPr>
        <w:t>Department of Neurology</w:t>
      </w:r>
    </w:p>
    <w:p w14:paraId="2083CBC6" w14:textId="77777777" w:rsidR="00371B78" w:rsidRPr="000A61C9" w:rsidRDefault="00371B78" w:rsidP="000A61C9">
      <w:pPr>
        <w:spacing w:before="120" w:after="0" w:line="240" w:lineRule="auto"/>
        <w:rPr>
          <w:rFonts w:ascii="Times New Roman" w:hAnsi="Times New Roman" w:cs="Times New Roman"/>
          <w:sz w:val="24"/>
          <w:szCs w:val="24"/>
        </w:rPr>
      </w:pPr>
      <w:r w:rsidRPr="000A61C9">
        <w:rPr>
          <w:rFonts w:ascii="Times New Roman" w:hAnsi="Times New Roman" w:cs="Times New Roman"/>
          <w:sz w:val="24"/>
          <w:szCs w:val="24"/>
        </w:rPr>
        <w:t>University of Michigan</w:t>
      </w:r>
    </w:p>
    <w:p w14:paraId="7B2D3448" w14:textId="02512339" w:rsidR="00371B78" w:rsidRPr="000A61C9" w:rsidRDefault="00371B78" w:rsidP="000A61C9">
      <w:pPr>
        <w:spacing w:before="120" w:after="0" w:line="240" w:lineRule="auto"/>
        <w:rPr>
          <w:rFonts w:ascii="Times New Roman" w:hAnsi="Times New Roman" w:cs="Times New Roman"/>
          <w:sz w:val="24"/>
          <w:szCs w:val="24"/>
        </w:rPr>
      </w:pPr>
      <w:r w:rsidRPr="000A61C9">
        <w:rPr>
          <w:rFonts w:ascii="Times New Roman" w:hAnsi="Times New Roman" w:cs="Times New Roman"/>
          <w:sz w:val="24"/>
          <w:szCs w:val="24"/>
        </w:rPr>
        <w:t>5017 AATBSRB, 109 Zina Pitcher Place, Ann Arbor, MI 48109, USA</w:t>
      </w:r>
    </w:p>
    <w:p w14:paraId="737D47A4" w14:textId="77777777" w:rsidR="000A61C9" w:rsidRPr="000A61C9" w:rsidRDefault="000A61C9" w:rsidP="000A61C9">
      <w:pPr>
        <w:spacing w:before="120" w:after="0" w:line="240" w:lineRule="auto"/>
        <w:rPr>
          <w:rStyle w:val="Hyperlink"/>
          <w:rFonts w:ascii="Times New Roman" w:hAnsi="Times New Roman" w:cs="Times New Roman"/>
          <w:sz w:val="24"/>
          <w:szCs w:val="24"/>
        </w:rPr>
      </w:pPr>
      <w:r w:rsidRPr="000A61C9">
        <w:rPr>
          <w:rFonts w:ascii="Times New Roman" w:hAnsi="Times New Roman" w:cs="Times New Roman"/>
          <w:sz w:val="24"/>
          <w:szCs w:val="24"/>
        </w:rPr>
        <w:t xml:space="preserve">Email: </w:t>
      </w:r>
      <w:hyperlink r:id="rId15" w:history="1">
        <w:r w:rsidRPr="000A61C9">
          <w:rPr>
            <w:rStyle w:val="Hyperlink"/>
            <w:rFonts w:ascii="Times New Roman" w:hAnsi="Times New Roman" w:cs="Times New Roman"/>
            <w:sz w:val="24"/>
            <w:szCs w:val="24"/>
          </w:rPr>
          <w:t>efeldman@med.umich.edu</w:t>
        </w:r>
      </w:hyperlink>
    </w:p>
    <w:p w14:paraId="2C767947" w14:textId="2A24026F" w:rsidR="002521F7" w:rsidRPr="000A61C9" w:rsidRDefault="00371B78" w:rsidP="000A61C9">
      <w:pPr>
        <w:spacing w:before="120" w:after="0" w:line="240" w:lineRule="auto"/>
        <w:rPr>
          <w:rFonts w:ascii="Times New Roman" w:hAnsi="Times New Roman" w:cs="Times New Roman"/>
          <w:b/>
          <w:bCs/>
          <w:sz w:val="24"/>
          <w:szCs w:val="24"/>
        </w:rPr>
      </w:pPr>
      <w:r w:rsidRPr="000A61C9">
        <w:rPr>
          <w:rFonts w:ascii="Times New Roman" w:hAnsi="Times New Roman" w:cs="Times New Roman"/>
          <w:sz w:val="24"/>
          <w:szCs w:val="24"/>
        </w:rPr>
        <w:t>Phone: (734) 763-7274</w:t>
      </w:r>
      <w:r w:rsidR="002521F7" w:rsidRPr="000A61C9">
        <w:rPr>
          <w:rFonts w:ascii="Times New Roman" w:hAnsi="Times New Roman" w:cs="Times New Roman"/>
          <w:b/>
          <w:bCs/>
          <w:sz w:val="24"/>
          <w:szCs w:val="24"/>
        </w:rPr>
        <w:br w:type="page"/>
      </w:r>
    </w:p>
    <w:p w14:paraId="4BAB0578" w14:textId="405E1294" w:rsidR="000A61C9" w:rsidRPr="00CE3741" w:rsidRDefault="000A61C9" w:rsidP="000A61C9">
      <w:pPr>
        <w:spacing w:before="120" w:after="0" w:line="240" w:lineRule="auto"/>
        <w:rPr>
          <w:rFonts w:ascii="Times New Roman" w:hAnsi="Times New Roman" w:cs="Times New Roman"/>
          <w:sz w:val="24"/>
          <w:szCs w:val="24"/>
        </w:rPr>
      </w:pPr>
      <w:r w:rsidRPr="000A61C9">
        <w:rPr>
          <w:rFonts w:ascii="Times New Roman" w:hAnsi="Times New Roman" w:cs="Times New Roman"/>
          <w:b/>
          <w:bCs/>
          <w:sz w:val="24"/>
          <w:szCs w:val="24"/>
        </w:rPr>
        <w:lastRenderedPageBreak/>
        <w:t>One Sentence Summary:</w:t>
      </w:r>
      <w:r w:rsidRPr="00CE3741">
        <w:rPr>
          <w:rFonts w:ascii="Times New Roman" w:hAnsi="Times New Roman" w:cs="Times New Roman"/>
          <w:sz w:val="24"/>
          <w:szCs w:val="24"/>
        </w:rPr>
        <w:t xml:space="preserve"> </w:t>
      </w:r>
      <w:proofErr w:type="gramStart"/>
      <w:r w:rsidR="007721DB" w:rsidRPr="00CE3741">
        <w:rPr>
          <w:rFonts w:ascii="Times New Roman" w:hAnsi="Times New Roman" w:cs="Times New Roman"/>
          <w:sz w:val="24"/>
          <w:szCs w:val="24"/>
        </w:rPr>
        <w:t>A brief summary</w:t>
      </w:r>
      <w:proofErr w:type="gramEnd"/>
      <w:r w:rsidR="007721DB" w:rsidRPr="00CE3741">
        <w:rPr>
          <w:rFonts w:ascii="Times New Roman" w:hAnsi="Times New Roman" w:cs="Times New Roman"/>
          <w:sz w:val="24"/>
          <w:szCs w:val="24"/>
        </w:rPr>
        <w:t xml:space="preserve"> of the main result of your paper (150 characters, including spaces) without excessive jargon.</w:t>
      </w:r>
    </w:p>
    <w:p w14:paraId="774D31A9" w14:textId="0885E990" w:rsidR="00371B78" w:rsidRPr="00CE3741" w:rsidRDefault="00371B78" w:rsidP="000A61C9">
      <w:pPr>
        <w:spacing w:before="120" w:after="0" w:line="240" w:lineRule="auto"/>
        <w:rPr>
          <w:rFonts w:ascii="Times New Roman" w:hAnsi="Times New Roman" w:cs="Times New Roman"/>
          <w:sz w:val="24"/>
          <w:szCs w:val="24"/>
        </w:rPr>
      </w:pPr>
      <w:r w:rsidRPr="000A61C9">
        <w:rPr>
          <w:rFonts w:ascii="Times New Roman" w:hAnsi="Times New Roman" w:cs="Times New Roman"/>
          <w:b/>
          <w:bCs/>
          <w:sz w:val="24"/>
          <w:szCs w:val="24"/>
        </w:rPr>
        <w:t>A</w:t>
      </w:r>
      <w:r w:rsidR="00FA0CE3" w:rsidRPr="000A61C9">
        <w:rPr>
          <w:rFonts w:ascii="Times New Roman" w:hAnsi="Times New Roman" w:cs="Times New Roman"/>
          <w:b/>
          <w:bCs/>
          <w:sz w:val="24"/>
          <w:szCs w:val="24"/>
        </w:rPr>
        <w:t>bstract</w:t>
      </w:r>
      <w:r w:rsidR="000A61C9">
        <w:rPr>
          <w:rFonts w:ascii="Times New Roman" w:hAnsi="Times New Roman" w:cs="Times New Roman"/>
          <w:b/>
          <w:bCs/>
          <w:sz w:val="24"/>
          <w:szCs w:val="24"/>
        </w:rPr>
        <w:t>:</w:t>
      </w:r>
      <w:r w:rsidR="007721DB">
        <w:rPr>
          <w:rFonts w:ascii="Times New Roman" w:hAnsi="Times New Roman" w:cs="Times New Roman"/>
          <w:sz w:val="24"/>
          <w:szCs w:val="24"/>
        </w:rPr>
        <w:t xml:space="preserve"> </w:t>
      </w:r>
      <w:r w:rsidR="007721DB" w:rsidRPr="00500779">
        <w:rPr>
          <w:rFonts w:ascii="Times New Roman" w:hAnsi="Times New Roman" w:cs="Times New Roman"/>
          <w:sz w:val="24"/>
          <w:szCs w:val="24"/>
          <w:highlight w:val="yellow"/>
        </w:rPr>
        <w:t>ADD</w:t>
      </w:r>
      <w:r w:rsidR="007721DB">
        <w:rPr>
          <w:rFonts w:ascii="Times New Roman" w:hAnsi="Times New Roman" w:cs="Times New Roman"/>
          <w:sz w:val="24"/>
          <w:szCs w:val="24"/>
        </w:rPr>
        <w:t>.</w:t>
      </w:r>
    </w:p>
    <w:p w14:paraId="469C2922" w14:textId="77777777" w:rsidR="00371B78" w:rsidRPr="000A61C9" w:rsidRDefault="00371B78" w:rsidP="000A61C9">
      <w:pPr>
        <w:spacing w:before="120" w:after="0" w:line="240" w:lineRule="auto"/>
        <w:rPr>
          <w:rFonts w:ascii="Times New Roman" w:hAnsi="Times New Roman" w:cs="Times New Roman"/>
          <w:b/>
          <w:bCs/>
          <w:sz w:val="24"/>
          <w:szCs w:val="24"/>
        </w:rPr>
      </w:pPr>
    </w:p>
    <w:p w14:paraId="7AF70750" w14:textId="655F4203" w:rsidR="00371B78" w:rsidRPr="000A61C9" w:rsidRDefault="00371B78" w:rsidP="000A61C9">
      <w:pPr>
        <w:spacing w:before="120" w:after="0" w:line="240" w:lineRule="auto"/>
        <w:rPr>
          <w:rFonts w:ascii="Times New Roman" w:hAnsi="Times New Roman" w:cs="Times New Roman"/>
          <w:sz w:val="24"/>
          <w:szCs w:val="24"/>
        </w:rPr>
      </w:pPr>
      <w:r w:rsidRPr="000A61C9">
        <w:rPr>
          <w:rFonts w:ascii="Times New Roman" w:hAnsi="Times New Roman" w:cs="Times New Roman"/>
          <w:b/>
          <w:bCs/>
          <w:sz w:val="24"/>
          <w:szCs w:val="24"/>
        </w:rPr>
        <w:t>K</w:t>
      </w:r>
      <w:r w:rsidR="00FA0CE3" w:rsidRPr="000A61C9">
        <w:rPr>
          <w:rFonts w:ascii="Times New Roman" w:hAnsi="Times New Roman" w:cs="Times New Roman"/>
          <w:b/>
          <w:bCs/>
          <w:sz w:val="24"/>
          <w:szCs w:val="24"/>
        </w:rPr>
        <w:t>eywords</w:t>
      </w:r>
      <w:r w:rsidRPr="000A61C9">
        <w:rPr>
          <w:rFonts w:ascii="Times New Roman" w:hAnsi="Times New Roman" w:cs="Times New Roman"/>
          <w:b/>
          <w:bCs/>
          <w:sz w:val="24"/>
          <w:szCs w:val="24"/>
        </w:rPr>
        <w:t xml:space="preserve">: </w:t>
      </w:r>
      <w:r w:rsidRPr="000A61C9">
        <w:rPr>
          <w:rFonts w:ascii="Times New Roman" w:hAnsi="Times New Roman" w:cs="Times New Roman"/>
          <w:sz w:val="24"/>
          <w:szCs w:val="24"/>
        </w:rPr>
        <w:t xml:space="preserve">Diabetes, dietary reversal, </w:t>
      </w:r>
      <w:r w:rsidR="006D0608" w:rsidRPr="000A61C9">
        <w:rPr>
          <w:rFonts w:ascii="Times New Roman" w:hAnsi="Times New Roman" w:cs="Times New Roman"/>
          <w:sz w:val="24"/>
          <w:szCs w:val="24"/>
        </w:rPr>
        <w:t xml:space="preserve">exercise training, </w:t>
      </w:r>
      <w:r w:rsidRPr="000A61C9">
        <w:rPr>
          <w:rFonts w:ascii="Times New Roman" w:hAnsi="Times New Roman" w:cs="Times New Roman"/>
          <w:sz w:val="24"/>
          <w:szCs w:val="24"/>
        </w:rPr>
        <w:t>high-fat diet, metabolic syndrome, obesity, peripheral neuropathy, prediabetes, Schwann cells, scRNAseq</w:t>
      </w:r>
    </w:p>
    <w:p w14:paraId="144B1CE9" w14:textId="77777777" w:rsidR="002521F7" w:rsidRPr="000A61C9" w:rsidRDefault="002521F7" w:rsidP="000A61C9">
      <w:pPr>
        <w:spacing w:before="120" w:after="0" w:line="240" w:lineRule="auto"/>
        <w:rPr>
          <w:rFonts w:ascii="Times New Roman" w:hAnsi="Times New Roman" w:cs="Times New Roman"/>
          <w:b/>
          <w:bCs/>
          <w:sz w:val="24"/>
          <w:szCs w:val="24"/>
        </w:rPr>
      </w:pPr>
      <w:r w:rsidRPr="000A61C9">
        <w:rPr>
          <w:rFonts w:ascii="Times New Roman" w:hAnsi="Times New Roman" w:cs="Times New Roman"/>
          <w:b/>
          <w:bCs/>
          <w:sz w:val="24"/>
          <w:szCs w:val="24"/>
        </w:rPr>
        <w:br w:type="page"/>
      </w:r>
    </w:p>
    <w:p w14:paraId="3F032ECD" w14:textId="27EE7445" w:rsidR="00371B78" w:rsidRPr="000A61C9" w:rsidRDefault="00A842DB" w:rsidP="000A61C9">
      <w:pPr>
        <w:spacing w:before="120" w:after="0" w:line="240" w:lineRule="auto"/>
        <w:outlineLvl w:val="0"/>
        <w:rPr>
          <w:rStyle w:val="Hyperlink"/>
          <w:rFonts w:ascii="Times New Roman" w:hAnsi="Times New Roman" w:cs="Times New Roman"/>
          <w:b/>
          <w:bCs/>
          <w:sz w:val="24"/>
          <w:szCs w:val="24"/>
        </w:rPr>
      </w:pPr>
      <w:r w:rsidRPr="000A61C9">
        <w:rPr>
          <w:rFonts w:ascii="Times New Roman" w:hAnsi="Times New Roman" w:cs="Times New Roman"/>
          <w:b/>
          <w:bCs/>
          <w:sz w:val="24"/>
          <w:szCs w:val="24"/>
        </w:rPr>
        <w:lastRenderedPageBreak/>
        <w:t>INTRODUCTION</w:t>
      </w:r>
    </w:p>
    <w:p w14:paraId="37BB8AA8" w14:textId="6FA4DED2" w:rsidR="005336C5" w:rsidRPr="000A61C9" w:rsidRDefault="00BB3876" w:rsidP="000A61C9">
      <w:pPr>
        <w:spacing w:before="120" w:after="0" w:line="240" w:lineRule="auto"/>
        <w:rPr>
          <w:rFonts w:ascii="Times New Roman" w:hAnsi="Times New Roman" w:cs="Times New Roman"/>
          <w:color w:val="000000" w:themeColor="text1"/>
          <w:sz w:val="24"/>
          <w:szCs w:val="24"/>
        </w:rPr>
      </w:pPr>
      <w:commentRangeStart w:id="4"/>
      <w:r w:rsidRPr="000A61C9">
        <w:rPr>
          <w:rFonts w:ascii="Times New Roman" w:hAnsi="Times New Roman" w:cs="Times New Roman"/>
          <w:sz w:val="24"/>
          <w:szCs w:val="24"/>
        </w:rPr>
        <w:t>Obesity</w:t>
      </w:r>
      <w:commentRangeEnd w:id="4"/>
      <w:r w:rsidR="003C0996">
        <w:rPr>
          <w:rStyle w:val="CommentReference"/>
        </w:rPr>
        <w:commentReference w:id="4"/>
      </w:r>
      <w:r w:rsidRPr="000A61C9">
        <w:rPr>
          <w:rFonts w:ascii="Times New Roman" w:hAnsi="Times New Roman" w:cs="Times New Roman"/>
          <w:sz w:val="24"/>
          <w:szCs w:val="24"/>
        </w:rPr>
        <w:t xml:space="preserve"> </w:t>
      </w:r>
      <w:r w:rsidR="00B74EBE" w:rsidRPr="000A61C9">
        <w:rPr>
          <w:rFonts w:ascii="Times New Roman" w:hAnsi="Times New Roman" w:cs="Times New Roman"/>
          <w:sz w:val="24"/>
          <w:szCs w:val="24"/>
        </w:rPr>
        <w:t>is</w:t>
      </w:r>
      <w:r w:rsidRPr="000A61C9">
        <w:rPr>
          <w:rFonts w:ascii="Times New Roman" w:hAnsi="Times New Roman" w:cs="Times New Roman"/>
          <w:sz w:val="24"/>
          <w:szCs w:val="24"/>
        </w:rPr>
        <w:t xml:space="preserve"> a major public health </w:t>
      </w:r>
      <w:r w:rsidR="00AA5F67" w:rsidRPr="000A61C9">
        <w:rPr>
          <w:rFonts w:ascii="Times New Roman" w:hAnsi="Times New Roman" w:cs="Times New Roman"/>
          <w:sz w:val="24"/>
          <w:szCs w:val="24"/>
        </w:rPr>
        <w:t>issue</w:t>
      </w:r>
      <w:r w:rsidR="00765311">
        <w:rPr>
          <w:rFonts w:ascii="Times New Roman" w:hAnsi="Times New Roman" w:cs="Times New Roman"/>
          <w:sz w:val="24"/>
          <w:szCs w:val="24"/>
        </w:rPr>
        <w:t>,</w:t>
      </w:r>
      <w:del w:id="5" w:author="Feldman, Eva" w:date="2025-11-22T08:17:00Z" w16du:dateUtc="2025-11-22T13:17:00Z">
        <w:r w:rsidRPr="000A61C9" w:rsidDel="00765311">
          <w:rPr>
            <w:rFonts w:ascii="Times New Roman" w:hAnsi="Times New Roman" w:cs="Times New Roman"/>
            <w:sz w:val="24"/>
            <w:szCs w:val="24"/>
          </w:rPr>
          <w:delText>hat has reached</w:delText>
        </w:r>
      </w:del>
      <w:ins w:id="6" w:author="Feldman, Eva" w:date="2025-11-22T08:17:00Z" w16du:dateUtc="2025-11-22T13:17:00Z">
        <w:r w:rsidR="00765311">
          <w:rPr>
            <w:rFonts w:ascii="Times New Roman" w:hAnsi="Times New Roman" w:cs="Times New Roman"/>
            <w:sz w:val="24"/>
            <w:szCs w:val="24"/>
          </w:rPr>
          <w:t xml:space="preserve"> reaching</w:t>
        </w:r>
      </w:ins>
      <w:r w:rsidRPr="000A61C9">
        <w:rPr>
          <w:rFonts w:ascii="Times New Roman" w:hAnsi="Times New Roman" w:cs="Times New Roman"/>
          <w:sz w:val="24"/>
          <w:szCs w:val="24"/>
        </w:rPr>
        <w:t xml:space="preserve"> pandemic</w:t>
      </w:r>
      <w:del w:id="7" w:author="Feldman, Eva" w:date="2025-11-22T08:18:00Z" w16du:dateUtc="2025-11-22T13:18:00Z">
        <w:r w:rsidRPr="000A61C9" w:rsidDel="00765311">
          <w:rPr>
            <w:rFonts w:ascii="Times New Roman" w:hAnsi="Times New Roman" w:cs="Times New Roman"/>
            <w:sz w:val="24"/>
            <w:szCs w:val="24"/>
          </w:rPr>
          <w:delText>-level</w:delText>
        </w:r>
      </w:del>
      <w:r w:rsidRPr="000A61C9">
        <w:rPr>
          <w:rFonts w:ascii="Times New Roman" w:hAnsi="Times New Roman" w:cs="Times New Roman"/>
          <w:sz w:val="24"/>
          <w:szCs w:val="24"/>
        </w:rPr>
        <w:t xml:space="preserve"> proportions</w:t>
      </w:r>
      <w:del w:id="8" w:author="Feldman, Eva" w:date="2025-11-22T08:18:00Z" w16du:dateUtc="2025-11-22T13:18:00Z">
        <w:r w:rsidRPr="000A61C9" w:rsidDel="00765311">
          <w:rPr>
            <w:rFonts w:ascii="Times New Roman" w:hAnsi="Times New Roman" w:cs="Times New Roman"/>
            <w:sz w:val="24"/>
            <w:szCs w:val="24"/>
          </w:rPr>
          <w:delText>,</w:delText>
        </w:r>
      </w:del>
      <w:r w:rsidRPr="000A61C9">
        <w:rPr>
          <w:rFonts w:ascii="Times New Roman" w:hAnsi="Times New Roman" w:cs="Times New Roman"/>
          <w:sz w:val="24"/>
          <w:szCs w:val="24"/>
        </w:rPr>
        <w:t xml:space="preserve"> with</w:t>
      </w:r>
      <w:r w:rsidR="00215FD7" w:rsidRPr="000A61C9">
        <w:rPr>
          <w:rFonts w:ascii="Times New Roman" w:hAnsi="Times New Roman" w:cs="Times New Roman"/>
          <w:sz w:val="24"/>
          <w:szCs w:val="24"/>
        </w:rPr>
        <w:t xml:space="preserve"> </w:t>
      </w:r>
      <w:del w:id="9" w:author="Feldman, Eva" w:date="2025-11-22T08:18:00Z" w16du:dateUtc="2025-11-22T13:18:00Z">
        <w:r w:rsidR="00215FD7" w:rsidRPr="000A61C9" w:rsidDel="00765311">
          <w:rPr>
            <w:rFonts w:ascii="Times New Roman" w:hAnsi="Times New Roman" w:cs="Times New Roman"/>
            <w:sz w:val="24"/>
            <w:szCs w:val="24"/>
          </w:rPr>
          <w:delText>over</w:delText>
        </w:r>
        <w:r w:rsidRPr="000A61C9" w:rsidDel="00765311">
          <w:rPr>
            <w:rFonts w:ascii="Times New Roman" w:hAnsi="Times New Roman" w:cs="Times New Roman"/>
            <w:sz w:val="24"/>
            <w:szCs w:val="24"/>
          </w:rPr>
          <w:delText xml:space="preserve"> </w:delText>
        </w:r>
      </w:del>
      <w:r w:rsidR="00215FD7" w:rsidRPr="000A61C9">
        <w:rPr>
          <w:rFonts w:ascii="Times New Roman" w:hAnsi="Times New Roman" w:cs="Times New Roman"/>
          <w:sz w:val="24"/>
          <w:szCs w:val="24"/>
        </w:rPr>
        <w:t>an estimated 8</w:t>
      </w:r>
      <w:r w:rsidRPr="000A61C9">
        <w:rPr>
          <w:rFonts w:ascii="Times New Roman" w:hAnsi="Times New Roman" w:cs="Times New Roman"/>
          <w:sz w:val="24"/>
          <w:szCs w:val="24"/>
        </w:rPr>
        <w:t xml:space="preserve">50 million adults </w:t>
      </w:r>
      <w:r w:rsidR="00927435" w:rsidRPr="000A61C9">
        <w:rPr>
          <w:rFonts w:ascii="Times New Roman" w:hAnsi="Times New Roman" w:cs="Times New Roman"/>
          <w:sz w:val="24"/>
          <w:szCs w:val="24"/>
        </w:rPr>
        <w:t>affected worldwide</w:t>
      </w:r>
      <w:r w:rsidR="00215FD7" w:rsidRPr="000A61C9">
        <w:rPr>
          <w:rFonts w:ascii="Times New Roman" w:hAnsi="Times New Roman" w:cs="Times New Roman"/>
          <w:sz w:val="24"/>
          <w:szCs w:val="24"/>
        </w:rPr>
        <w:t xml:space="preserve"> in 2022 </w:t>
      </w:r>
      <w:r w:rsidR="00215FD7" w:rsidRPr="000A61C9">
        <w:rPr>
          <w:rFonts w:ascii="Times New Roman" w:hAnsi="Times New Roman" w:cs="Times New Roman"/>
          <w:sz w:val="24"/>
          <w:szCs w:val="24"/>
        </w:rPr>
        <w:fldChar w:fldCharType="begin"/>
      </w:r>
      <w:r w:rsidR="00A97651" w:rsidRPr="000A61C9">
        <w:rPr>
          <w:rFonts w:ascii="Times New Roman" w:hAnsi="Times New Roman" w:cs="Times New Roman"/>
          <w:sz w:val="24"/>
          <w:szCs w:val="24"/>
        </w:rPr>
        <w:instrText xml:space="preserve"> ADDIN EN.CITE &lt;EndNote&gt;&lt;Cite&gt;&lt;Year&gt;2024&lt;/Year&gt;&lt;RecNum&gt;0&lt;/RecNum&gt;&lt;IDText&gt;Worldwide trends in underweight and obesity from 1990 to 2022: a pooled analysis of 3663 population-representative studies with 222 million children, adolescents, and adults&lt;/IDText&gt;&lt;DisplayText&gt;[1]&lt;/DisplayText&gt;&lt;record&gt;&lt;dates&gt;&lt;pub-dates&gt;&lt;date&gt;Mar 16&lt;/date&gt;&lt;/pub-dates&gt;&lt;year&gt;2024&lt;/year&gt;&lt;/dates&gt;&lt;keywords&gt;&lt;keyword&gt;Male&lt;/keyword&gt;&lt;keyword&gt;Adult&lt;/keyword&gt;&lt;keyword&gt;Child&lt;/keyword&gt;&lt;keyword&gt;Humans&lt;/keyword&gt;&lt;keyword&gt;Female&lt;/keyword&gt;&lt;keyword&gt;Adolescent&lt;/keyword&gt;&lt;keyword&gt;Young Adult&lt;/keyword&gt;&lt;keyword&gt;Child, Preschool&lt;/keyword&gt;&lt;keyword&gt;*Thinness/epidemiology&lt;/keyword&gt;&lt;keyword&gt;Body Mass Index&lt;/keyword&gt;&lt;keyword&gt;Bayes Theorem&lt;/keyword&gt;&lt;keyword&gt;*Pediatric Obesity/epidemiology&lt;/keyword&gt;&lt;keyword&gt;Research Design&lt;/keyword&gt;&lt;keyword&gt;Prevalence&lt;/keyword&gt;&lt;keyword&gt;Overweight/epidemiology&lt;/keyword&gt;&lt;/keywords&gt;&lt;isbn&gt;0140-6736 (Print)&amp;#xD;0140-6736&lt;/isbn&gt;&lt;custom2&gt;PMC7615769&lt;/custom2&gt;&lt;custom1&gt;Conflicts of interest JLB reports personal fees from Novo Nordisk Denmark and voluntary work at the European Association for the Study of Obesity, outside the submitted work. All other authors declare no competing interests.&lt;/custom1&gt;&lt;titles&gt;&lt;title&gt;Worldwide trends in underweight and obesity from 1990 to 2022: a pooled analysis of 3663 population-representative studies with 222 million children, adolescents, and adults&lt;/title&gt;&lt;secondary-title&gt;Lancet&lt;/secondary-title&gt;&lt;/titles&gt;&lt;pages&gt;1027-1050&lt;/pages&gt;&lt;number&gt;10431&lt;/number&gt;&lt;edition&gt;20240229&lt;/edition&gt;&lt;language&gt;eng&lt;/language&gt;&lt;added-date format="utc"&gt;1760449408&lt;/added-date&gt;&lt;ref-type name="Journal Article"&gt;17&lt;/ref-type&gt;&lt;remote-database-provider&gt;NLM&lt;/remote-database-provider&gt;&lt;rec-number&gt;11557&lt;/rec-number&gt;&lt;last-updated-date format="utc"&gt;1760449408&lt;/last-updated-date&gt;&lt;accession-num&gt;38432237&lt;/accession-num&gt;&lt;custom6&gt;EMS194840&lt;/custom6&gt;&lt;electronic-resource-num&gt;10.1016/s0140-6736(23)02750-2&lt;/electronic-resource-num&gt;&lt;volume&gt;403&lt;/volume&gt;&lt;/record&gt;&lt;/Cite&gt;&lt;/EndNote&gt;</w:instrText>
      </w:r>
      <w:r w:rsidR="00215FD7" w:rsidRPr="000A61C9">
        <w:rPr>
          <w:rFonts w:ascii="Times New Roman" w:hAnsi="Times New Roman" w:cs="Times New Roman"/>
          <w:sz w:val="24"/>
          <w:szCs w:val="24"/>
        </w:rPr>
        <w:fldChar w:fldCharType="separate"/>
      </w:r>
      <w:r w:rsidR="00A97651" w:rsidRPr="000A61C9">
        <w:rPr>
          <w:rFonts w:ascii="Times New Roman" w:hAnsi="Times New Roman" w:cs="Times New Roman"/>
          <w:noProof/>
          <w:sz w:val="24"/>
          <w:szCs w:val="24"/>
        </w:rPr>
        <w:t>[1]</w:t>
      </w:r>
      <w:r w:rsidR="00215FD7" w:rsidRPr="000A61C9">
        <w:rPr>
          <w:rFonts w:ascii="Times New Roman" w:hAnsi="Times New Roman" w:cs="Times New Roman"/>
          <w:sz w:val="24"/>
          <w:szCs w:val="24"/>
        </w:rPr>
        <w:fldChar w:fldCharType="end"/>
      </w:r>
      <w:r w:rsidR="005A1195" w:rsidRPr="000A61C9">
        <w:rPr>
          <w:rFonts w:ascii="Times New Roman" w:hAnsi="Times New Roman" w:cs="Times New Roman"/>
          <w:color w:val="000000" w:themeColor="text1"/>
          <w:sz w:val="24"/>
          <w:szCs w:val="24"/>
        </w:rPr>
        <w:t>.</w:t>
      </w:r>
      <w:r w:rsidR="00C914E7" w:rsidRPr="000A61C9">
        <w:rPr>
          <w:rFonts w:ascii="Times New Roman" w:hAnsi="Times New Roman" w:cs="Times New Roman"/>
          <w:color w:val="000000" w:themeColor="text1"/>
          <w:sz w:val="24"/>
          <w:szCs w:val="24"/>
        </w:rPr>
        <w:t xml:space="preserve"> </w:t>
      </w:r>
      <w:ins w:id="10" w:author="Feldman, Eva" w:date="2025-11-22T08:18:00Z" w16du:dateUtc="2025-11-22T13:18:00Z">
        <w:r w:rsidR="003D1170">
          <w:rPr>
            <w:rFonts w:ascii="Times New Roman" w:hAnsi="Times New Roman" w:cs="Times New Roman"/>
            <w:color w:val="000000" w:themeColor="text1"/>
            <w:sz w:val="24"/>
            <w:szCs w:val="24"/>
          </w:rPr>
          <w:t xml:space="preserve">Key drivers include </w:t>
        </w:r>
      </w:ins>
      <w:del w:id="11" w:author="Feldman, Eva" w:date="2025-11-22T08:18:00Z" w16du:dateUtc="2025-11-22T13:18:00Z">
        <w:r w:rsidR="00215FD7" w:rsidRPr="000A61C9" w:rsidDel="003D1170">
          <w:rPr>
            <w:rFonts w:ascii="Times New Roman" w:hAnsi="Times New Roman" w:cs="Times New Roman"/>
            <w:color w:val="000000" w:themeColor="text1"/>
            <w:sz w:val="24"/>
            <w:szCs w:val="24"/>
          </w:rPr>
          <w:delText>A</w:delText>
        </w:r>
      </w:del>
      <w:ins w:id="12" w:author="Feldman, Eva" w:date="2025-11-22T08:18:00Z" w16du:dateUtc="2025-11-22T13:18:00Z">
        <w:r w:rsidR="003D1170">
          <w:rPr>
            <w:rFonts w:ascii="Times New Roman" w:hAnsi="Times New Roman" w:cs="Times New Roman"/>
            <w:color w:val="000000" w:themeColor="text1"/>
            <w:sz w:val="24"/>
            <w:szCs w:val="24"/>
          </w:rPr>
          <w:t>a</w:t>
        </w:r>
      </w:ins>
      <w:r w:rsidR="00605898" w:rsidRPr="000A61C9">
        <w:rPr>
          <w:rFonts w:ascii="Times New Roman" w:hAnsi="Times New Roman" w:cs="Times New Roman"/>
          <w:color w:val="000000" w:themeColor="text1"/>
          <w:sz w:val="24"/>
          <w:szCs w:val="24"/>
        </w:rPr>
        <w:t xml:space="preserve"> sedentary lifestyle </w:t>
      </w:r>
      <w:del w:id="13" w:author="Feldman, Eva" w:date="2025-11-22T08:18:00Z" w16du:dateUtc="2025-11-22T13:18:00Z">
        <w:r w:rsidR="00605898" w:rsidRPr="000A61C9" w:rsidDel="003D1170">
          <w:rPr>
            <w:rFonts w:ascii="Times New Roman" w:hAnsi="Times New Roman" w:cs="Times New Roman"/>
            <w:color w:val="000000" w:themeColor="text1"/>
            <w:sz w:val="24"/>
            <w:szCs w:val="24"/>
          </w:rPr>
          <w:delText>coupled with</w:delText>
        </w:r>
      </w:del>
      <w:ins w:id="14" w:author="Feldman, Eva" w:date="2025-11-22T08:18:00Z" w16du:dateUtc="2025-11-22T13:18:00Z">
        <w:r w:rsidR="003D1170">
          <w:rPr>
            <w:rFonts w:ascii="Times New Roman" w:hAnsi="Times New Roman" w:cs="Times New Roman"/>
            <w:color w:val="000000" w:themeColor="text1"/>
            <w:sz w:val="24"/>
            <w:szCs w:val="24"/>
          </w:rPr>
          <w:t>and</w:t>
        </w:r>
      </w:ins>
      <w:r w:rsidR="00605898" w:rsidRPr="000A61C9">
        <w:rPr>
          <w:rFonts w:ascii="Times New Roman" w:hAnsi="Times New Roman" w:cs="Times New Roman"/>
          <w:color w:val="000000" w:themeColor="text1"/>
          <w:sz w:val="24"/>
          <w:szCs w:val="24"/>
        </w:rPr>
        <w:t xml:space="preserve"> excessive </w:t>
      </w:r>
      <w:del w:id="15" w:author="Feldman, Eva" w:date="2025-11-22T08:19:00Z" w16du:dateUtc="2025-11-22T13:19:00Z">
        <w:r w:rsidR="003428CE" w:rsidRPr="000A61C9" w:rsidDel="003D1170">
          <w:rPr>
            <w:rFonts w:ascii="Times New Roman" w:hAnsi="Times New Roman" w:cs="Times New Roman"/>
            <w:color w:val="000000" w:themeColor="text1"/>
            <w:sz w:val="24"/>
            <w:szCs w:val="24"/>
          </w:rPr>
          <w:delText>consumption</w:delText>
        </w:r>
        <w:r w:rsidR="00605898" w:rsidRPr="000A61C9" w:rsidDel="003D1170">
          <w:rPr>
            <w:rFonts w:ascii="Times New Roman" w:hAnsi="Times New Roman" w:cs="Times New Roman"/>
            <w:color w:val="000000" w:themeColor="text1"/>
            <w:sz w:val="24"/>
            <w:szCs w:val="24"/>
          </w:rPr>
          <w:delText xml:space="preserve"> of </w:delText>
        </w:r>
        <w:r w:rsidR="00215FD7" w:rsidRPr="000A61C9" w:rsidDel="003D1170">
          <w:rPr>
            <w:rFonts w:ascii="Times New Roman" w:hAnsi="Times New Roman" w:cs="Times New Roman"/>
            <w:color w:val="000000" w:themeColor="text1"/>
            <w:sz w:val="24"/>
            <w:szCs w:val="24"/>
          </w:rPr>
          <w:delText xml:space="preserve">high-sugar, </w:delText>
        </w:r>
        <w:r w:rsidR="009E45B3" w:rsidRPr="000A61C9" w:rsidDel="003D1170">
          <w:rPr>
            <w:rFonts w:ascii="Times New Roman" w:hAnsi="Times New Roman" w:cs="Times New Roman"/>
            <w:color w:val="000000" w:themeColor="text1"/>
            <w:sz w:val="24"/>
            <w:szCs w:val="24"/>
          </w:rPr>
          <w:delText>high-fat,</w:delText>
        </w:r>
        <w:r w:rsidR="008109E0" w:rsidRPr="000A61C9" w:rsidDel="003D1170">
          <w:rPr>
            <w:rFonts w:ascii="Times New Roman" w:hAnsi="Times New Roman" w:cs="Times New Roman"/>
            <w:color w:val="000000" w:themeColor="text1"/>
            <w:sz w:val="24"/>
            <w:szCs w:val="24"/>
          </w:rPr>
          <w:delText xml:space="preserve"> </w:delText>
        </w:r>
      </w:del>
      <w:ins w:id="16" w:author="Feldman, Eva" w:date="2025-11-22T08:19:00Z" w16du:dateUtc="2025-11-22T13:19:00Z">
        <w:r w:rsidR="003D1170">
          <w:rPr>
            <w:rFonts w:ascii="Times New Roman" w:hAnsi="Times New Roman" w:cs="Times New Roman"/>
            <w:color w:val="000000" w:themeColor="text1"/>
            <w:sz w:val="24"/>
            <w:szCs w:val="24"/>
          </w:rPr>
          <w:t xml:space="preserve">intake of </w:t>
        </w:r>
      </w:ins>
      <w:r w:rsidR="008109E0" w:rsidRPr="000A61C9">
        <w:rPr>
          <w:rFonts w:ascii="Times New Roman" w:hAnsi="Times New Roman" w:cs="Times New Roman"/>
          <w:color w:val="000000" w:themeColor="text1"/>
          <w:sz w:val="24"/>
          <w:szCs w:val="24"/>
        </w:rPr>
        <w:t>energy-dense</w:t>
      </w:r>
      <w:r w:rsidR="009E45B3" w:rsidRPr="000A61C9">
        <w:rPr>
          <w:rFonts w:ascii="Times New Roman" w:hAnsi="Times New Roman" w:cs="Times New Roman"/>
          <w:color w:val="000000" w:themeColor="text1"/>
          <w:sz w:val="24"/>
          <w:szCs w:val="24"/>
        </w:rPr>
        <w:t xml:space="preserve"> </w:t>
      </w:r>
      <w:ins w:id="17" w:author="Feldman, Eva" w:date="2025-11-22T08:19:00Z" w16du:dateUtc="2025-11-22T13:19:00Z">
        <w:r w:rsidR="003D1170">
          <w:rPr>
            <w:rFonts w:ascii="Times New Roman" w:hAnsi="Times New Roman" w:cs="Times New Roman"/>
            <w:color w:val="000000" w:themeColor="text1"/>
            <w:sz w:val="24"/>
            <w:szCs w:val="24"/>
          </w:rPr>
          <w:t xml:space="preserve">highly </w:t>
        </w:r>
      </w:ins>
      <w:r w:rsidR="00605898" w:rsidRPr="000A61C9">
        <w:rPr>
          <w:rFonts w:ascii="Times New Roman" w:hAnsi="Times New Roman" w:cs="Times New Roman"/>
          <w:color w:val="000000" w:themeColor="text1"/>
          <w:sz w:val="24"/>
          <w:szCs w:val="24"/>
        </w:rPr>
        <w:t>processed foods</w:t>
      </w:r>
      <w:r w:rsidR="00B74EBE" w:rsidRPr="000A61C9">
        <w:rPr>
          <w:rFonts w:ascii="Times New Roman" w:hAnsi="Times New Roman" w:cs="Times New Roman"/>
          <w:color w:val="000000" w:themeColor="text1"/>
          <w:sz w:val="24"/>
          <w:szCs w:val="24"/>
        </w:rPr>
        <w:t xml:space="preserve"> </w:t>
      </w:r>
      <w:ins w:id="18" w:author="Feldman, Eva" w:date="2025-11-22T08:19:00Z" w16du:dateUtc="2025-11-22T13:19:00Z">
        <w:r w:rsidR="003D1170">
          <w:rPr>
            <w:rFonts w:ascii="Times New Roman" w:hAnsi="Times New Roman" w:cs="Times New Roman"/>
            <w:color w:val="000000" w:themeColor="text1"/>
            <w:sz w:val="24"/>
            <w:szCs w:val="24"/>
          </w:rPr>
          <w:t>rich in sugar and fat</w:t>
        </w:r>
      </w:ins>
      <w:del w:id="19" w:author="Feldman, Eva" w:date="2025-11-22T08:19:00Z" w16du:dateUtc="2025-11-22T13:19:00Z">
        <w:r w:rsidR="00605898" w:rsidRPr="000A61C9" w:rsidDel="003D1170">
          <w:rPr>
            <w:rFonts w:ascii="Times New Roman" w:hAnsi="Times New Roman" w:cs="Times New Roman"/>
            <w:color w:val="000000" w:themeColor="text1"/>
            <w:sz w:val="24"/>
            <w:szCs w:val="24"/>
          </w:rPr>
          <w:delText>are major contributing factors</w:delText>
        </w:r>
        <w:r w:rsidR="00215FD7" w:rsidRPr="000A61C9" w:rsidDel="003D1170">
          <w:rPr>
            <w:rFonts w:ascii="Times New Roman" w:hAnsi="Times New Roman" w:cs="Times New Roman"/>
            <w:color w:val="000000" w:themeColor="text1"/>
            <w:sz w:val="24"/>
            <w:szCs w:val="24"/>
          </w:rPr>
          <w:delText xml:space="preserve"> </w:delText>
        </w:r>
      </w:del>
      <w:r w:rsidR="00215FD7" w:rsidRPr="000A61C9">
        <w:rPr>
          <w:rFonts w:ascii="Times New Roman" w:hAnsi="Times New Roman" w:cs="Times New Roman"/>
          <w:color w:val="000000" w:themeColor="text1"/>
          <w:sz w:val="24"/>
          <w:szCs w:val="24"/>
        </w:rPr>
        <w:fldChar w:fldCharType="begin">
          <w:fldData xml:space="preserve">PEVuZE5vdGU+PENpdGU+PEF1dGhvcj5MaW5ndmF5PC9BdXRob3I+PFllYXI+MjAyNDwvWWVhcj48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</w:fldData>
        </w:fldChar>
      </w:r>
      <w:r w:rsidR="00A97651" w:rsidRPr="000A61C9">
        <w:rPr>
          <w:rFonts w:ascii="Times New Roman" w:hAnsi="Times New Roman" w:cs="Times New Roman"/>
          <w:color w:val="000000" w:themeColor="text1"/>
          <w:sz w:val="24"/>
          <w:szCs w:val="24"/>
        </w:rPr>
        <w:instrText xml:space="preserve"> ADDIN EN.CITE </w:instrText>
      </w:r>
      <w:r w:rsidR="00A97651" w:rsidRPr="000A61C9">
        <w:rPr>
          <w:rFonts w:ascii="Times New Roman" w:hAnsi="Times New Roman" w:cs="Times New Roman"/>
          <w:color w:val="000000" w:themeColor="text1"/>
          <w:sz w:val="24"/>
          <w:szCs w:val="24"/>
        </w:rPr>
        <w:fldChar w:fldCharType="begin">
          <w:fldData xml:space="preserve">PEVuZE5vdGU+PENpdGU+PEF1dGhvcj5MaW5ndmF5PC9BdXRob3I+PFllYXI+MjAyNDwvWWVhcj48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</w:fldData>
        </w:fldChar>
      </w:r>
      <w:r w:rsidR="00A97651" w:rsidRPr="000A61C9">
        <w:rPr>
          <w:rFonts w:ascii="Times New Roman" w:hAnsi="Times New Roman" w:cs="Times New Roman"/>
          <w:color w:val="000000" w:themeColor="text1"/>
          <w:sz w:val="24"/>
          <w:szCs w:val="24"/>
        </w:rPr>
        <w:instrText xml:space="preserve"> ADDIN EN.CITE.DATA </w:instrText>
      </w:r>
      <w:r w:rsidR="00A97651" w:rsidRPr="000A61C9">
        <w:rPr>
          <w:rFonts w:ascii="Times New Roman" w:hAnsi="Times New Roman" w:cs="Times New Roman"/>
          <w:color w:val="000000" w:themeColor="text1"/>
          <w:sz w:val="24"/>
          <w:szCs w:val="24"/>
        </w:rPr>
      </w:r>
      <w:r w:rsidR="00A97651" w:rsidRPr="000A61C9">
        <w:rPr>
          <w:rFonts w:ascii="Times New Roman" w:hAnsi="Times New Roman" w:cs="Times New Roman"/>
          <w:color w:val="000000" w:themeColor="text1"/>
          <w:sz w:val="24"/>
          <w:szCs w:val="24"/>
        </w:rPr>
        <w:fldChar w:fldCharType="end"/>
      </w:r>
      <w:r w:rsidR="00215FD7" w:rsidRPr="000A61C9">
        <w:rPr>
          <w:rFonts w:ascii="Times New Roman" w:hAnsi="Times New Roman" w:cs="Times New Roman"/>
          <w:color w:val="000000" w:themeColor="text1"/>
          <w:sz w:val="24"/>
          <w:szCs w:val="24"/>
        </w:rPr>
      </w:r>
      <w:r w:rsidR="00215FD7" w:rsidRPr="000A61C9">
        <w:rPr>
          <w:rFonts w:ascii="Times New Roman" w:hAnsi="Times New Roman" w:cs="Times New Roman"/>
          <w:color w:val="000000" w:themeColor="text1"/>
          <w:sz w:val="24"/>
          <w:szCs w:val="24"/>
        </w:rPr>
        <w:fldChar w:fldCharType="separate"/>
      </w:r>
      <w:r w:rsidR="00A97651" w:rsidRPr="000A61C9">
        <w:rPr>
          <w:rFonts w:ascii="Times New Roman" w:hAnsi="Times New Roman" w:cs="Times New Roman"/>
          <w:noProof/>
          <w:color w:val="000000" w:themeColor="text1"/>
          <w:sz w:val="24"/>
          <w:szCs w:val="24"/>
        </w:rPr>
        <w:t>[2]</w:t>
      </w:r>
      <w:r w:rsidR="00215FD7" w:rsidRPr="000A61C9">
        <w:rPr>
          <w:rFonts w:ascii="Times New Roman" w:hAnsi="Times New Roman" w:cs="Times New Roman"/>
          <w:color w:val="000000" w:themeColor="text1"/>
          <w:sz w:val="24"/>
          <w:szCs w:val="24"/>
        </w:rPr>
        <w:fldChar w:fldCharType="end"/>
      </w:r>
      <w:r w:rsidR="00B74EBE" w:rsidRPr="000A61C9">
        <w:rPr>
          <w:rFonts w:ascii="Times New Roman" w:hAnsi="Times New Roman" w:cs="Times New Roman"/>
          <w:color w:val="000000" w:themeColor="text1"/>
          <w:sz w:val="24"/>
          <w:szCs w:val="24"/>
        </w:rPr>
        <w:t xml:space="preserve">. </w:t>
      </w:r>
      <w:r w:rsidR="00E012E0" w:rsidRPr="000A61C9">
        <w:rPr>
          <w:rFonts w:ascii="Times New Roman" w:hAnsi="Times New Roman" w:cs="Times New Roman"/>
          <w:color w:val="000000" w:themeColor="text1"/>
          <w:sz w:val="24"/>
          <w:szCs w:val="24"/>
        </w:rPr>
        <w:t>O</w:t>
      </w:r>
      <w:r w:rsidR="00B74EBE" w:rsidRPr="000A61C9">
        <w:rPr>
          <w:rFonts w:ascii="Times New Roman" w:hAnsi="Times New Roman" w:cs="Times New Roman"/>
          <w:color w:val="000000" w:themeColor="text1"/>
          <w:sz w:val="24"/>
          <w:szCs w:val="24"/>
        </w:rPr>
        <w:t>bes</w:t>
      </w:r>
      <w:r w:rsidR="00523D71" w:rsidRPr="000A61C9">
        <w:rPr>
          <w:rFonts w:ascii="Times New Roman" w:hAnsi="Times New Roman" w:cs="Times New Roman"/>
          <w:color w:val="000000" w:themeColor="text1"/>
          <w:sz w:val="24"/>
          <w:szCs w:val="24"/>
        </w:rPr>
        <w:t>ity</w:t>
      </w:r>
      <w:r w:rsidR="00B74EBE" w:rsidRPr="000A61C9">
        <w:rPr>
          <w:rFonts w:ascii="Times New Roman" w:hAnsi="Times New Roman" w:cs="Times New Roman"/>
          <w:color w:val="000000" w:themeColor="text1"/>
          <w:sz w:val="24"/>
          <w:szCs w:val="24"/>
        </w:rPr>
        <w:t xml:space="preserve"> </w:t>
      </w:r>
      <w:r w:rsidR="00AC7A97" w:rsidRPr="000A61C9">
        <w:rPr>
          <w:rFonts w:ascii="Times New Roman" w:hAnsi="Times New Roman" w:cs="Times New Roman"/>
          <w:color w:val="000000" w:themeColor="text1"/>
          <w:sz w:val="24"/>
          <w:szCs w:val="24"/>
        </w:rPr>
        <w:t>increases the</w:t>
      </w:r>
      <w:r w:rsidR="00F364C2" w:rsidRPr="000A61C9">
        <w:rPr>
          <w:rFonts w:ascii="Times New Roman" w:hAnsi="Times New Roman" w:cs="Times New Roman"/>
          <w:color w:val="000000" w:themeColor="text1"/>
          <w:sz w:val="24"/>
          <w:szCs w:val="24"/>
        </w:rPr>
        <w:t xml:space="preserve"> risk </w:t>
      </w:r>
      <w:r w:rsidR="00AC7A97" w:rsidRPr="000A61C9">
        <w:rPr>
          <w:rFonts w:ascii="Times New Roman" w:hAnsi="Times New Roman" w:cs="Times New Roman"/>
          <w:color w:val="000000" w:themeColor="text1"/>
          <w:sz w:val="24"/>
          <w:szCs w:val="24"/>
        </w:rPr>
        <w:t>of developing metabolic disorders</w:t>
      </w:r>
      <w:r w:rsidR="009D64C5" w:rsidRPr="000A61C9">
        <w:rPr>
          <w:rFonts w:ascii="Times New Roman" w:hAnsi="Times New Roman" w:cs="Times New Roman"/>
          <w:color w:val="000000" w:themeColor="text1"/>
          <w:sz w:val="24"/>
          <w:szCs w:val="24"/>
        </w:rPr>
        <w:t xml:space="preserve"> </w:t>
      </w:r>
      <w:r w:rsidR="00AC7A97" w:rsidRPr="000A61C9">
        <w:rPr>
          <w:rFonts w:ascii="Times New Roman" w:hAnsi="Times New Roman" w:cs="Times New Roman"/>
          <w:color w:val="000000" w:themeColor="text1"/>
          <w:sz w:val="24"/>
          <w:szCs w:val="24"/>
        </w:rPr>
        <w:t>such as</w:t>
      </w:r>
      <w:r w:rsidR="00B74EBE" w:rsidRPr="000A61C9">
        <w:rPr>
          <w:rFonts w:ascii="Times New Roman" w:hAnsi="Times New Roman" w:cs="Times New Roman"/>
          <w:color w:val="000000" w:themeColor="text1"/>
          <w:sz w:val="24"/>
          <w:szCs w:val="24"/>
        </w:rPr>
        <w:t xml:space="preserve"> insulin resistance</w:t>
      </w:r>
      <w:r w:rsidR="00215FD7" w:rsidRPr="000A61C9">
        <w:rPr>
          <w:rFonts w:ascii="Times New Roman" w:hAnsi="Times New Roman" w:cs="Times New Roman"/>
          <w:color w:val="000000" w:themeColor="text1"/>
          <w:sz w:val="24"/>
          <w:szCs w:val="24"/>
        </w:rPr>
        <w:t xml:space="preserve">, </w:t>
      </w:r>
      <w:r w:rsidR="005336C5" w:rsidRPr="000A61C9">
        <w:rPr>
          <w:rFonts w:ascii="Times New Roman" w:hAnsi="Times New Roman" w:cs="Times New Roman"/>
          <w:color w:val="000000" w:themeColor="text1"/>
          <w:sz w:val="24"/>
          <w:szCs w:val="24"/>
        </w:rPr>
        <w:t>hyperglycemia</w:t>
      </w:r>
      <w:r w:rsidR="00215FD7" w:rsidRPr="000A61C9">
        <w:rPr>
          <w:rFonts w:ascii="Times New Roman" w:hAnsi="Times New Roman" w:cs="Times New Roman"/>
          <w:color w:val="000000" w:themeColor="text1"/>
          <w:sz w:val="24"/>
          <w:szCs w:val="24"/>
        </w:rPr>
        <w:t>,</w:t>
      </w:r>
      <w:r w:rsidR="00B74EBE" w:rsidRPr="000A61C9">
        <w:rPr>
          <w:rFonts w:ascii="Times New Roman" w:hAnsi="Times New Roman" w:cs="Times New Roman"/>
          <w:color w:val="000000" w:themeColor="text1"/>
          <w:sz w:val="24"/>
          <w:szCs w:val="24"/>
        </w:rPr>
        <w:t xml:space="preserve"> and dyslipidemia</w:t>
      </w:r>
      <w:r w:rsidR="00AC7A97" w:rsidRPr="000A61C9">
        <w:rPr>
          <w:rFonts w:ascii="Times New Roman" w:hAnsi="Times New Roman" w:cs="Times New Roman"/>
          <w:color w:val="000000" w:themeColor="text1"/>
          <w:sz w:val="24"/>
          <w:szCs w:val="24"/>
        </w:rPr>
        <w:t xml:space="preserve">, </w:t>
      </w:r>
      <w:del w:id="20" w:author="Feldman, Eva" w:date="2025-11-22T08:20:00Z" w16du:dateUtc="2025-11-22T13:20:00Z">
        <w:r w:rsidR="00AC7A97" w:rsidRPr="000A61C9" w:rsidDel="002C7D71">
          <w:rPr>
            <w:rFonts w:ascii="Times New Roman" w:hAnsi="Times New Roman" w:cs="Times New Roman"/>
            <w:color w:val="000000" w:themeColor="text1"/>
            <w:sz w:val="24"/>
            <w:szCs w:val="24"/>
          </w:rPr>
          <w:delText>which are major</w:delText>
        </w:r>
      </w:del>
      <w:ins w:id="21" w:author="Feldman, Eva" w:date="2025-11-22T08:20:00Z" w16du:dateUtc="2025-11-22T13:20:00Z">
        <w:r w:rsidR="002C7D71">
          <w:rPr>
            <w:rFonts w:ascii="Times New Roman" w:hAnsi="Times New Roman" w:cs="Times New Roman"/>
            <w:color w:val="000000" w:themeColor="text1"/>
            <w:sz w:val="24"/>
            <w:szCs w:val="24"/>
          </w:rPr>
          <w:t>core</w:t>
        </w:r>
      </w:ins>
      <w:r w:rsidR="00AC7A97" w:rsidRPr="000A61C9">
        <w:rPr>
          <w:rFonts w:ascii="Times New Roman" w:hAnsi="Times New Roman" w:cs="Times New Roman"/>
          <w:color w:val="000000" w:themeColor="text1"/>
          <w:sz w:val="24"/>
          <w:szCs w:val="24"/>
        </w:rPr>
        <w:t xml:space="preserve"> components </w:t>
      </w:r>
      <w:r w:rsidR="00592CA5" w:rsidRPr="000A61C9">
        <w:rPr>
          <w:rFonts w:ascii="Times New Roman" w:hAnsi="Times New Roman" w:cs="Times New Roman"/>
          <w:color w:val="000000" w:themeColor="text1"/>
          <w:sz w:val="24"/>
          <w:szCs w:val="24"/>
        </w:rPr>
        <w:t xml:space="preserve">of </w:t>
      </w:r>
      <w:r w:rsidR="007020A7" w:rsidRPr="000A61C9">
        <w:rPr>
          <w:rFonts w:ascii="Times New Roman" w:hAnsi="Times New Roman" w:cs="Times New Roman"/>
          <w:color w:val="000000" w:themeColor="text1"/>
          <w:sz w:val="24"/>
          <w:szCs w:val="24"/>
        </w:rPr>
        <w:t>the</w:t>
      </w:r>
      <w:r w:rsidR="00437D62" w:rsidRPr="000A61C9">
        <w:rPr>
          <w:rFonts w:ascii="Times New Roman" w:hAnsi="Times New Roman" w:cs="Times New Roman"/>
          <w:color w:val="000000" w:themeColor="text1"/>
          <w:sz w:val="24"/>
          <w:szCs w:val="24"/>
        </w:rPr>
        <w:t xml:space="preserve"> metabolic syndrome</w:t>
      </w:r>
      <w:r w:rsidR="00215FD7" w:rsidRPr="000A61C9">
        <w:rPr>
          <w:rFonts w:ascii="Times New Roman" w:hAnsi="Times New Roman" w:cs="Times New Roman"/>
          <w:color w:val="000000" w:themeColor="text1"/>
          <w:sz w:val="24"/>
          <w:szCs w:val="24"/>
        </w:rPr>
        <w:t xml:space="preserve"> </w:t>
      </w:r>
      <w:r w:rsidR="00215FD7" w:rsidRPr="000A61C9">
        <w:rPr>
          <w:rFonts w:ascii="Times New Roman" w:hAnsi="Times New Roman" w:cs="Times New Roman"/>
          <w:color w:val="000000" w:themeColor="text1"/>
          <w:sz w:val="24"/>
          <w:szCs w:val="24"/>
        </w:rPr>
        <w:fldChar w:fldCharType="begin">
          <w:fldData xml:space="preserve">PEVuZE5vdGU+PENpdGU+PEF1dGhvcj5OZWVsYW5kPC9BdXRob3I+PFllYXI+MjAyNDwvWWVhcj48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</w:fldData>
        </w:fldChar>
      </w:r>
      <w:r w:rsidR="00A97651" w:rsidRPr="000A61C9">
        <w:rPr>
          <w:rFonts w:ascii="Times New Roman" w:hAnsi="Times New Roman" w:cs="Times New Roman"/>
          <w:color w:val="000000" w:themeColor="text1"/>
          <w:sz w:val="24"/>
          <w:szCs w:val="24"/>
        </w:rPr>
        <w:instrText xml:space="preserve"> ADDIN EN.CITE </w:instrText>
      </w:r>
      <w:r w:rsidR="00A97651" w:rsidRPr="000A61C9">
        <w:rPr>
          <w:rFonts w:ascii="Times New Roman" w:hAnsi="Times New Roman" w:cs="Times New Roman"/>
          <w:color w:val="000000" w:themeColor="text1"/>
          <w:sz w:val="24"/>
          <w:szCs w:val="24"/>
        </w:rPr>
        <w:fldChar w:fldCharType="begin">
          <w:fldData xml:space="preserve">PEVuZE5vdGU+PENpdGU+PEF1dGhvcj5OZWVsYW5kPC9BdXRob3I+PFllYXI+MjAyNDwvWWVhcj48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</w:fldData>
        </w:fldChar>
      </w:r>
      <w:r w:rsidR="00A97651" w:rsidRPr="000A61C9">
        <w:rPr>
          <w:rFonts w:ascii="Times New Roman" w:hAnsi="Times New Roman" w:cs="Times New Roman"/>
          <w:color w:val="000000" w:themeColor="text1"/>
          <w:sz w:val="24"/>
          <w:szCs w:val="24"/>
        </w:rPr>
        <w:instrText xml:space="preserve"> ADDIN EN.CITE.DATA </w:instrText>
      </w:r>
      <w:r w:rsidR="00A97651" w:rsidRPr="000A61C9">
        <w:rPr>
          <w:rFonts w:ascii="Times New Roman" w:hAnsi="Times New Roman" w:cs="Times New Roman"/>
          <w:color w:val="000000" w:themeColor="text1"/>
          <w:sz w:val="24"/>
          <w:szCs w:val="24"/>
        </w:rPr>
      </w:r>
      <w:r w:rsidR="00A97651" w:rsidRPr="000A61C9">
        <w:rPr>
          <w:rFonts w:ascii="Times New Roman" w:hAnsi="Times New Roman" w:cs="Times New Roman"/>
          <w:color w:val="000000" w:themeColor="text1"/>
          <w:sz w:val="24"/>
          <w:szCs w:val="24"/>
        </w:rPr>
        <w:fldChar w:fldCharType="end"/>
      </w:r>
      <w:r w:rsidR="00215FD7" w:rsidRPr="000A61C9">
        <w:rPr>
          <w:rFonts w:ascii="Times New Roman" w:hAnsi="Times New Roman" w:cs="Times New Roman"/>
          <w:color w:val="000000" w:themeColor="text1"/>
          <w:sz w:val="24"/>
          <w:szCs w:val="24"/>
        </w:rPr>
      </w:r>
      <w:r w:rsidR="00215FD7" w:rsidRPr="000A61C9">
        <w:rPr>
          <w:rFonts w:ascii="Times New Roman" w:hAnsi="Times New Roman" w:cs="Times New Roman"/>
          <w:color w:val="000000" w:themeColor="text1"/>
          <w:sz w:val="24"/>
          <w:szCs w:val="24"/>
        </w:rPr>
        <w:fldChar w:fldCharType="separate"/>
      </w:r>
      <w:r w:rsidR="00A97651" w:rsidRPr="000A61C9">
        <w:rPr>
          <w:rFonts w:ascii="Times New Roman" w:hAnsi="Times New Roman" w:cs="Times New Roman"/>
          <w:noProof/>
          <w:color w:val="000000" w:themeColor="text1"/>
          <w:sz w:val="24"/>
          <w:szCs w:val="24"/>
        </w:rPr>
        <w:t>[3]</w:t>
      </w:r>
      <w:r w:rsidR="00215FD7" w:rsidRPr="000A61C9">
        <w:rPr>
          <w:rFonts w:ascii="Times New Roman" w:hAnsi="Times New Roman" w:cs="Times New Roman"/>
          <w:color w:val="000000" w:themeColor="text1"/>
          <w:sz w:val="24"/>
          <w:szCs w:val="24"/>
        </w:rPr>
        <w:fldChar w:fldCharType="end"/>
      </w:r>
      <w:r w:rsidR="00B74EBE" w:rsidRPr="000A61C9">
        <w:rPr>
          <w:rFonts w:ascii="Times New Roman" w:hAnsi="Times New Roman" w:cs="Times New Roman"/>
          <w:color w:val="000000" w:themeColor="text1"/>
          <w:sz w:val="24"/>
          <w:szCs w:val="24"/>
        </w:rPr>
        <w:t xml:space="preserve">. </w:t>
      </w:r>
      <w:r w:rsidR="00A94148" w:rsidRPr="000A61C9">
        <w:rPr>
          <w:rFonts w:ascii="Times New Roman" w:hAnsi="Times New Roman" w:cs="Times New Roman"/>
          <w:color w:val="000000" w:themeColor="text1"/>
          <w:sz w:val="24"/>
          <w:szCs w:val="24"/>
        </w:rPr>
        <w:t>Along with obesity, t</w:t>
      </w:r>
      <w:r w:rsidR="00437D62" w:rsidRPr="000A61C9">
        <w:rPr>
          <w:rFonts w:ascii="Times New Roman" w:hAnsi="Times New Roman" w:cs="Times New Roman"/>
          <w:color w:val="000000" w:themeColor="text1"/>
          <w:sz w:val="24"/>
          <w:szCs w:val="24"/>
        </w:rPr>
        <w:t>hese metabolic disturbances</w:t>
      </w:r>
      <w:r w:rsidR="00341761" w:rsidRPr="000A61C9">
        <w:rPr>
          <w:rFonts w:ascii="Times New Roman" w:hAnsi="Times New Roman" w:cs="Times New Roman"/>
          <w:color w:val="000000" w:themeColor="text1"/>
          <w:sz w:val="24"/>
          <w:szCs w:val="24"/>
        </w:rPr>
        <w:t xml:space="preserve"> </w:t>
      </w:r>
      <w:r w:rsidR="00CC5CB4" w:rsidRPr="000A61C9">
        <w:rPr>
          <w:rFonts w:ascii="Times New Roman" w:hAnsi="Times New Roman" w:cs="Times New Roman"/>
          <w:color w:val="000000" w:themeColor="text1"/>
          <w:sz w:val="24"/>
          <w:szCs w:val="24"/>
        </w:rPr>
        <w:t>are</w:t>
      </w:r>
      <w:r w:rsidR="00B74EBE" w:rsidRPr="000A61C9">
        <w:rPr>
          <w:rFonts w:ascii="Times New Roman" w:hAnsi="Times New Roman" w:cs="Times New Roman"/>
          <w:color w:val="000000" w:themeColor="text1"/>
          <w:sz w:val="24"/>
          <w:szCs w:val="24"/>
        </w:rPr>
        <w:t xml:space="preserve"> independent risk factor</w:t>
      </w:r>
      <w:r w:rsidR="007020A7" w:rsidRPr="000A61C9">
        <w:rPr>
          <w:rFonts w:ascii="Times New Roman" w:hAnsi="Times New Roman" w:cs="Times New Roman"/>
          <w:color w:val="000000" w:themeColor="text1"/>
          <w:sz w:val="24"/>
          <w:szCs w:val="24"/>
        </w:rPr>
        <w:t>s</w:t>
      </w:r>
      <w:r w:rsidR="00B74EBE" w:rsidRPr="000A61C9">
        <w:rPr>
          <w:rFonts w:ascii="Times New Roman" w:hAnsi="Times New Roman" w:cs="Times New Roman"/>
          <w:color w:val="000000" w:themeColor="text1"/>
          <w:sz w:val="24"/>
          <w:szCs w:val="24"/>
        </w:rPr>
        <w:t xml:space="preserve"> for </w:t>
      </w:r>
      <w:r w:rsidR="00341761" w:rsidRPr="000A61C9">
        <w:rPr>
          <w:rFonts w:ascii="Times New Roman" w:hAnsi="Times New Roman" w:cs="Times New Roman"/>
          <w:color w:val="000000" w:themeColor="text1"/>
          <w:sz w:val="24"/>
          <w:szCs w:val="24"/>
        </w:rPr>
        <w:t xml:space="preserve">developing </w:t>
      </w:r>
      <w:r w:rsidR="00C33FD1" w:rsidRPr="000A61C9">
        <w:rPr>
          <w:rFonts w:ascii="Times New Roman" w:hAnsi="Times New Roman" w:cs="Times New Roman"/>
          <w:color w:val="000000" w:themeColor="text1"/>
          <w:sz w:val="24"/>
          <w:szCs w:val="24"/>
        </w:rPr>
        <w:t>peripheral neuropathy (PN)</w:t>
      </w:r>
      <w:r w:rsidR="00B74EBE" w:rsidRPr="000A61C9">
        <w:rPr>
          <w:rFonts w:ascii="Times New Roman" w:hAnsi="Times New Roman" w:cs="Times New Roman"/>
          <w:color w:val="000000" w:themeColor="text1"/>
          <w:sz w:val="24"/>
          <w:szCs w:val="24"/>
        </w:rPr>
        <w:t>,</w:t>
      </w:r>
      <w:r w:rsidR="00C33FD1" w:rsidRPr="000A61C9">
        <w:rPr>
          <w:rFonts w:ascii="Times New Roman" w:hAnsi="Times New Roman" w:cs="Times New Roman"/>
          <w:color w:val="000000" w:themeColor="text1"/>
          <w:sz w:val="24"/>
          <w:szCs w:val="24"/>
        </w:rPr>
        <w:t xml:space="preserve"> a </w:t>
      </w:r>
      <w:del w:id="22" w:author="Feldman, Eva" w:date="2025-11-22T08:21:00Z" w16du:dateUtc="2025-11-22T13:21:00Z">
        <w:r w:rsidR="00341761" w:rsidRPr="000A61C9" w:rsidDel="00145553">
          <w:rPr>
            <w:rFonts w:ascii="Times New Roman" w:hAnsi="Times New Roman" w:cs="Times New Roman"/>
            <w:color w:val="000000" w:themeColor="text1"/>
            <w:sz w:val="24"/>
            <w:szCs w:val="24"/>
          </w:rPr>
          <w:delText>distal-to-proximal</w:delText>
        </w:r>
      </w:del>
      <w:ins w:id="23" w:author="Feldman, Eva" w:date="2025-11-22T08:21:00Z" w16du:dateUtc="2025-11-22T13:21:00Z">
        <w:r w:rsidR="00145553">
          <w:rPr>
            <w:rFonts w:ascii="Times New Roman" w:hAnsi="Times New Roman" w:cs="Times New Roman"/>
            <w:color w:val="000000" w:themeColor="text1"/>
            <w:sz w:val="24"/>
            <w:szCs w:val="24"/>
          </w:rPr>
          <w:t>length dependent</w:t>
        </w:r>
      </w:ins>
      <w:r w:rsidR="00341761" w:rsidRPr="000A61C9">
        <w:rPr>
          <w:rFonts w:ascii="Times New Roman" w:hAnsi="Times New Roman" w:cs="Times New Roman"/>
          <w:color w:val="000000" w:themeColor="text1"/>
          <w:sz w:val="24"/>
          <w:szCs w:val="24"/>
        </w:rPr>
        <w:t xml:space="preserve"> axonal degeneration </w:t>
      </w:r>
      <w:del w:id="24" w:author="Feldman, Eva" w:date="2025-11-22T08:21:00Z" w16du:dateUtc="2025-11-22T13:21:00Z">
        <w:r w:rsidR="001C5719" w:rsidRPr="000A61C9" w:rsidDel="005C2FA8">
          <w:rPr>
            <w:rFonts w:ascii="Times New Roman" w:hAnsi="Times New Roman" w:cs="Times New Roman"/>
            <w:color w:val="000000" w:themeColor="text1"/>
            <w:sz w:val="24"/>
            <w:szCs w:val="24"/>
          </w:rPr>
          <w:delText xml:space="preserve">associated with </w:delText>
        </w:r>
        <w:r w:rsidR="00852D77" w:rsidRPr="000A61C9" w:rsidDel="005C2FA8">
          <w:rPr>
            <w:rFonts w:ascii="Times New Roman" w:hAnsi="Times New Roman" w:cs="Times New Roman"/>
            <w:color w:val="000000" w:themeColor="text1"/>
            <w:sz w:val="24"/>
            <w:szCs w:val="24"/>
          </w:rPr>
          <w:delText>painful symptoms</w:delText>
        </w:r>
      </w:del>
      <w:ins w:id="25" w:author="Feldman, Eva" w:date="2025-11-22T08:21:00Z" w16du:dateUtc="2025-11-22T13:21:00Z">
        <w:r w:rsidR="005C2FA8">
          <w:rPr>
            <w:rFonts w:ascii="Times New Roman" w:hAnsi="Times New Roman" w:cs="Times New Roman"/>
            <w:color w:val="000000" w:themeColor="text1"/>
            <w:sz w:val="24"/>
            <w:szCs w:val="24"/>
          </w:rPr>
          <w:t>characterized by pain</w:t>
        </w:r>
      </w:ins>
      <w:r w:rsidR="00852D77" w:rsidRPr="000A61C9">
        <w:rPr>
          <w:rFonts w:ascii="Times New Roman" w:hAnsi="Times New Roman" w:cs="Times New Roman"/>
          <w:color w:val="000000" w:themeColor="text1"/>
          <w:sz w:val="24"/>
          <w:szCs w:val="24"/>
        </w:rPr>
        <w:t xml:space="preserve">, </w:t>
      </w:r>
      <w:r w:rsidR="00AA5F67" w:rsidRPr="000A61C9">
        <w:rPr>
          <w:rFonts w:ascii="Times New Roman" w:hAnsi="Times New Roman" w:cs="Times New Roman"/>
          <w:color w:val="000000" w:themeColor="text1"/>
          <w:sz w:val="24"/>
          <w:szCs w:val="24"/>
        </w:rPr>
        <w:t xml:space="preserve">numbness, gait and </w:t>
      </w:r>
      <w:r w:rsidR="00852D77" w:rsidRPr="000A61C9">
        <w:rPr>
          <w:rFonts w:ascii="Times New Roman" w:hAnsi="Times New Roman" w:cs="Times New Roman"/>
          <w:color w:val="000000" w:themeColor="text1"/>
          <w:sz w:val="24"/>
          <w:szCs w:val="24"/>
        </w:rPr>
        <w:t>balance issues, and frequent falls</w:t>
      </w:r>
      <w:r w:rsidR="00606419" w:rsidRPr="000A61C9">
        <w:rPr>
          <w:rFonts w:ascii="Times New Roman" w:hAnsi="Times New Roman" w:cs="Times New Roman"/>
          <w:color w:val="000000" w:themeColor="text1"/>
          <w:sz w:val="24"/>
          <w:szCs w:val="24"/>
        </w:rPr>
        <w:t xml:space="preserve"> </w:t>
      </w:r>
      <w:r w:rsidR="00606419" w:rsidRPr="000A61C9">
        <w:rPr>
          <w:rFonts w:ascii="Times New Roman" w:hAnsi="Times New Roman" w:cs="Times New Roman"/>
          <w:color w:val="000000" w:themeColor="text1"/>
          <w:sz w:val="24"/>
          <w:szCs w:val="24"/>
        </w:rPr>
        <w:fldChar w:fldCharType="begin">
          <w:fldData xml:space="preserve">PEVuZE5vdGU+PENpdGU+PEF1dGhvcj5FbGFmcm9zPC9BdXRob3I+PFllYXI+MjAyMjwvWWVhcj48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</w:fldData>
        </w:fldChar>
      </w:r>
      <w:r w:rsidR="00A97651" w:rsidRPr="000A61C9">
        <w:rPr>
          <w:rFonts w:ascii="Times New Roman" w:hAnsi="Times New Roman" w:cs="Times New Roman"/>
          <w:color w:val="000000" w:themeColor="text1"/>
          <w:sz w:val="24"/>
          <w:szCs w:val="24"/>
        </w:rPr>
        <w:instrText xml:space="preserve"> ADDIN EN.CITE </w:instrText>
      </w:r>
      <w:r w:rsidR="00A97651" w:rsidRPr="000A61C9">
        <w:rPr>
          <w:rFonts w:ascii="Times New Roman" w:hAnsi="Times New Roman" w:cs="Times New Roman"/>
          <w:color w:val="000000" w:themeColor="text1"/>
          <w:sz w:val="24"/>
          <w:szCs w:val="24"/>
        </w:rPr>
        <w:fldChar w:fldCharType="begin">
          <w:fldData xml:space="preserve">PEVuZE5vdGU+PENpdGU+PEF1dGhvcj5FbGFmcm9zPC9BdXRob3I+PFllYXI+MjAyMjwvWWVhcj48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</w:fldData>
        </w:fldChar>
      </w:r>
      <w:r w:rsidR="00A97651" w:rsidRPr="000A61C9">
        <w:rPr>
          <w:rFonts w:ascii="Times New Roman" w:hAnsi="Times New Roman" w:cs="Times New Roman"/>
          <w:color w:val="000000" w:themeColor="text1"/>
          <w:sz w:val="24"/>
          <w:szCs w:val="24"/>
        </w:rPr>
        <w:instrText xml:space="preserve"> ADDIN EN.CITE.DATA </w:instrText>
      </w:r>
      <w:r w:rsidR="00A97651" w:rsidRPr="000A61C9">
        <w:rPr>
          <w:rFonts w:ascii="Times New Roman" w:hAnsi="Times New Roman" w:cs="Times New Roman"/>
          <w:color w:val="000000" w:themeColor="text1"/>
          <w:sz w:val="24"/>
          <w:szCs w:val="24"/>
        </w:rPr>
      </w:r>
      <w:r w:rsidR="00A97651" w:rsidRPr="000A61C9">
        <w:rPr>
          <w:rFonts w:ascii="Times New Roman" w:hAnsi="Times New Roman" w:cs="Times New Roman"/>
          <w:color w:val="000000" w:themeColor="text1"/>
          <w:sz w:val="24"/>
          <w:szCs w:val="24"/>
        </w:rPr>
        <w:fldChar w:fldCharType="end"/>
      </w:r>
      <w:r w:rsidR="00606419" w:rsidRPr="000A61C9">
        <w:rPr>
          <w:rFonts w:ascii="Times New Roman" w:hAnsi="Times New Roman" w:cs="Times New Roman"/>
          <w:color w:val="000000" w:themeColor="text1"/>
          <w:sz w:val="24"/>
          <w:szCs w:val="24"/>
        </w:rPr>
      </w:r>
      <w:r w:rsidR="00606419" w:rsidRPr="000A61C9">
        <w:rPr>
          <w:rFonts w:ascii="Times New Roman" w:hAnsi="Times New Roman" w:cs="Times New Roman"/>
          <w:color w:val="000000" w:themeColor="text1"/>
          <w:sz w:val="24"/>
          <w:szCs w:val="24"/>
        </w:rPr>
        <w:fldChar w:fldCharType="separate"/>
      </w:r>
      <w:r w:rsidR="00A97651" w:rsidRPr="000A61C9">
        <w:rPr>
          <w:rFonts w:ascii="Times New Roman" w:hAnsi="Times New Roman" w:cs="Times New Roman"/>
          <w:noProof/>
          <w:color w:val="000000" w:themeColor="text1"/>
          <w:sz w:val="24"/>
          <w:szCs w:val="24"/>
        </w:rPr>
        <w:t>[4]</w:t>
      </w:r>
      <w:r w:rsidR="00606419" w:rsidRPr="000A61C9">
        <w:rPr>
          <w:rFonts w:ascii="Times New Roman" w:hAnsi="Times New Roman" w:cs="Times New Roman"/>
          <w:color w:val="000000" w:themeColor="text1"/>
          <w:sz w:val="24"/>
          <w:szCs w:val="24"/>
        </w:rPr>
        <w:fldChar w:fldCharType="end"/>
      </w:r>
      <w:r w:rsidR="00852D77" w:rsidRPr="000A61C9">
        <w:rPr>
          <w:rFonts w:ascii="Times New Roman" w:hAnsi="Times New Roman" w:cs="Times New Roman"/>
          <w:color w:val="000000" w:themeColor="text1"/>
          <w:sz w:val="24"/>
          <w:szCs w:val="24"/>
        </w:rPr>
        <w:t xml:space="preserve">. </w:t>
      </w:r>
      <w:r w:rsidR="009F2A6C" w:rsidRPr="000A61C9">
        <w:rPr>
          <w:rFonts w:ascii="Times New Roman" w:hAnsi="Times New Roman" w:cs="Times New Roman"/>
          <w:color w:val="000000" w:themeColor="text1"/>
          <w:sz w:val="24"/>
          <w:szCs w:val="24"/>
        </w:rPr>
        <w:t xml:space="preserve"> </w:t>
      </w:r>
    </w:p>
    <w:p w14:paraId="70829491" w14:textId="5D972972" w:rsidR="00A91772" w:rsidRPr="000A61C9" w:rsidRDefault="005336C5" w:rsidP="000A61C9">
      <w:pPr>
        <w:spacing w:before="120" w:after="0" w:line="240" w:lineRule="auto"/>
        <w:ind w:firstLine="360"/>
        <w:rPr>
          <w:rFonts w:ascii="Times New Roman" w:hAnsi="Times New Roman" w:cs="Times New Roman"/>
          <w:color w:val="000000" w:themeColor="text1"/>
          <w:sz w:val="24"/>
          <w:szCs w:val="24"/>
        </w:rPr>
      </w:pPr>
      <w:r w:rsidRPr="000A61C9">
        <w:rPr>
          <w:rFonts w:ascii="Times New Roman" w:hAnsi="Times New Roman" w:cs="Times New Roman"/>
          <w:color w:val="000000" w:themeColor="text1"/>
          <w:sz w:val="24"/>
          <w:szCs w:val="24"/>
        </w:rPr>
        <w:t xml:space="preserve">Unfortunately, </w:t>
      </w:r>
      <w:r w:rsidR="002C002F" w:rsidRPr="000A61C9">
        <w:rPr>
          <w:rFonts w:ascii="Times New Roman" w:hAnsi="Times New Roman" w:cs="Times New Roman"/>
          <w:color w:val="000000" w:themeColor="text1"/>
          <w:sz w:val="24"/>
          <w:szCs w:val="24"/>
        </w:rPr>
        <w:t>PN</w:t>
      </w:r>
      <w:r w:rsidR="00A00C6B" w:rsidRPr="000A61C9">
        <w:rPr>
          <w:rFonts w:ascii="Times New Roman" w:hAnsi="Times New Roman" w:cs="Times New Roman"/>
          <w:color w:val="000000" w:themeColor="text1"/>
          <w:sz w:val="24"/>
          <w:szCs w:val="24"/>
        </w:rPr>
        <w:t xml:space="preserve"> </w:t>
      </w:r>
      <w:r w:rsidRPr="000A61C9">
        <w:rPr>
          <w:rFonts w:ascii="Times New Roman" w:hAnsi="Times New Roman" w:cs="Times New Roman"/>
          <w:color w:val="000000" w:themeColor="text1"/>
          <w:sz w:val="24"/>
          <w:szCs w:val="24"/>
        </w:rPr>
        <w:t xml:space="preserve">continues to lack </w:t>
      </w:r>
      <w:r w:rsidR="00AA5F67" w:rsidRPr="000A61C9">
        <w:rPr>
          <w:rFonts w:ascii="Times New Roman" w:hAnsi="Times New Roman" w:cs="Times New Roman"/>
          <w:color w:val="000000" w:themeColor="text1"/>
          <w:sz w:val="24"/>
          <w:szCs w:val="24"/>
        </w:rPr>
        <w:t xml:space="preserve">targeted, </w:t>
      </w:r>
      <w:r w:rsidRPr="000A61C9">
        <w:rPr>
          <w:rFonts w:ascii="Times New Roman" w:hAnsi="Times New Roman" w:cs="Times New Roman"/>
          <w:color w:val="000000" w:themeColor="text1"/>
          <w:sz w:val="24"/>
          <w:szCs w:val="24"/>
        </w:rPr>
        <w:t>disease-modifying therapies</w:t>
      </w:r>
      <w:r w:rsidR="009F2A6C" w:rsidRPr="000A61C9">
        <w:rPr>
          <w:rFonts w:ascii="Times New Roman" w:hAnsi="Times New Roman" w:cs="Times New Roman"/>
          <w:color w:val="000000" w:themeColor="text1"/>
          <w:sz w:val="24"/>
          <w:szCs w:val="24"/>
        </w:rPr>
        <w:t xml:space="preserve"> due </w:t>
      </w:r>
      <w:r w:rsidRPr="000A61C9">
        <w:rPr>
          <w:rFonts w:ascii="Times New Roman" w:hAnsi="Times New Roman" w:cs="Times New Roman"/>
          <w:color w:val="000000" w:themeColor="text1"/>
          <w:sz w:val="24"/>
          <w:szCs w:val="24"/>
        </w:rPr>
        <w:t xml:space="preserve">in </w:t>
      </w:r>
      <w:r w:rsidR="00AA5F67" w:rsidRPr="000A61C9">
        <w:rPr>
          <w:rFonts w:ascii="Times New Roman" w:hAnsi="Times New Roman" w:cs="Times New Roman"/>
          <w:color w:val="000000" w:themeColor="text1"/>
          <w:sz w:val="24"/>
          <w:szCs w:val="24"/>
        </w:rPr>
        <w:t xml:space="preserve">large </w:t>
      </w:r>
      <w:r w:rsidRPr="000A61C9">
        <w:rPr>
          <w:rFonts w:ascii="Times New Roman" w:hAnsi="Times New Roman" w:cs="Times New Roman"/>
          <w:color w:val="000000" w:themeColor="text1"/>
          <w:sz w:val="24"/>
          <w:szCs w:val="24"/>
        </w:rPr>
        <w:t xml:space="preserve">part </w:t>
      </w:r>
      <w:r w:rsidR="009F2A6C" w:rsidRPr="000A61C9">
        <w:rPr>
          <w:rFonts w:ascii="Times New Roman" w:hAnsi="Times New Roman" w:cs="Times New Roman"/>
          <w:color w:val="000000" w:themeColor="text1"/>
          <w:sz w:val="24"/>
          <w:szCs w:val="24"/>
        </w:rPr>
        <w:t xml:space="preserve">to </w:t>
      </w:r>
      <w:r w:rsidRPr="000A61C9">
        <w:rPr>
          <w:rFonts w:ascii="Times New Roman" w:hAnsi="Times New Roman" w:cs="Times New Roman"/>
          <w:color w:val="000000" w:themeColor="text1"/>
          <w:sz w:val="24"/>
          <w:szCs w:val="24"/>
        </w:rPr>
        <w:t xml:space="preserve">the complex pathophysiology </w:t>
      </w:r>
      <w:r w:rsidRPr="000A61C9">
        <w:rPr>
          <w:rFonts w:ascii="Times New Roman" w:hAnsi="Times New Roman" w:cs="Times New Roman"/>
          <w:color w:val="000000" w:themeColor="text1"/>
          <w:sz w:val="24"/>
          <w:szCs w:val="24"/>
        </w:rPr>
        <w:fldChar w:fldCharType="begin">
          <w:fldData xml:space="preserve">PEVuZE5vdGU+PENpdGU+PEF1dGhvcj5FaWQ8L0F1dGhvcj48WWVhcj4yMDIzPC9ZZWFyPjxSZWNO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</w:fldData>
        </w:fldChar>
      </w:r>
      <w:r w:rsidR="00D65C90">
        <w:rPr>
          <w:rFonts w:ascii="Times New Roman" w:hAnsi="Times New Roman" w:cs="Times New Roman"/>
          <w:color w:val="000000" w:themeColor="text1"/>
          <w:sz w:val="24"/>
          <w:szCs w:val="24"/>
        </w:rPr>
        <w:instrText xml:space="preserve"> ADDIN EN.CITE </w:instrText>
      </w:r>
      <w:r w:rsidR="00D65C90">
        <w:rPr>
          <w:rFonts w:ascii="Times New Roman" w:hAnsi="Times New Roman" w:cs="Times New Roman"/>
          <w:color w:val="000000" w:themeColor="text1"/>
          <w:sz w:val="24"/>
          <w:szCs w:val="24"/>
        </w:rPr>
        <w:fldChar w:fldCharType="begin">
          <w:fldData xml:space="preserve">PEVuZE5vdGU+PENpdGU+PEF1dGhvcj5FaWQ8L0F1dGhvcj48WWVhcj4yMDIzPC9ZZWFyPjxSZWNO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</w:fldData>
        </w:fldChar>
      </w:r>
      <w:r w:rsidR="00D65C90">
        <w:rPr>
          <w:rFonts w:ascii="Times New Roman" w:hAnsi="Times New Roman" w:cs="Times New Roman"/>
          <w:color w:val="000000" w:themeColor="text1"/>
          <w:sz w:val="24"/>
          <w:szCs w:val="24"/>
        </w:rPr>
        <w:instrText xml:space="preserve"> ADDIN EN.CITE.DATA </w:instrText>
      </w:r>
      <w:r w:rsidR="00D65C90">
        <w:rPr>
          <w:rFonts w:ascii="Times New Roman" w:hAnsi="Times New Roman" w:cs="Times New Roman"/>
          <w:color w:val="000000" w:themeColor="text1"/>
          <w:sz w:val="24"/>
          <w:szCs w:val="24"/>
        </w:rPr>
      </w:r>
      <w:r w:rsidR="00D65C90">
        <w:rPr>
          <w:rFonts w:ascii="Times New Roman" w:hAnsi="Times New Roman" w:cs="Times New Roman"/>
          <w:color w:val="000000" w:themeColor="text1"/>
          <w:sz w:val="24"/>
          <w:szCs w:val="24"/>
        </w:rPr>
        <w:fldChar w:fldCharType="end"/>
      </w:r>
      <w:r w:rsidRPr="000A61C9">
        <w:rPr>
          <w:rFonts w:ascii="Times New Roman" w:hAnsi="Times New Roman" w:cs="Times New Roman"/>
          <w:color w:val="000000" w:themeColor="text1"/>
          <w:sz w:val="24"/>
          <w:szCs w:val="24"/>
        </w:rPr>
      </w:r>
      <w:r w:rsidRPr="000A61C9">
        <w:rPr>
          <w:rFonts w:ascii="Times New Roman" w:hAnsi="Times New Roman" w:cs="Times New Roman"/>
          <w:color w:val="000000" w:themeColor="text1"/>
          <w:sz w:val="24"/>
          <w:szCs w:val="24"/>
        </w:rPr>
        <w:fldChar w:fldCharType="separate"/>
      </w:r>
      <w:r w:rsidR="00D65C90">
        <w:rPr>
          <w:rFonts w:ascii="Times New Roman" w:hAnsi="Times New Roman" w:cs="Times New Roman"/>
          <w:noProof/>
          <w:color w:val="000000" w:themeColor="text1"/>
          <w:sz w:val="24"/>
          <w:szCs w:val="24"/>
        </w:rPr>
        <w:t>[5]</w:t>
      </w:r>
      <w:r w:rsidRPr="000A61C9">
        <w:rPr>
          <w:rFonts w:ascii="Times New Roman" w:hAnsi="Times New Roman" w:cs="Times New Roman"/>
          <w:color w:val="000000" w:themeColor="text1"/>
          <w:sz w:val="24"/>
          <w:szCs w:val="24"/>
        </w:rPr>
        <w:fldChar w:fldCharType="end"/>
      </w:r>
      <w:r w:rsidRPr="000A61C9">
        <w:rPr>
          <w:rFonts w:ascii="Times New Roman" w:hAnsi="Times New Roman" w:cs="Times New Roman"/>
          <w:color w:val="000000" w:themeColor="text1"/>
          <w:sz w:val="24"/>
          <w:szCs w:val="24"/>
        </w:rPr>
        <w:t xml:space="preserve"> and </w:t>
      </w:r>
      <w:r w:rsidR="009F2A6C" w:rsidRPr="000A61C9">
        <w:rPr>
          <w:rFonts w:ascii="Times New Roman" w:hAnsi="Times New Roman" w:cs="Times New Roman"/>
          <w:color w:val="000000" w:themeColor="text1"/>
          <w:sz w:val="24"/>
          <w:szCs w:val="24"/>
        </w:rPr>
        <w:t xml:space="preserve">our incomplete understanding of </w:t>
      </w:r>
      <w:r w:rsidRPr="000A61C9">
        <w:rPr>
          <w:rFonts w:ascii="Times New Roman" w:hAnsi="Times New Roman" w:cs="Times New Roman"/>
          <w:color w:val="000000" w:themeColor="text1"/>
          <w:sz w:val="24"/>
          <w:szCs w:val="24"/>
        </w:rPr>
        <w:t>the underlying molecular mechanisms</w:t>
      </w:r>
      <w:r w:rsidR="009F2A6C" w:rsidRPr="000A61C9">
        <w:rPr>
          <w:rFonts w:ascii="Times New Roman" w:hAnsi="Times New Roman" w:cs="Times New Roman"/>
          <w:color w:val="000000" w:themeColor="text1"/>
          <w:sz w:val="24"/>
          <w:szCs w:val="24"/>
        </w:rPr>
        <w:t>.</w:t>
      </w:r>
      <w:r w:rsidR="00EF2A08" w:rsidRPr="000A61C9">
        <w:rPr>
          <w:rFonts w:ascii="Times New Roman" w:hAnsi="Times New Roman" w:cs="Times New Roman"/>
          <w:color w:val="000000" w:themeColor="text1"/>
          <w:sz w:val="24"/>
          <w:szCs w:val="24"/>
        </w:rPr>
        <w:t xml:space="preserve"> </w:t>
      </w:r>
      <w:r w:rsidR="009E69BE" w:rsidRPr="000A61C9">
        <w:rPr>
          <w:rFonts w:ascii="Times New Roman" w:hAnsi="Times New Roman" w:cs="Times New Roman"/>
          <w:color w:val="000000" w:themeColor="text1"/>
          <w:sz w:val="24"/>
          <w:szCs w:val="24"/>
        </w:rPr>
        <w:t>Conse</w:t>
      </w:r>
      <w:r w:rsidR="004D3EE8" w:rsidRPr="000A61C9">
        <w:rPr>
          <w:rFonts w:ascii="Times New Roman" w:hAnsi="Times New Roman" w:cs="Times New Roman"/>
          <w:color w:val="000000" w:themeColor="text1"/>
          <w:sz w:val="24"/>
          <w:szCs w:val="24"/>
        </w:rPr>
        <w:t xml:space="preserve">quently, </w:t>
      </w:r>
      <w:r w:rsidR="001E0726" w:rsidRPr="000A61C9">
        <w:rPr>
          <w:rFonts w:ascii="Times New Roman" w:hAnsi="Times New Roman" w:cs="Times New Roman"/>
          <w:color w:val="000000" w:themeColor="text1"/>
          <w:sz w:val="24"/>
          <w:szCs w:val="24"/>
        </w:rPr>
        <w:t xml:space="preserve">there is growing enthusiasm for </w:t>
      </w:r>
      <w:r w:rsidR="0021356C" w:rsidRPr="000A61C9">
        <w:rPr>
          <w:rFonts w:ascii="Times New Roman" w:hAnsi="Times New Roman" w:cs="Times New Roman"/>
          <w:color w:val="000000" w:themeColor="text1"/>
          <w:sz w:val="24"/>
          <w:szCs w:val="24"/>
        </w:rPr>
        <w:t>nonpharmacologic</w:t>
      </w:r>
      <w:r w:rsidR="00A94148" w:rsidRPr="000A61C9">
        <w:rPr>
          <w:rFonts w:ascii="Times New Roman" w:hAnsi="Times New Roman" w:cs="Times New Roman"/>
          <w:color w:val="000000" w:themeColor="text1"/>
          <w:sz w:val="24"/>
          <w:szCs w:val="24"/>
        </w:rPr>
        <w:t>al</w:t>
      </w:r>
      <w:r w:rsidR="0021356C" w:rsidRPr="000A61C9">
        <w:rPr>
          <w:rFonts w:ascii="Times New Roman" w:hAnsi="Times New Roman" w:cs="Times New Roman"/>
          <w:color w:val="000000" w:themeColor="text1"/>
          <w:sz w:val="24"/>
          <w:szCs w:val="24"/>
        </w:rPr>
        <w:t xml:space="preserve"> strategies</w:t>
      </w:r>
      <w:r w:rsidR="006E41C6" w:rsidRPr="000A61C9">
        <w:rPr>
          <w:rFonts w:ascii="Times New Roman" w:hAnsi="Times New Roman" w:cs="Times New Roman"/>
          <w:color w:val="000000" w:themeColor="text1"/>
          <w:sz w:val="24"/>
          <w:szCs w:val="24"/>
        </w:rPr>
        <w:t>, particularly l</w:t>
      </w:r>
      <w:r w:rsidR="00804641" w:rsidRPr="000A61C9">
        <w:rPr>
          <w:rFonts w:ascii="Times New Roman" w:hAnsi="Times New Roman" w:cs="Times New Roman"/>
          <w:color w:val="000000" w:themeColor="text1"/>
          <w:sz w:val="24"/>
          <w:szCs w:val="24"/>
        </w:rPr>
        <w:t xml:space="preserve">ifestyle changes, </w:t>
      </w:r>
      <w:r w:rsidR="00AA5F67" w:rsidRPr="000A61C9">
        <w:rPr>
          <w:rFonts w:ascii="Times New Roman" w:hAnsi="Times New Roman" w:cs="Times New Roman"/>
          <w:color w:val="000000" w:themeColor="text1"/>
          <w:sz w:val="24"/>
          <w:szCs w:val="24"/>
        </w:rPr>
        <w:t xml:space="preserve">that exert pleiotropic </w:t>
      </w:r>
      <w:r w:rsidR="00A94148" w:rsidRPr="000A61C9">
        <w:rPr>
          <w:rFonts w:ascii="Times New Roman" w:hAnsi="Times New Roman" w:cs="Times New Roman"/>
          <w:color w:val="000000" w:themeColor="text1"/>
          <w:sz w:val="24"/>
          <w:szCs w:val="24"/>
        </w:rPr>
        <w:t xml:space="preserve">systemic and </w:t>
      </w:r>
      <w:r w:rsidR="00AA5F67" w:rsidRPr="000A61C9">
        <w:rPr>
          <w:rFonts w:ascii="Times New Roman" w:hAnsi="Times New Roman" w:cs="Times New Roman"/>
          <w:color w:val="000000" w:themeColor="text1"/>
          <w:sz w:val="24"/>
          <w:szCs w:val="24"/>
        </w:rPr>
        <w:t xml:space="preserve">neuroprotective effects </w:t>
      </w:r>
      <w:r w:rsidR="00A842DB" w:rsidRPr="000A61C9">
        <w:rPr>
          <w:rFonts w:ascii="Times New Roman" w:hAnsi="Times New Roman" w:cs="Times New Roman"/>
          <w:color w:val="000000" w:themeColor="text1"/>
          <w:sz w:val="24"/>
          <w:szCs w:val="24"/>
        </w:rPr>
        <w:t>to</w:t>
      </w:r>
      <w:r w:rsidR="00AA5F67" w:rsidRPr="000A61C9">
        <w:rPr>
          <w:rFonts w:ascii="Times New Roman" w:hAnsi="Times New Roman" w:cs="Times New Roman"/>
          <w:color w:val="000000" w:themeColor="text1"/>
          <w:sz w:val="24"/>
          <w:szCs w:val="24"/>
        </w:rPr>
        <w:t xml:space="preserve"> </w:t>
      </w:r>
      <w:r w:rsidR="00804641" w:rsidRPr="000A61C9">
        <w:rPr>
          <w:rFonts w:ascii="Times New Roman" w:hAnsi="Times New Roman" w:cs="Times New Roman"/>
          <w:color w:val="000000" w:themeColor="text1"/>
          <w:sz w:val="24"/>
          <w:szCs w:val="24"/>
        </w:rPr>
        <w:t>improv</w:t>
      </w:r>
      <w:r w:rsidR="00A842DB" w:rsidRPr="000A61C9">
        <w:rPr>
          <w:rFonts w:ascii="Times New Roman" w:hAnsi="Times New Roman" w:cs="Times New Roman"/>
          <w:color w:val="000000" w:themeColor="text1"/>
          <w:sz w:val="24"/>
          <w:szCs w:val="24"/>
        </w:rPr>
        <w:t>e</w:t>
      </w:r>
      <w:r w:rsidR="00804641" w:rsidRPr="000A61C9">
        <w:rPr>
          <w:rFonts w:ascii="Times New Roman" w:hAnsi="Times New Roman" w:cs="Times New Roman"/>
          <w:color w:val="000000" w:themeColor="text1"/>
          <w:sz w:val="24"/>
          <w:szCs w:val="24"/>
        </w:rPr>
        <w:t xml:space="preserve"> </w:t>
      </w:r>
      <w:r w:rsidRPr="000A61C9">
        <w:rPr>
          <w:rFonts w:ascii="Times New Roman" w:hAnsi="Times New Roman" w:cs="Times New Roman"/>
          <w:color w:val="000000" w:themeColor="text1"/>
          <w:sz w:val="24"/>
          <w:szCs w:val="24"/>
        </w:rPr>
        <w:t xml:space="preserve">PN </w:t>
      </w:r>
      <w:r w:rsidR="00804641" w:rsidRPr="000A61C9">
        <w:rPr>
          <w:rFonts w:ascii="Times New Roman" w:hAnsi="Times New Roman" w:cs="Times New Roman"/>
          <w:color w:val="000000" w:themeColor="text1"/>
          <w:sz w:val="24"/>
          <w:szCs w:val="24"/>
        </w:rPr>
        <w:t>outcomes</w:t>
      </w:r>
      <w:r w:rsidRPr="000A61C9">
        <w:rPr>
          <w:rFonts w:ascii="Times New Roman" w:hAnsi="Times New Roman" w:cs="Times New Roman"/>
          <w:color w:val="000000" w:themeColor="text1"/>
          <w:sz w:val="24"/>
          <w:szCs w:val="24"/>
        </w:rPr>
        <w:t xml:space="preserve"> </w:t>
      </w:r>
      <w:r w:rsidRPr="000A61C9">
        <w:rPr>
          <w:rFonts w:ascii="Times New Roman" w:hAnsi="Times New Roman" w:cs="Times New Roman"/>
          <w:color w:val="000000" w:themeColor="text1"/>
          <w:sz w:val="24"/>
          <w:szCs w:val="24"/>
        </w:rPr>
        <w:fldChar w:fldCharType="begin">
          <w:fldData xml:space="preserve">PEVuZE5vdGU+PENpdGU+PEF1dGhvcj5TYXZlbGllZmY8L0F1dGhvcj48WWVhcj4yMDI1PC9ZZWFy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</w:fldData>
        </w:fldChar>
      </w:r>
      <w:r w:rsidR="00A97651" w:rsidRPr="000A61C9">
        <w:rPr>
          <w:rFonts w:ascii="Times New Roman" w:hAnsi="Times New Roman" w:cs="Times New Roman"/>
          <w:color w:val="000000" w:themeColor="text1"/>
          <w:sz w:val="24"/>
          <w:szCs w:val="24"/>
        </w:rPr>
        <w:instrText xml:space="preserve"> ADDIN EN.CITE </w:instrText>
      </w:r>
      <w:r w:rsidR="00A97651" w:rsidRPr="000A61C9">
        <w:rPr>
          <w:rFonts w:ascii="Times New Roman" w:hAnsi="Times New Roman" w:cs="Times New Roman"/>
          <w:color w:val="000000" w:themeColor="text1"/>
          <w:sz w:val="24"/>
          <w:szCs w:val="24"/>
        </w:rPr>
        <w:fldChar w:fldCharType="begin">
          <w:fldData xml:space="preserve">PEVuZE5vdGU+PENpdGU+PEF1dGhvcj5TYXZlbGllZmY8L0F1dGhvcj48WWVhcj4yMDI1PC9ZZWFy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</w:fldData>
        </w:fldChar>
      </w:r>
      <w:r w:rsidR="00A97651" w:rsidRPr="000A61C9">
        <w:rPr>
          <w:rFonts w:ascii="Times New Roman" w:hAnsi="Times New Roman" w:cs="Times New Roman"/>
          <w:color w:val="000000" w:themeColor="text1"/>
          <w:sz w:val="24"/>
          <w:szCs w:val="24"/>
        </w:rPr>
        <w:instrText xml:space="preserve"> ADDIN EN.CITE.DATA </w:instrText>
      </w:r>
      <w:r w:rsidR="00A97651" w:rsidRPr="000A61C9">
        <w:rPr>
          <w:rFonts w:ascii="Times New Roman" w:hAnsi="Times New Roman" w:cs="Times New Roman"/>
          <w:color w:val="000000" w:themeColor="text1"/>
          <w:sz w:val="24"/>
          <w:szCs w:val="24"/>
        </w:rPr>
      </w:r>
      <w:r w:rsidR="00A97651" w:rsidRPr="000A61C9">
        <w:rPr>
          <w:rFonts w:ascii="Times New Roman" w:hAnsi="Times New Roman" w:cs="Times New Roman"/>
          <w:color w:val="000000" w:themeColor="text1"/>
          <w:sz w:val="24"/>
          <w:szCs w:val="24"/>
        </w:rPr>
        <w:fldChar w:fldCharType="end"/>
      </w:r>
      <w:r w:rsidRPr="000A61C9">
        <w:rPr>
          <w:rFonts w:ascii="Times New Roman" w:hAnsi="Times New Roman" w:cs="Times New Roman"/>
          <w:color w:val="000000" w:themeColor="text1"/>
          <w:sz w:val="24"/>
          <w:szCs w:val="24"/>
        </w:rPr>
      </w:r>
      <w:r w:rsidRPr="000A61C9">
        <w:rPr>
          <w:rFonts w:ascii="Times New Roman" w:hAnsi="Times New Roman" w:cs="Times New Roman"/>
          <w:color w:val="000000" w:themeColor="text1"/>
          <w:sz w:val="24"/>
          <w:szCs w:val="24"/>
        </w:rPr>
        <w:fldChar w:fldCharType="separate"/>
      </w:r>
      <w:r w:rsidR="00A97651" w:rsidRPr="000A61C9">
        <w:rPr>
          <w:rFonts w:ascii="Times New Roman" w:hAnsi="Times New Roman" w:cs="Times New Roman"/>
          <w:noProof/>
          <w:color w:val="000000" w:themeColor="text1"/>
          <w:sz w:val="24"/>
          <w:szCs w:val="24"/>
        </w:rPr>
        <w:t>[6]</w:t>
      </w:r>
      <w:r w:rsidRPr="000A61C9">
        <w:rPr>
          <w:rFonts w:ascii="Times New Roman" w:hAnsi="Times New Roman" w:cs="Times New Roman"/>
          <w:color w:val="000000" w:themeColor="text1"/>
          <w:sz w:val="24"/>
          <w:szCs w:val="24"/>
        </w:rPr>
        <w:fldChar w:fldCharType="end"/>
      </w:r>
      <w:r w:rsidR="0021356C" w:rsidRPr="000A61C9">
        <w:rPr>
          <w:rFonts w:ascii="Times New Roman" w:hAnsi="Times New Roman" w:cs="Times New Roman"/>
          <w:color w:val="000000" w:themeColor="text1"/>
          <w:sz w:val="24"/>
          <w:szCs w:val="24"/>
        </w:rPr>
        <w:t>.</w:t>
      </w:r>
      <w:r w:rsidR="00AA5F67" w:rsidRPr="000A61C9">
        <w:rPr>
          <w:rFonts w:ascii="Times New Roman" w:hAnsi="Times New Roman" w:cs="Times New Roman"/>
          <w:color w:val="000000" w:themeColor="text1"/>
          <w:sz w:val="24"/>
          <w:szCs w:val="24"/>
        </w:rPr>
        <w:t xml:space="preserve"> </w:t>
      </w:r>
      <w:del w:id="26" w:author="Feldman, Eva" w:date="2025-11-22T08:22:00Z" w16du:dateUtc="2025-11-22T13:22:00Z">
        <w:r w:rsidR="00A94148" w:rsidRPr="000A61C9" w:rsidDel="00980AD7">
          <w:rPr>
            <w:rFonts w:ascii="Times New Roman" w:hAnsi="Times New Roman" w:cs="Times New Roman"/>
            <w:color w:val="000000" w:themeColor="text1"/>
            <w:sz w:val="24"/>
            <w:szCs w:val="24"/>
          </w:rPr>
          <w:delText>In its latest position statement on diabetic PN, t</w:delText>
        </w:r>
        <w:r w:rsidR="00AA5F67" w:rsidRPr="000A61C9" w:rsidDel="00980AD7">
          <w:rPr>
            <w:rFonts w:ascii="Times New Roman" w:hAnsi="Times New Roman" w:cs="Times New Roman"/>
            <w:color w:val="000000" w:themeColor="text1"/>
            <w:sz w:val="24"/>
            <w:szCs w:val="24"/>
          </w:rPr>
          <w:delText>he</w:delText>
        </w:r>
      </w:del>
      <w:ins w:id="27" w:author="Feldman, Eva" w:date="2025-11-22T08:22:00Z" w16du:dateUtc="2025-11-22T13:22:00Z">
        <w:r w:rsidR="00980AD7">
          <w:rPr>
            <w:rFonts w:ascii="Times New Roman" w:hAnsi="Times New Roman" w:cs="Times New Roman"/>
            <w:color w:val="000000" w:themeColor="text1"/>
            <w:sz w:val="24"/>
            <w:szCs w:val="24"/>
          </w:rPr>
          <w:t>The</w:t>
        </w:r>
      </w:ins>
      <w:r w:rsidR="00AA5F67" w:rsidRPr="000A61C9">
        <w:rPr>
          <w:rFonts w:ascii="Times New Roman" w:hAnsi="Times New Roman" w:cs="Times New Roman"/>
          <w:color w:val="000000" w:themeColor="text1"/>
          <w:sz w:val="24"/>
          <w:szCs w:val="24"/>
        </w:rPr>
        <w:t xml:space="preserve"> American Diabetes Association</w:t>
      </w:r>
      <w:r w:rsidR="0021356C" w:rsidRPr="000A61C9">
        <w:rPr>
          <w:rFonts w:ascii="Times New Roman" w:hAnsi="Times New Roman" w:cs="Times New Roman"/>
          <w:color w:val="000000" w:themeColor="text1"/>
          <w:sz w:val="24"/>
          <w:szCs w:val="24"/>
        </w:rPr>
        <w:t xml:space="preserve"> </w:t>
      </w:r>
      <w:r w:rsidR="00AA5F67" w:rsidRPr="000A61C9">
        <w:rPr>
          <w:rFonts w:ascii="Times New Roman" w:hAnsi="Times New Roman" w:cs="Times New Roman"/>
          <w:color w:val="000000" w:themeColor="text1"/>
          <w:sz w:val="24"/>
          <w:szCs w:val="24"/>
        </w:rPr>
        <w:t>endorse</w:t>
      </w:r>
      <w:ins w:id="28" w:author="Feldman, Eva" w:date="2025-11-22T08:23:00Z" w16du:dateUtc="2025-11-22T13:23:00Z">
        <w:r w:rsidR="00A047F6">
          <w:rPr>
            <w:rFonts w:ascii="Times New Roman" w:hAnsi="Times New Roman" w:cs="Times New Roman"/>
            <w:color w:val="000000" w:themeColor="text1"/>
            <w:sz w:val="24"/>
            <w:szCs w:val="24"/>
          </w:rPr>
          <w:t>s</w:t>
        </w:r>
      </w:ins>
      <w:del w:id="29" w:author="Feldman, Eva" w:date="2025-11-22T08:22:00Z" w16du:dateUtc="2025-11-22T13:22:00Z">
        <w:r w:rsidR="00A94148" w:rsidRPr="000A61C9" w:rsidDel="00A047F6">
          <w:rPr>
            <w:rFonts w:ascii="Times New Roman" w:hAnsi="Times New Roman" w:cs="Times New Roman"/>
            <w:color w:val="000000" w:themeColor="text1"/>
            <w:sz w:val="24"/>
            <w:szCs w:val="24"/>
          </w:rPr>
          <w:delText>d</w:delText>
        </w:r>
      </w:del>
      <w:r w:rsidR="00A94148" w:rsidRPr="000A61C9">
        <w:rPr>
          <w:rFonts w:ascii="Times New Roman" w:hAnsi="Times New Roman" w:cs="Times New Roman"/>
          <w:color w:val="000000" w:themeColor="text1"/>
          <w:sz w:val="24"/>
          <w:szCs w:val="24"/>
        </w:rPr>
        <w:t xml:space="preserve"> weight loss</w:t>
      </w:r>
      <w:del w:id="30" w:author="Feldman, Eva" w:date="2025-11-22T08:22:00Z" w16du:dateUtc="2025-11-22T13:22:00Z">
        <w:r w:rsidR="00A94148" w:rsidRPr="000A61C9" w:rsidDel="00A047F6">
          <w:rPr>
            <w:rFonts w:ascii="Times New Roman" w:hAnsi="Times New Roman" w:cs="Times New Roman"/>
            <w:color w:val="000000" w:themeColor="text1"/>
            <w:sz w:val="24"/>
            <w:szCs w:val="24"/>
          </w:rPr>
          <w:delText>-promoting</w:delText>
        </w:r>
        <w:r w:rsidR="00AA5F67" w:rsidRPr="000A61C9" w:rsidDel="00A047F6">
          <w:rPr>
            <w:rFonts w:ascii="Times New Roman" w:hAnsi="Times New Roman" w:cs="Times New Roman"/>
            <w:color w:val="000000" w:themeColor="text1"/>
            <w:sz w:val="24"/>
            <w:szCs w:val="24"/>
          </w:rPr>
          <w:delText xml:space="preserve"> i</w:delText>
        </w:r>
        <w:r w:rsidR="00E67CAC" w:rsidRPr="000A61C9" w:rsidDel="00A047F6">
          <w:rPr>
            <w:rFonts w:ascii="Times New Roman" w:hAnsi="Times New Roman" w:cs="Times New Roman"/>
            <w:color w:val="000000" w:themeColor="text1"/>
            <w:sz w:val="24"/>
            <w:szCs w:val="24"/>
          </w:rPr>
          <w:delText>nterventions</w:delText>
        </w:r>
        <w:r w:rsidR="00A94148" w:rsidRPr="000A61C9" w:rsidDel="00A047F6">
          <w:rPr>
            <w:rFonts w:ascii="Times New Roman" w:hAnsi="Times New Roman" w:cs="Times New Roman"/>
            <w:color w:val="000000" w:themeColor="text1"/>
            <w:sz w:val="24"/>
            <w:szCs w:val="24"/>
          </w:rPr>
          <w:delText>,</w:delText>
        </w:r>
        <w:r w:rsidR="00E67CAC" w:rsidRPr="000A61C9" w:rsidDel="00A047F6">
          <w:rPr>
            <w:rFonts w:ascii="Times New Roman" w:hAnsi="Times New Roman" w:cs="Times New Roman"/>
            <w:color w:val="000000" w:themeColor="text1"/>
            <w:sz w:val="24"/>
            <w:szCs w:val="24"/>
          </w:rPr>
          <w:delText xml:space="preserve"> like</w:delText>
        </w:r>
        <w:r w:rsidR="00A91772" w:rsidRPr="000A61C9" w:rsidDel="00A047F6">
          <w:rPr>
            <w:rFonts w:ascii="Times New Roman" w:hAnsi="Times New Roman" w:cs="Times New Roman"/>
            <w:color w:val="000000" w:themeColor="text1"/>
            <w:sz w:val="24"/>
            <w:szCs w:val="24"/>
          </w:rPr>
          <w:delText xml:space="preserve"> </w:delText>
        </w:r>
        <w:r w:rsidR="005F1EE8" w:rsidRPr="000A61C9" w:rsidDel="00A047F6">
          <w:rPr>
            <w:rFonts w:ascii="Times New Roman" w:hAnsi="Times New Roman" w:cs="Times New Roman"/>
            <w:color w:val="000000" w:themeColor="text1"/>
            <w:sz w:val="24"/>
            <w:szCs w:val="24"/>
          </w:rPr>
          <w:delText>balanced</w:delText>
        </w:r>
        <w:r w:rsidR="00A91772" w:rsidRPr="000A61C9" w:rsidDel="00A047F6">
          <w:rPr>
            <w:rFonts w:ascii="Times New Roman" w:hAnsi="Times New Roman" w:cs="Times New Roman"/>
            <w:color w:val="000000" w:themeColor="text1"/>
            <w:sz w:val="24"/>
            <w:szCs w:val="24"/>
          </w:rPr>
          <w:delText xml:space="preserve"> diet</w:delText>
        </w:r>
        <w:r w:rsidR="00D85686" w:rsidRPr="000A61C9" w:rsidDel="00A047F6">
          <w:rPr>
            <w:rFonts w:ascii="Times New Roman" w:hAnsi="Times New Roman" w:cs="Times New Roman"/>
            <w:color w:val="000000" w:themeColor="text1"/>
            <w:sz w:val="24"/>
            <w:szCs w:val="24"/>
          </w:rPr>
          <w:delText>s</w:delText>
        </w:r>
      </w:del>
      <w:r w:rsidR="00A91772" w:rsidRPr="000A61C9">
        <w:rPr>
          <w:rFonts w:ascii="Times New Roman" w:hAnsi="Times New Roman" w:cs="Times New Roman"/>
          <w:color w:val="000000" w:themeColor="text1"/>
          <w:sz w:val="24"/>
          <w:szCs w:val="24"/>
        </w:rPr>
        <w:t xml:space="preserve"> and </w:t>
      </w:r>
      <w:r w:rsidR="005F1EE8" w:rsidRPr="000A61C9">
        <w:rPr>
          <w:rFonts w:ascii="Times New Roman" w:hAnsi="Times New Roman" w:cs="Times New Roman"/>
          <w:color w:val="000000" w:themeColor="text1"/>
          <w:sz w:val="24"/>
          <w:szCs w:val="24"/>
        </w:rPr>
        <w:t>regular exercise</w:t>
      </w:r>
      <w:del w:id="31" w:author="Feldman, Eva" w:date="2025-11-22T08:23:00Z" w16du:dateUtc="2025-11-22T13:23:00Z">
        <w:r w:rsidR="00AA5F67" w:rsidRPr="000A61C9" w:rsidDel="00A047F6">
          <w:rPr>
            <w:rFonts w:ascii="Times New Roman" w:hAnsi="Times New Roman" w:cs="Times New Roman"/>
            <w:color w:val="000000" w:themeColor="text1"/>
            <w:sz w:val="24"/>
            <w:szCs w:val="24"/>
          </w:rPr>
          <w:delText>,</w:delText>
        </w:r>
      </w:del>
      <w:r w:rsidR="005F1EE8" w:rsidRPr="000A61C9">
        <w:rPr>
          <w:rFonts w:ascii="Times New Roman" w:hAnsi="Times New Roman" w:cs="Times New Roman"/>
          <w:color w:val="000000" w:themeColor="text1"/>
          <w:sz w:val="24"/>
          <w:szCs w:val="24"/>
        </w:rPr>
        <w:t xml:space="preserve"> to mitigate</w:t>
      </w:r>
      <w:r w:rsidR="00A91772" w:rsidRPr="000A61C9">
        <w:rPr>
          <w:rFonts w:ascii="Times New Roman" w:hAnsi="Times New Roman" w:cs="Times New Roman"/>
          <w:color w:val="000000" w:themeColor="text1"/>
          <w:sz w:val="24"/>
          <w:szCs w:val="24"/>
        </w:rPr>
        <w:t xml:space="preserve"> obesity</w:t>
      </w:r>
      <w:r w:rsidR="00A94148" w:rsidRPr="000A61C9">
        <w:rPr>
          <w:rFonts w:ascii="Times New Roman" w:hAnsi="Times New Roman" w:cs="Times New Roman"/>
          <w:color w:val="000000" w:themeColor="text1"/>
          <w:sz w:val="24"/>
          <w:szCs w:val="24"/>
        </w:rPr>
        <w:t xml:space="preserve">, </w:t>
      </w:r>
      <w:r w:rsidR="005F1EE8" w:rsidRPr="000A61C9">
        <w:rPr>
          <w:rFonts w:ascii="Times New Roman" w:hAnsi="Times New Roman" w:cs="Times New Roman"/>
          <w:color w:val="000000" w:themeColor="text1"/>
          <w:sz w:val="24"/>
          <w:szCs w:val="24"/>
        </w:rPr>
        <w:t>enhance</w:t>
      </w:r>
      <w:r w:rsidR="00A91772" w:rsidRPr="000A61C9">
        <w:rPr>
          <w:rFonts w:ascii="Times New Roman" w:hAnsi="Times New Roman" w:cs="Times New Roman"/>
          <w:color w:val="000000" w:themeColor="text1"/>
          <w:sz w:val="24"/>
          <w:szCs w:val="24"/>
        </w:rPr>
        <w:t xml:space="preserve"> metabolic health</w:t>
      </w:r>
      <w:r w:rsidR="00A11255" w:rsidRPr="000A61C9">
        <w:rPr>
          <w:rFonts w:ascii="Times New Roman" w:hAnsi="Times New Roman" w:cs="Times New Roman"/>
          <w:color w:val="000000" w:themeColor="text1"/>
          <w:sz w:val="24"/>
          <w:szCs w:val="24"/>
        </w:rPr>
        <w:t xml:space="preserve"> </w:t>
      </w:r>
      <w:r w:rsidR="00D85686" w:rsidRPr="000A61C9">
        <w:rPr>
          <w:rFonts w:ascii="Times New Roman" w:hAnsi="Times New Roman" w:cs="Times New Roman"/>
          <w:color w:val="000000" w:themeColor="text1"/>
          <w:sz w:val="24"/>
          <w:szCs w:val="24"/>
        </w:rPr>
        <w:fldChar w:fldCharType="begin">
          <w:fldData xml:space="preserve">PEVuZE5vdGU+PENpdGU+PEF1dGhvcj5TYXZlbGllZmY8L0F1dGhvcj48WWVhcj4yMDI1PC9ZZWFy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</w:fldData>
        </w:fldChar>
      </w:r>
      <w:r w:rsidR="00A97651" w:rsidRPr="000A61C9">
        <w:rPr>
          <w:rFonts w:ascii="Times New Roman" w:hAnsi="Times New Roman" w:cs="Times New Roman"/>
          <w:color w:val="000000" w:themeColor="text1"/>
          <w:sz w:val="24"/>
          <w:szCs w:val="24"/>
        </w:rPr>
        <w:instrText xml:space="preserve"> ADDIN EN.CITE </w:instrText>
      </w:r>
      <w:r w:rsidR="00A97651" w:rsidRPr="000A61C9">
        <w:rPr>
          <w:rFonts w:ascii="Times New Roman" w:hAnsi="Times New Roman" w:cs="Times New Roman"/>
          <w:color w:val="000000" w:themeColor="text1"/>
          <w:sz w:val="24"/>
          <w:szCs w:val="24"/>
        </w:rPr>
        <w:fldChar w:fldCharType="begin">
          <w:fldData xml:space="preserve">PEVuZE5vdGU+PENpdGU+PEF1dGhvcj5TYXZlbGllZmY8L0F1dGhvcj48WWVhcj4yMDI1PC9ZZWFy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</w:fldData>
        </w:fldChar>
      </w:r>
      <w:r w:rsidR="00A97651" w:rsidRPr="000A61C9">
        <w:rPr>
          <w:rFonts w:ascii="Times New Roman" w:hAnsi="Times New Roman" w:cs="Times New Roman"/>
          <w:color w:val="000000" w:themeColor="text1"/>
          <w:sz w:val="24"/>
          <w:szCs w:val="24"/>
        </w:rPr>
        <w:instrText xml:space="preserve"> ADDIN EN.CITE.DATA </w:instrText>
      </w:r>
      <w:r w:rsidR="00A97651" w:rsidRPr="000A61C9">
        <w:rPr>
          <w:rFonts w:ascii="Times New Roman" w:hAnsi="Times New Roman" w:cs="Times New Roman"/>
          <w:color w:val="000000" w:themeColor="text1"/>
          <w:sz w:val="24"/>
          <w:szCs w:val="24"/>
        </w:rPr>
      </w:r>
      <w:r w:rsidR="00A97651" w:rsidRPr="000A61C9">
        <w:rPr>
          <w:rFonts w:ascii="Times New Roman" w:hAnsi="Times New Roman" w:cs="Times New Roman"/>
          <w:color w:val="000000" w:themeColor="text1"/>
          <w:sz w:val="24"/>
          <w:szCs w:val="24"/>
        </w:rPr>
        <w:fldChar w:fldCharType="end"/>
      </w:r>
      <w:r w:rsidR="00D85686" w:rsidRPr="000A61C9">
        <w:rPr>
          <w:rFonts w:ascii="Times New Roman" w:hAnsi="Times New Roman" w:cs="Times New Roman"/>
          <w:color w:val="000000" w:themeColor="text1"/>
          <w:sz w:val="24"/>
          <w:szCs w:val="24"/>
        </w:rPr>
      </w:r>
      <w:r w:rsidR="00D85686" w:rsidRPr="000A61C9">
        <w:rPr>
          <w:rFonts w:ascii="Times New Roman" w:hAnsi="Times New Roman" w:cs="Times New Roman"/>
          <w:color w:val="000000" w:themeColor="text1"/>
          <w:sz w:val="24"/>
          <w:szCs w:val="24"/>
        </w:rPr>
        <w:fldChar w:fldCharType="separate"/>
      </w:r>
      <w:r w:rsidR="00A97651" w:rsidRPr="000A61C9">
        <w:rPr>
          <w:rFonts w:ascii="Times New Roman" w:hAnsi="Times New Roman" w:cs="Times New Roman"/>
          <w:noProof/>
          <w:color w:val="000000" w:themeColor="text1"/>
          <w:sz w:val="24"/>
          <w:szCs w:val="24"/>
        </w:rPr>
        <w:t>[6]</w:t>
      </w:r>
      <w:r w:rsidR="00D85686" w:rsidRPr="000A61C9">
        <w:rPr>
          <w:rFonts w:ascii="Times New Roman" w:hAnsi="Times New Roman" w:cs="Times New Roman"/>
          <w:color w:val="000000" w:themeColor="text1"/>
          <w:sz w:val="24"/>
          <w:szCs w:val="24"/>
        </w:rPr>
        <w:fldChar w:fldCharType="end"/>
      </w:r>
      <w:r w:rsidR="00E36744" w:rsidRPr="000A61C9">
        <w:rPr>
          <w:rFonts w:ascii="Times New Roman" w:hAnsi="Times New Roman" w:cs="Times New Roman"/>
          <w:color w:val="000000" w:themeColor="text1"/>
          <w:sz w:val="24"/>
          <w:szCs w:val="24"/>
        </w:rPr>
        <w:t xml:space="preserve">, </w:t>
      </w:r>
      <w:r w:rsidR="00601A46" w:rsidRPr="000A61C9">
        <w:rPr>
          <w:rFonts w:ascii="Times New Roman" w:hAnsi="Times New Roman" w:cs="Times New Roman"/>
          <w:color w:val="000000" w:themeColor="text1"/>
          <w:sz w:val="24"/>
          <w:szCs w:val="24"/>
        </w:rPr>
        <w:t>and</w:t>
      </w:r>
      <w:r w:rsidR="00A91772" w:rsidRPr="000A61C9">
        <w:rPr>
          <w:rFonts w:ascii="Times New Roman" w:hAnsi="Times New Roman" w:cs="Times New Roman"/>
          <w:color w:val="000000" w:themeColor="text1"/>
          <w:sz w:val="24"/>
          <w:szCs w:val="24"/>
        </w:rPr>
        <w:t xml:space="preserve"> slo</w:t>
      </w:r>
      <w:r w:rsidR="00601A46" w:rsidRPr="000A61C9">
        <w:rPr>
          <w:rFonts w:ascii="Times New Roman" w:hAnsi="Times New Roman" w:cs="Times New Roman"/>
          <w:color w:val="000000" w:themeColor="text1"/>
          <w:sz w:val="24"/>
          <w:szCs w:val="24"/>
        </w:rPr>
        <w:t>w</w:t>
      </w:r>
      <w:r w:rsidR="00A91772" w:rsidRPr="000A61C9">
        <w:rPr>
          <w:rFonts w:ascii="Times New Roman" w:hAnsi="Times New Roman" w:cs="Times New Roman"/>
          <w:color w:val="000000" w:themeColor="text1"/>
          <w:sz w:val="24"/>
          <w:szCs w:val="24"/>
        </w:rPr>
        <w:t xml:space="preserve"> or revers</w:t>
      </w:r>
      <w:r w:rsidR="00601A46" w:rsidRPr="000A61C9">
        <w:rPr>
          <w:rFonts w:ascii="Times New Roman" w:hAnsi="Times New Roman" w:cs="Times New Roman"/>
          <w:color w:val="000000" w:themeColor="text1"/>
          <w:sz w:val="24"/>
          <w:szCs w:val="24"/>
        </w:rPr>
        <w:t>e</w:t>
      </w:r>
      <w:r w:rsidR="00A91772" w:rsidRPr="000A61C9">
        <w:rPr>
          <w:rFonts w:ascii="Times New Roman" w:hAnsi="Times New Roman" w:cs="Times New Roman"/>
          <w:color w:val="000000" w:themeColor="text1"/>
          <w:sz w:val="24"/>
          <w:szCs w:val="24"/>
        </w:rPr>
        <w:t xml:space="preserve"> PN</w:t>
      </w:r>
      <w:r w:rsidR="001219C4" w:rsidRPr="000A61C9">
        <w:rPr>
          <w:rFonts w:ascii="Times New Roman" w:hAnsi="Times New Roman" w:cs="Times New Roman"/>
          <w:color w:val="000000" w:themeColor="text1"/>
          <w:sz w:val="24"/>
          <w:szCs w:val="24"/>
        </w:rPr>
        <w:t xml:space="preserve"> in obese</w:t>
      </w:r>
      <w:r w:rsidR="009B13AA" w:rsidRPr="000A61C9">
        <w:rPr>
          <w:rFonts w:ascii="Times New Roman" w:hAnsi="Times New Roman" w:cs="Times New Roman"/>
          <w:color w:val="000000" w:themeColor="text1"/>
          <w:sz w:val="24"/>
          <w:szCs w:val="24"/>
        </w:rPr>
        <w:t>, prediabetic,</w:t>
      </w:r>
      <w:r w:rsidR="001219C4" w:rsidRPr="000A61C9">
        <w:rPr>
          <w:rFonts w:ascii="Times New Roman" w:hAnsi="Times New Roman" w:cs="Times New Roman"/>
          <w:color w:val="000000" w:themeColor="text1"/>
          <w:sz w:val="24"/>
          <w:szCs w:val="24"/>
        </w:rPr>
        <w:t xml:space="preserve"> and type 2 diabetic patients</w:t>
      </w:r>
      <w:r w:rsidR="00A11255" w:rsidRPr="000A61C9">
        <w:rPr>
          <w:rFonts w:ascii="Times New Roman" w:hAnsi="Times New Roman" w:cs="Times New Roman"/>
          <w:color w:val="000000" w:themeColor="text1"/>
          <w:sz w:val="24"/>
          <w:szCs w:val="24"/>
        </w:rPr>
        <w:t xml:space="preserve"> </w:t>
      </w:r>
      <w:r w:rsidR="00A11255" w:rsidRPr="000A61C9">
        <w:rPr>
          <w:rFonts w:ascii="Times New Roman" w:hAnsi="Times New Roman" w:cs="Times New Roman"/>
          <w:color w:val="000000" w:themeColor="text1"/>
          <w:sz w:val="24"/>
          <w:szCs w:val="24"/>
        </w:rPr>
        <w:fldChar w:fldCharType="begin">
          <w:fldData xml:space="preserve">PEVuZE5vdGU+PENpdGU+PEF1dGhvcj5Qb3AtQnVzdWk8L0F1dGhvcj48WWVhcj4yMDE3PC9ZZWFy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</w:fldData>
        </w:fldChar>
      </w:r>
      <w:r w:rsidR="00D65C90">
        <w:rPr>
          <w:rFonts w:ascii="Times New Roman" w:hAnsi="Times New Roman" w:cs="Times New Roman"/>
          <w:color w:val="000000" w:themeColor="text1"/>
          <w:sz w:val="24"/>
          <w:szCs w:val="24"/>
        </w:rPr>
        <w:instrText xml:space="preserve"> ADDIN EN.CITE </w:instrText>
      </w:r>
      <w:r w:rsidR="00D65C90">
        <w:rPr>
          <w:rFonts w:ascii="Times New Roman" w:hAnsi="Times New Roman" w:cs="Times New Roman"/>
          <w:color w:val="000000" w:themeColor="text1"/>
          <w:sz w:val="24"/>
          <w:szCs w:val="24"/>
        </w:rPr>
        <w:fldChar w:fldCharType="begin">
          <w:fldData xml:space="preserve">PEVuZE5vdGU+PENpdGU+PEF1dGhvcj5Qb3AtQnVzdWk8L0F1dGhvcj48WWVhcj4yMDE3PC9ZZWFy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</w:fldData>
        </w:fldChar>
      </w:r>
      <w:r w:rsidR="00D65C90">
        <w:rPr>
          <w:rFonts w:ascii="Times New Roman" w:hAnsi="Times New Roman" w:cs="Times New Roman"/>
          <w:color w:val="000000" w:themeColor="text1"/>
          <w:sz w:val="24"/>
          <w:szCs w:val="24"/>
        </w:rPr>
        <w:instrText xml:space="preserve"> ADDIN EN.CITE.DATA </w:instrText>
      </w:r>
      <w:r w:rsidR="00D65C90">
        <w:rPr>
          <w:rFonts w:ascii="Times New Roman" w:hAnsi="Times New Roman" w:cs="Times New Roman"/>
          <w:color w:val="000000" w:themeColor="text1"/>
          <w:sz w:val="24"/>
          <w:szCs w:val="24"/>
        </w:rPr>
      </w:r>
      <w:r w:rsidR="00D65C90">
        <w:rPr>
          <w:rFonts w:ascii="Times New Roman" w:hAnsi="Times New Roman" w:cs="Times New Roman"/>
          <w:color w:val="000000" w:themeColor="text1"/>
          <w:sz w:val="24"/>
          <w:szCs w:val="24"/>
        </w:rPr>
        <w:fldChar w:fldCharType="end"/>
      </w:r>
      <w:r w:rsidR="00A11255" w:rsidRPr="000A61C9">
        <w:rPr>
          <w:rFonts w:ascii="Times New Roman" w:hAnsi="Times New Roman" w:cs="Times New Roman"/>
          <w:color w:val="000000" w:themeColor="text1"/>
          <w:sz w:val="24"/>
          <w:szCs w:val="24"/>
        </w:rPr>
      </w:r>
      <w:r w:rsidR="00A11255" w:rsidRPr="000A61C9">
        <w:rPr>
          <w:rFonts w:ascii="Times New Roman" w:hAnsi="Times New Roman" w:cs="Times New Roman"/>
          <w:color w:val="000000" w:themeColor="text1"/>
          <w:sz w:val="24"/>
          <w:szCs w:val="24"/>
        </w:rPr>
        <w:fldChar w:fldCharType="separate"/>
      </w:r>
      <w:r w:rsidR="00D65C90">
        <w:rPr>
          <w:rFonts w:ascii="Times New Roman" w:hAnsi="Times New Roman" w:cs="Times New Roman"/>
          <w:noProof/>
          <w:color w:val="000000" w:themeColor="text1"/>
          <w:sz w:val="24"/>
          <w:szCs w:val="24"/>
        </w:rPr>
        <w:t>[7]</w:t>
      </w:r>
      <w:r w:rsidR="00A11255" w:rsidRPr="000A61C9">
        <w:rPr>
          <w:rFonts w:ascii="Times New Roman" w:hAnsi="Times New Roman" w:cs="Times New Roman"/>
          <w:color w:val="000000" w:themeColor="text1"/>
          <w:sz w:val="24"/>
          <w:szCs w:val="24"/>
        </w:rPr>
        <w:fldChar w:fldCharType="end"/>
      </w:r>
      <w:r w:rsidR="00A91772" w:rsidRPr="000A61C9">
        <w:rPr>
          <w:rFonts w:ascii="Times New Roman" w:hAnsi="Times New Roman" w:cs="Times New Roman"/>
          <w:color w:val="000000" w:themeColor="text1"/>
          <w:sz w:val="24"/>
          <w:szCs w:val="24"/>
        </w:rPr>
        <w:t xml:space="preserve">. </w:t>
      </w:r>
      <w:del w:id="32" w:author="Feldman, Eva" w:date="2025-11-22T08:24:00Z" w16du:dateUtc="2025-11-22T13:24:00Z">
        <w:r w:rsidR="00A91772" w:rsidRPr="000A61C9" w:rsidDel="00321EF5">
          <w:rPr>
            <w:rFonts w:ascii="Times New Roman" w:hAnsi="Times New Roman" w:cs="Times New Roman"/>
            <w:color w:val="000000" w:themeColor="text1"/>
            <w:sz w:val="24"/>
            <w:szCs w:val="24"/>
          </w:rPr>
          <w:delText xml:space="preserve">Indeed, </w:delText>
        </w:r>
        <w:r w:rsidR="00CE3741" w:rsidDel="00321EF5">
          <w:rPr>
            <w:rFonts w:ascii="Times New Roman" w:hAnsi="Times New Roman" w:cs="Times New Roman"/>
            <w:color w:val="000000" w:themeColor="text1"/>
            <w:sz w:val="24"/>
            <w:szCs w:val="24"/>
          </w:rPr>
          <w:delText xml:space="preserve">in clinical studies, </w:delText>
        </w:r>
      </w:del>
      <w:ins w:id="33" w:author="Feldman, Eva" w:date="2025-11-22T08:24:00Z" w16du:dateUtc="2025-11-22T13:24:00Z">
        <w:r w:rsidR="00321EF5">
          <w:rPr>
            <w:rFonts w:ascii="Times New Roman" w:hAnsi="Times New Roman" w:cs="Times New Roman"/>
            <w:color w:val="000000" w:themeColor="text1"/>
            <w:sz w:val="24"/>
            <w:szCs w:val="24"/>
          </w:rPr>
          <w:t xml:space="preserve">Clinical studies report </w:t>
        </w:r>
      </w:ins>
      <w:r w:rsidR="00A91772" w:rsidRPr="000A61C9">
        <w:rPr>
          <w:rFonts w:ascii="Times New Roman" w:hAnsi="Times New Roman" w:cs="Times New Roman"/>
          <w:color w:val="000000" w:themeColor="text1"/>
          <w:sz w:val="24"/>
          <w:szCs w:val="24"/>
        </w:rPr>
        <w:t xml:space="preserve">exercise </w:t>
      </w:r>
      <w:r w:rsidR="00CF6ADD" w:rsidRPr="000A61C9">
        <w:rPr>
          <w:rFonts w:ascii="Times New Roman" w:hAnsi="Times New Roman" w:cs="Times New Roman"/>
          <w:color w:val="000000" w:themeColor="text1"/>
          <w:sz w:val="24"/>
          <w:szCs w:val="24"/>
        </w:rPr>
        <w:t xml:space="preserve">(EX) </w:t>
      </w:r>
      <w:r w:rsidR="00D85686" w:rsidRPr="000A61C9">
        <w:rPr>
          <w:rFonts w:ascii="Times New Roman" w:hAnsi="Times New Roman" w:cs="Times New Roman"/>
          <w:color w:val="000000" w:themeColor="text1"/>
          <w:sz w:val="24"/>
          <w:szCs w:val="24"/>
        </w:rPr>
        <w:fldChar w:fldCharType="begin">
          <w:fldData xml:space="preserve">PEVuZE5vdGU+PENpdGU+PEF1dGhvcj5TYXZlbGllZmY8L0F1dGhvcj48WWVhcj4yMDI1PC9ZZWFy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</w:fldData>
        </w:fldChar>
      </w:r>
      <w:r w:rsidR="00D65C90">
        <w:rPr>
          <w:rFonts w:ascii="Times New Roman" w:hAnsi="Times New Roman" w:cs="Times New Roman"/>
          <w:color w:val="000000" w:themeColor="text1"/>
          <w:sz w:val="24"/>
          <w:szCs w:val="24"/>
        </w:rPr>
        <w:instrText xml:space="preserve"> ADDIN EN.CITE </w:instrText>
      </w:r>
      <w:r w:rsidR="00D65C90">
        <w:rPr>
          <w:rFonts w:ascii="Times New Roman" w:hAnsi="Times New Roman" w:cs="Times New Roman"/>
          <w:color w:val="000000" w:themeColor="text1"/>
          <w:sz w:val="24"/>
          <w:szCs w:val="24"/>
        </w:rPr>
        <w:fldChar w:fldCharType="begin">
          <w:fldData xml:space="preserve">PEVuZE5vdGU+PENpdGU+PEF1dGhvcj5TYXZlbGllZmY8L0F1dGhvcj48WWVhcj4yMDI1PC9ZZWFy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</w:fldData>
        </w:fldChar>
      </w:r>
      <w:r w:rsidR="00D65C90">
        <w:rPr>
          <w:rFonts w:ascii="Times New Roman" w:hAnsi="Times New Roman" w:cs="Times New Roman"/>
          <w:color w:val="000000" w:themeColor="text1"/>
          <w:sz w:val="24"/>
          <w:szCs w:val="24"/>
        </w:rPr>
        <w:instrText xml:space="preserve"> ADDIN EN.CITE.DATA </w:instrText>
      </w:r>
      <w:r w:rsidR="00D65C90">
        <w:rPr>
          <w:rFonts w:ascii="Times New Roman" w:hAnsi="Times New Roman" w:cs="Times New Roman"/>
          <w:color w:val="000000" w:themeColor="text1"/>
          <w:sz w:val="24"/>
          <w:szCs w:val="24"/>
        </w:rPr>
      </w:r>
      <w:r w:rsidR="00D65C90">
        <w:rPr>
          <w:rFonts w:ascii="Times New Roman" w:hAnsi="Times New Roman" w:cs="Times New Roman"/>
          <w:color w:val="000000" w:themeColor="text1"/>
          <w:sz w:val="24"/>
          <w:szCs w:val="24"/>
        </w:rPr>
        <w:fldChar w:fldCharType="end"/>
      </w:r>
      <w:r w:rsidR="00D85686" w:rsidRPr="000A61C9">
        <w:rPr>
          <w:rFonts w:ascii="Times New Roman" w:hAnsi="Times New Roman" w:cs="Times New Roman"/>
          <w:color w:val="000000" w:themeColor="text1"/>
          <w:sz w:val="24"/>
          <w:szCs w:val="24"/>
        </w:rPr>
      </w:r>
      <w:r w:rsidR="00D85686" w:rsidRPr="000A61C9">
        <w:rPr>
          <w:rFonts w:ascii="Times New Roman" w:hAnsi="Times New Roman" w:cs="Times New Roman"/>
          <w:color w:val="000000" w:themeColor="text1"/>
          <w:sz w:val="24"/>
          <w:szCs w:val="24"/>
        </w:rPr>
        <w:fldChar w:fldCharType="separate"/>
      </w:r>
      <w:r w:rsidR="00D65C90">
        <w:rPr>
          <w:rFonts w:ascii="Times New Roman" w:hAnsi="Times New Roman" w:cs="Times New Roman"/>
          <w:noProof/>
          <w:color w:val="000000" w:themeColor="text1"/>
          <w:sz w:val="24"/>
          <w:szCs w:val="24"/>
        </w:rPr>
        <w:t>[6, 8]</w:t>
      </w:r>
      <w:r w:rsidR="00D85686" w:rsidRPr="000A61C9">
        <w:rPr>
          <w:rFonts w:ascii="Times New Roman" w:hAnsi="Times New Roman" w:cs="Times New Roman"/>
          <w:color w:val="000000" w:themeColor="text1"/>
          <w:sz w:val="24"/>
          <w:szCs w:val="24"/>
        </w:rPr>
        <w:fldChar w:fldCharType="end"/>
      </w:r>
      <w:r w:rsidR="00A842DB" w:rsidRPr="000A61C9">
        <w:rPr>
          <w:rFonts w:ascii="Times New Roman" w:hAnsi="Times New Roman" w:cs="Times New Roman"/>
          <w:color w:val="000000" w:themeColor="text1"/>
          <w:sz w:val="24"/>
          <w:szCs w:val="24"/>
        </w:rPr>
        <w:t xml:space="preserve">, diets </w:t>
      </w:r>
      <w:r w:rsidR="00A842DB" w:rsidRPr="000A61C9">
        <w:rPr>
          <w:rFonts w:ascii="Times New Roman" w:hAnsi="Times New Roman" w:cs="Times New Roman"/>
          <w:color w:val="000000" w:themeColor="text1"/>
          <w:sz w:val="24"/>
          <w:szCs w:val="24"/>
        </w:rPr>
        <w:fldChar w:fldCharType="begin">
          <w:fldData xml:space="preserve">PEVuZE5vdGU+PENpdGU+PEF1dGhvcj5DYWxsYWdoYW48L0F1dGhvcj48WWVhcj4yMDIxPC9ZZWFy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==
</w:fldData>
        </w:fldChar>
      </w:r>
      <w:r w:rsidR="00D65C90">
        <w:rPr>
          <w:rFonts w:ascii="Times New Roman" w:hAnsi="Times New Roman" w:cs="Times New Roman"/>
          <w:color w:val="000000" w:themeColor="text1"/>
          <w:sz w:val="24"/>
          <w:szCs w:val="24"/>
        </w:rPr>
        <w:instrText xml:space="preserve"> ADDIN EN.CITE </w:instrText>
      </w:r>
      <w:r w:rsidR="00D65C90">
        <w:rPr>
          <w:rFonts w:ascii="Times New Roman" w:hAnsi="Times New Roman" w:cs="Times New Roman"/>
          <w:color w:val="000000" w:themeColor="text1"/>
          <w:sz w:val="24"/>
          <w:szCs w:val="24"/>
        </w:rPr>
        <w:fldChar w:fldCharType="begin">
          <w:fldData xml:space="preserve">PEVuZE5vdGU+PENpdGU+PEF1dGhvcj5DYWxsYWdoYW48L0F1dGhvcj48WWVhcj4yMDIxPC9ZZWFy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==
</w:fldData>
        </w:fldChar>
      </w:r>
      <w:r w:rsidR="00D65C90">
        <w:rPr>
          <w:rFonts w:ascii="Times New Roman" w:hAnsi="Times New Roman" w:cs="Times New Roman"/>
          <w:color w:val="000000" w:themeColor="text1"/>
          <w:sz w:val="24"/>
          <w:szCs w:val="24"/>
        </w:rPr>
        <w:instrText xml:space="preserve"> ADDIN EN.CITE.DATA </w:instrText>
      </w:r>
      <w:r w:rsidR="00D65C90">
        <w:rPr>
          <w:rFonts w:ascii="Times New Roman" w:hAnsi="Times New Roman" w:cs="Times New Roman"/>
          <w:color w:val="000000" w:themeColor="text1"/>
          <w:sz w:val="24"/>
          <w:szCs w:val="24"/>
        </w:rPr>
      </w:r>
      <w:r w:rsidR="00D65C90">
        <w:rPr>
          <w:rFonts w:ascii="Times New Roman" w:hAnsi="Times New Roman" w:cs="Times New Roman"/>
          <w:color w:val="000000" w:themeColor="text1"/>
          <w:sz w:val="24"/>
          <w:szCs w:val="24"/>
        </w:rPr>
        <w:fldChar w:fldCharType="end"/>
      </w:r>
      <w:r w:rsidR="00A842DB" w:rsidRPr="000A61C9">
        <w:rPr>
          <w:rFonts w:ascii="Times New Roman" w:hAnsi="Times New Roman" w:cs="Times New Roman"/>
          <w:color w:val="000000" w:themeColor="text1"/>
          <w:sz w:val="24"/>
          <w:szCs w:val="24"/>
        </w:rPr>
      </w:r>
      <w:r w:rsidR="00A842DB" w:rsidRPr="000A61C9">
        <w:rPr>
          <w:rFonts w:ascii="Times New Roman" w:hAnsi="Times New Roman" w:cs="Times New Roman"/>
          <w:color w:val="000000" w:themeColor="text1"/>
          <w:sz w:val="24"/>
          <w:szCs w:val="24"/>
        </w:rPr>
        <w:fldChar w:fldCharType="separate"/>
      </w:r>
      <w:r w:rsidR="00D65C90">
        <w:rPr>
          <w:rFonts w:ascii="Times New Roman" w:hAnsi="Times New Roman" w:cs="Times New Roman"/>
          <w:noProof/>
          <w:color w:val="000000" w:themeColor="text1"/>
          <w:sz w:val="24"/>
          <w:szCs w:val="24"/>
        </w:rPr>
        <w:t>[9, 10]</w:t>
      </w:r>
      <w:r w:rsidR="00A842DB" w:rsidRPr="000A61C9">
        <w:rPr>
          <w:rFonts w:ascii="Times New Roman" w:hAnsi="Times New Roman" w:cs="Times New Roman"/>
          <w:color w:val="000000" w:themeColor="text1"/>
          <w:sz w:val="24"/>
          <w:szCs w:val="24"/>
        </w:rPr>
        <w:fldChar w:fldCharType="end"/>
      </w:r>
      <w:r w:rsidR="00A842DB" w:rsidRPr="000A61C9">
        <w:rPr>
          <w:rFonts w:ascii="Times New Roman" w:hAnsi="Times New Roman" w:cs="Times New Roman"/>
          <w:color w:val="000000" w:themeColor="text1"/>
          <w:sz w:val="24"/>
          <w:szCs w:val="24"/>
        </w:rPr>
        <w:t xml:space="preserve"> and </w:t>
      </w:r>
      <w:r w:rsidR="00A91772" w:rsidRPr="000A61C9">
        <w:rPr>
          <w:rFonts w:ascii="Times New Roman" w:hAnsi="Times New Roman" w:cs="Times New Roman"/>
          <w:color w:val="000000" w:themeColor="text1"/>
          <w:sz w:val="24"/>
          <w:szCs w:val="24"/>
        </w:rPr>
        <w:t xml:space="preserve">combined </w:t>
      </w:r>
      <w:r w:rsidR="00A842DB" w:rsidRPr="000A61C9">
        <w:rPr>
          <w:rFonts w:ascii="Times New Roman" w:hAnsi="Times New Roman" w:cs="Times New Roman"/>
          <w:color w:val="000000" w:themeColor="text1"/>
          <w:sz w:val="24"/>
          <w:szCs w:val="24"/>
        </w:rPr>
        <w:t xml:space="preserve">EX and </w:t>
      </w:r>
      <w:r w:rsidR="00A91772" w:rsidRPr="000A61C9">
        <w:rPr>
          <w:rFonts w:ascii="Times New Roman" w:hAnsi="Times New Roman" w:cs="Times New Roman"/>
          <w:color w:val="000000" w:themeColor="text1"/>
          <w:sz w:val="24"/>
          <w:szCs w:val="24"/>
        </w:rPr>
        <w:t>diet</w:t>
      </w:r>
      <w:r w:rsidR="00870039" w:rsidRPr="000A61C9">
        <w:rPr>
          <w:rFonts w:ascii="Times New Roman" w:hAnsi="Times New Roman" w:cs="Times New Roman"/>
          <w:color w:val="000000" w:themeColor="text1"/>
          <w:sz w:val="24"/>
          <w:szCs w:val="24"/>
        </w:rPr>
        <w:t xml:space="preserve"> </w:t>
      </w:r>
      <w:r w:rsidR="00A91772" w:rsidRPr="000A61C9">
        <w:rPr>
          <w:rFonts w:ascii="Times New Roman" w:hAnsi="Times New Roman" w:cs="Times New Roman"/>
          <w:color w:val="000000" w:themeColor="text1"/>
          <w:sz w:val="24"/>
          <w:szCs w:val="24"/>
        </w:rPr>
        <w:fldChar w:fldCharType="begin">
          <w:fldData xml:space="preserve">PEVuZE5vdGU+PENpdGU+PEF1dGhvcj5TbWl0aDwvQXV0aG9yPjxZZWFyPjIwMDY8L1llYXI+PFJl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</w:fldData>
        </w:fldChar>
      </w:r>
      <w:r w:rsidR="00D65C90">
        <w:rPr>
          <w:rFonts w:ascii="Times New Roman" w:hAnsi="Times New Roman" w:cs="Times New Roman"/>
          <w:color w:val="000000" w:themeColor="text1"/>
          <w:sz w:val="24"/>
          <w:szCs w:val="24"/>
        </w:rPr>
        <w:instrText xml:space="preserve"> ADDIN EN.CITE </w:instrText>
      </w:r>
      <w:r w:rsidR="00D65C90">
        <w:rPr>
          <w:rFonts w:ascii="Times New Roman" w:hAnsi="Times New Roman" w:cs="Times New Roman"/>
          <w:color w:val="000000" w:themeColor="text1"/>
          <w:sz w:val="24"/>
          <w:szCs w:val="24"/>
        </w:rPr>
        <w:fldChar w:fldCharType="begin">
          <w:fldData xml:space="preserve">PEVuZE5vdGU+PENpdGU+PEF1dGhvcj5TbWl0aDwvQXV0aG9yPjxZZWFyPjIwMDY8L1llYXI+PFJl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</w:fldData>
        </w:fldChar>
      </w:r>
      <w:r w:rsidR="00D65C90">
        <w:rPr>
          <w:rFonts w:ascii="Times New Roman" w:hAnsi="Times New Roman" w:cs="Times New Roman"/>
          <w:color w:val="000000" w:themeColor="text1"/>
          <w:sz w:val="24"/>
          <w:szCs w:val="24"/>
        </w:rPr>
        <w:instrText xml:space="preserve"> ADDIN EN.CITE.DATA </w:instrText>
      </w:r>
      <w:r w:rsidR="00D65C90">
        <w:rPr>
          <w:rFonts w:ascii="Times New Roman" w:hAnsi="Times New Roman" w:cs="Times New Roman"/>
          <w:color w:val="000000" w:themeColor="text1"/>
          <w:sz w:val="24"/>
          <w:szCs w:val="24"/>
        </w:rPr>
      </w:r>
      <w:r w:rsidR="00D65C90">
        <w:rPr>
          <w:rFonts w:ascii="Times New Roman" w:hAnsi="Times New Roman" w:cs="Times New Roman"/>
          <w:color w:val="000000" w:themeColor="text1"/>
          <w:sz w:val="24"/>
          <w:szCs w:val="24"/>
        </w:rPr>
        <w:fldChar w:fldCharType="end"/>
      </w:r>
      <w:r w:rsidR="00A91772" w:rsidRPr="000A61C9">
        <w:rPr>
          <w:rFonts w:ascii="Times New Roman" w:hAnsi="Times New Roman" w:cs="Times New Roman"/>
          <w:color w:val="000000" w:themeColor="text1"/>
          <w:sz w:val="24"/>
          <w:szCs w:val="24"/>
        </w:rPr>
      </w:r>
      <w:r w:rsidR="00A91772" w:rsidRPr="000A61C9">
        <w:rPr>
          <w:rFonts w:ascii="Times New Roman" w:hAnsi="Times New Roman" w:cs="Times New Roman"/>
          <w:color w:val="000000" w:themeColor="text1"/>
          <w:sz w:val="24"/>
          <w:szCs w:val="24"/>
        </w:rPr>
        <w:fldChar w:fldCharType="separate"/>
      </w:r>
      <w:r w:rsidR="00D65C90">
        <w:rPr>
          <w:rFonts w:ascii="Times New Roman" w:hAnsi="Times New Roman" w:cs="Times New Roman"/>
          <w:noProof/>
          <w:color w:val="000000" w:themeColor="text1"/>
          <w:sz w:val="24"/>
          <w:szCs w:val="24"/>
        </w:rPr>
        <w:t>[11]</w:t>
      </w:r>
      <w:r w:rsidR="00A91772" w:rsidRPr="000A61C9">
        <w:rPr>
          <w:rFonts w:ascii="Times New Roman" w:hAnsi="Times New Roman" w:cs="Times New Roman"/>
          <w:color w:val="000000" w:themeColor="text1"/>
          <w:sz w:val="24"/>
          <w:szCs w:val="24"/>
        </w:rPr>
        <w:fldChar w:fldCharType="end"/>
      </w:r>
      <w:r w:rsidR="00A842DB" w:rsidRPr="000A61C9">
        <w:rPr>
          <w:rFonts w:ascii="Times New Roman" w:hAnsi="Times New Roman" w:cs="Times New Roman"/>
          <w:color w:val="000000" w:themeColor="text1"/>
          <w:sz w:val="24"/>
          <w:szCs w:val="24"/>
        </w:rPr>
        <w:t xml:space="preserve"> interventions</w:t>
      </w:r>
      <w:r w:rsidR="00A91772" w:rsidRPr="000A61C9">
        <w:rPr>
          <w:rFonts w:ascii="Times New Roman" w:hAnsi="Times New Roman" w:cs="Times New Roman"/>
          <w:color w:val="000000" w:themeColor="text1"/>
          <w:sz w:val="24"/>
          <w:szCs w:val="24"/>
        </w:rPr>
        <w:t xml:space="preserve"> </w:t>
      </w:r>
      <w:r w:rsidR="005F1EE8" w:rsidRPr="000A61C9">
        <w:rPr>
          <w:rFonts w:ascii="Times New Roman" w:hAnsi="Times New Roman" w:cs="Times New Roman"/>
          <w:color w:val="000000" w:themeColor="text1"/>
          <w:sz w:val="24"/>
          <w:szCs w:val="24"/>
        </w:rPr>
        <w:t xml:space="preserve">improve </w:t>
      </w:r>
      <w:r w:rsidR="00A94148" w:rsidRPr="000A61C9">
        <w:rPr>
          <w:rFonts w:ascii="Times New Roman" w:hAnsi="Times New Roman" w:cs="Times New Roman"/>
          <w:color w:val="000000" w:themeColor="text1"/>
          <w:sz w:val="24"/>
          <w:szCs w:val="24"/>
        </w:rPr>
        <w:t xml:space="preserve">nerve </w:t>
      </w:r>
      <w:r w:rsidR="005F1EE8" w:rsidRPr="000A61C9">
        <w:rPr>
          <w:rFonts w:ascii="Times New Roman" w:hAnsi="Times New Roman" w:cs="Times New Roman"/>
          <w:color w:val="000000" w:themeColor="text1"/>
          <w:sz w:val="24"/>
          <w:szCs w:val="24"/>
        </w:rPr>
        <w:t>outcomes</w:t>
      </w:r>
      <w:r w:rsidR="00A842DB" w:rsidRPr="000A61C9">
        <w:rPr>
          <w:rFonts w:ascii="Times New Roman" w:hAnsi="Times New Roman" w:cs="Times New Roman"/>
          <w:color w:val="000000" w:themeColor="text1"/>
          <w:sz w:val="24"/>
          <w:szCs w:val="24"/>
        </w:rPr>
        <w:t>,</w:t>
      </w:r>
      <w:r w:rsidR="00A91772" w:rsidRPr="000A61C9">
        <w:rPr>
          <w:rFonts w:ascii="Times New Roman" w:hAnsi="Times New Roman" w:cs="Times New Roman"/>
          <w:color w:val="000000" w:themeColor="text1"/>
          <w:sz w:val="24"/>
          <w:szCs w:val="24"/>
        </w:rPr>
        <w:t xml:space="preserve"> </w:t>
      </w:r>
      <w:r w:rsidR="00A842DB" w:rsidRPr="000A61C9">
        <w:rPr>
          <w:rFonts w:ascii="Times New Roman" w:hAnsi="Times New Roman" w:cs="Times New Roman"/>
          <w:color w:val="000000" w:themeColor="text1"/>
          <w:sz w:val="24"/>
          <w:szCs w:val="24"/>
        </w:rPr>
        <w:t xml:space="preserve">symptoms, </w:t>
      </w:r>
      <w:r w:rsidR="00A91772" w:rsidRPr="000A61C9">
        <w:rPr>
          <w:rFonts w:ascii="Times New Roman" w:hAnsi="Times New Roman" w:cs="Times New Roman"/>
          <w:color w:val="000000" w:themeColor="text1"/>
          <w:sz w:val="24"/>
          <w:szCs w:val="24"/>
        </w:rPr>
        <w:t xml:space="preserve">and pain in patients with </w:t>
      </w:r>
      <w:r w:rsidR="00CE3741">
        <w:rPr>
          <w:rFonts w:ascii="Times New Roman" w:hAnsi="Times New Roman" w:cs="Times New Roman"/>
          <w:color w:val="000000" w:themeColor="text1"/>
          <w:sz w:val="24"/>
          <w:szCs w:val="24"/>
        </w:rPr>
        <w:t>obesity and prediabetes</w:t>
      </w:r>
      <w:r w:rsidR="00A91772" w:rsidRPr="000A61C9">
        <w:rPr>
          <w:rFonts w:ascii="Times New Roman" w:hAnsi="Times New Roman" w:cs="Times New Roman"/>
          <w:color w:val="000000" w:themeColor="text1"/>
          <w:sz w:val="24"/>
          <w:szCs w:val="24"/>
        </w:rPr>
        <w:t xml:space="preserve">. </w:t>
      </w:r>
      <w:r w:rsidR="003C0996">
        <w:rPr>
          <w:rFonts w:ascii="Times New Roman" w:hAnsi="Times New Roman" w:cs="Times New Roman"/>
          <w:color w:val="000000" w:themeColor="text1"/>
          <w:sz w:val="24"/>
          <w:szCs w:val="24"/>
        </w:rPr>
        <w:t>E</w:t>
      </w:r>
      <w:commentRangeStart w:id="34"/>
      <w:r w:rsidR="003C0996">
        <w:rPr>
          <w:rFonts w:ascii="Times New Roman" w:hAnsi="Times New Roman" w:cs="Times New Roman"/>
          <w:color w:val="000000" w:themeColor="text1"/>
          <w:sz w:val="24"/>
          <w:szCs w:val="24"/>
        </w:rPr>
        <w:t xml:space="preserve">arly intervention </w:t>
      </w:r>
      <w:del w:id="35" w:author="Feldman, Eva" w:date="2025-11-22T08:32:00Z" w16du:dateUtc="2025-11-22T13:32:00Z">
        <w:r w:rsidR="003C0996" w:rsidDel="002C58F8">
          <w:rPr>
            <w:rFonts w:ascii="Times New Roman" w:hAnsi="Times New Roman" w:cs="Times New Roman"/>
            <w:color w:val="000000" w:themeColor="text1"/>
            <w:sz w:val="24"/>
            <w:szCs w:val="24"/>
          </w:rPr>
          <w:delText>may be key since evidence, to date,</w:delText>
        </w:r>
      </w:del>
      <w:ins w:id="36" w:author="Feldman, Eva" w:date="2025-11-22T08:32:00Z" w16du:dateUtc="2025-11-22T13:32:00Z">
        <w:r w:rsidR="002C58F8">
          <w:rPr>
            <w:rFonts w:ascii="Times New Roman" w:hAnsi="Times New Roman" w:cs="Times New Roman"/>
            <w:color w:val="000000" w:themeColor="text1"/>
            <w:sz w:val="24"/>
            <w:szCs w:val="24"/>
          </w:rPr>
          <w:t>is critical as current evidence suggest</w:t>
        </w:r>
      </w:ins>
      <w:ins w:id="37" w:author="Feldman, Eva" w:date="2025-11-22T08:33:00Z" w16du:dateUtc="2025-11-22T13:33:00Z">
        <w:r w:rsidR="002F261A">
          <w:rPr>
            <w:rFonts w:ascii="Times New Roman" w:hAnsi="Times New Roman" w:cs="Times New Roman"/>
            <w:color w:val="000000" w:themeColor="text1"/>
            <w:sz w:val="24"/>
            <w:szCs w:val="24"/>
          </w:rPr>
          <w:t>s that</w:t>
        </w:r>
      </w:ins>
      <w:r w:rsidR="003C0996">
        <w:rPr>
          <w:rFonts w:ascii="Times New Roman" w:hAnsi="Times New Roman" w:cs="Times New Roman"/>
          <w:color w:val="000000" w:themeColor="text1"/>
          <w:sz w:val="24"/>
          <w:szCs w:val="24"/>
        </w:rPr>
        <w:t xml:space="preserve"> </w:t>
      </w:r>
      <w:del w:id="38" w:author="Feldman, Eva" w:date="2025-11-22T08:33:00Z" w16du:dateUtc="2025-11-22T13:33:00Z">
        <w:r w:rsidR="003C0996" w:rsidDel="002F261A">
          <w:rPr>
            <w:rFonts w:ascii="Times New Roman" w:hAnsi="Times New Roman" w:cs="Times New Roman"/>
            <w:color w:val="000000" w:themeColor="text1"/>
            <w:sz w:val="24"/>
            <w:szCs w:val="24"/>
          </w:rPr>
          <w:delText xml:space="preserve">of </w:delText>
        </w:r>
      </w:del>
      <w:r w:rsidR="003C0996">
        <w:rPr>
          <w:rFonts w:ascii="Times New Roman" w:hAnsi="Times New Roman" w:cs="Times New Roman"/>
          <w:color w:val="000000" w:themeColor="text1"/>
          <w:sz w:val="24"/>
          <w:szCs w:val="24"/>
        </w:rPr>
        <w:t xml:space="preserve">lifestyle-mediated improvement </w:t>
      </w:r>
      <w:del w:id="39" w:author="Feldman, Eva" w:date="2025-11-22T08:33:00Z" w16du:dateUtc="2025-11-22T13:33:00Z">
        <w:r w:rsidR="003C0996" w:rsidDel="009D304D">
          <w:rPr>
            <w:rFonts w:ascii="Times New Roman" w:hAnsi="Times New Roman" w:cs="Times New Roman"/>
            <w:color w:val="000000" w:themeColor="text1"/>
            <w:sz w:val="24"/>
            <w:szCs w:val="24"/>
          </w:rPr>
          <w:delText xml:space="preserve">in PN in </w:delText>
        </w:r>
        <w:r w:rsidR="003C0996" w:rsidRPr="000A61C9" w:rsidDel="009D304D">
          <w:rPr>
            <w:rFonts w:ascii="Times New Roman" w:hAnsi="Times New Roman" w:cs="Times New Roman"/>
            <w:color w:val="000000" w:themeColor="text1"/>
            <w:sz w:val="24"/>
            <w:szCs w:val="24"/>
          </w:rPr>
          <w:delText>patients with</w:delText>
        </w:r>
      </w:del>
      <w:ins w:id="40" w:author="Feldman, Eva" w:date="2025-11-22T08:33:00Z" w16du:dateUtc="2025-11-22T13:33:00Z">
        <w:r w:rsidR="009D304D">
          <w:rPr>
            <w:rFonts w:ascii="Times New Roman" w:hAnsi="Times New Roman" w:cs="Times New Roman"/>
            <w:color w:val="000000" w:themeColor="text1"/>
            <w:sz w:val="24"/>
            <w:szCs w:val="24"/>
          </w:rPr>
          <w:t xml:space="preserve">is </w:t>
        </w:r>
      </w:ins>
      <w:ins w:id="41" w:author="Feldman, Eva" w:date="2025-11-22T08:34:00Z" w16du:dateUtc="2025-11-22T13:34:00Z">
        <w:r w:rsidR="009D304D">
          <w:rPr>
            <w:rFonts w:ascii="Times New Roman" w:hAnsi="Times New Roman" w:cs="Times New Roman"/>
            <w:color w:val="000000" w:themeColor="text1"/>
            <w:sz w:val="24"/>
            <w:szCs w:val="24"/>
          </w:rPr>
          <w:t>more pronounced in individuals with</w:t>
        </w:r>
      </w:ins>
      <w:r w:rsidR="003C0996" w:rsidRPr="000A61C9">
        <w:rPr>
          <w:rFonts w:ascii="Times New Roman" w:hAnsi="Times New Roman" w:cs="Times New Roman"/>
          <w:color w:val="000000" w:themeColor="text1"/>
          <w:sz w:val="24"/>
          <w:szCs w:val="24"/>
        </w:rPr>
        <w:t xml:space="preserve"> </w:t>
      </w:r>
      <w:r w:rsidR="003C0996">
        <w:rPr>
          <w:rFonts w:ascii="Times New Roman" w:hAnsi="Times New Roman" w:cs="Times New Roman"/>
          <w:color w:val="000000" w:themeColor="text1"/>
          <w:sz w:val="24"/>
          <w:szCs w:val="24"/>
        </w:rPr>
        <w:t xml:space="preserve">obesity and prediabetes </w:t>
      </w:r>
      <w:del w:id="42" w:author="Feldman, Eva" w:date="2025-11-22T08:34:00Z" w16du:dateUtc="2025-11-22T13:34:00Z">
        <w:r w:rsidR="003C0996" w:rsidDel="009D304D">
          <w:rPr>
            <w:rFonts w:ascii="Times New Roman" w:hAnsi="Times New Roman" w:cs="Times New Roman"/>
            <w:color w:val="000000" w:themeColor="text1"/>
            <w:sz w:val="24"/>
            <w:szCs w:val="24"/>
          </w:rPr>
          <w:delText>is more compelling than in patients that have already</w:delText>
        </w:r>
      </w:del>
      <w:ins w:id="43" w:author="Feldman, Eva" w:date="2025-11-22T08:34:00Z" w16du:dateUtc="2025-11-22T13:34:00Z">
        <w:r w:rsidR="009D304D">
          <w:rPr>
            <w:rFonts w:ascii="Times New Roman" w:hAnsi="Times New Roman" w:cs="Times New Roman"/>
            <w:color w:val="000000" w:themeColor="text1"/>
            <w:sz w:val="24"/>
            <w:szCs w:val="24"/>
          </w:rPr>
          <w:t>compared to thos</w:t>
        </w:r>
      </w:ins>
      <w:ins w:id="44" w:author="Feldman, Eva" w:date="2025-11-22T08:35:00Z" w16du:dateUtc="2025-11-22T13:35:00Z">
        <w:r w:rsidR="009D304D">
          <w:rPr>
            <w:rFonts w:ascii="Times New Roman" w:hAnsi="Times New Roman" w:cs="Times New Roman"/>
            <w:color w:val="000000" w:themeColor="text1"/>
            <w:sz w:val="24"/>
            <w:szCs w:val="24"/>
          </w:rPr>
          <w:t>e who have</w:t>
        </w:r>
      </w:ins>
      <w:r w:rsidR="003C0996">
        <w:rPr>
          <w:rFonts w:ascii="Times New Roman" w:hAnsi="Times New Roman" w:cs="Times New Roman"/>
          <w:color w:val="000000" w:themeColor="text1"/>
          <w:sz w:val="24"/>
          <w:szCs w:val="24"/>
        </w:rPr>
        <w:t xml:space="preserve"> progressed to type 2 diabete</w:t>
      </w:r>
      <w:commentRangeEnd w:id="34"/>
      <w:r w:rsidR="003C0996">
        <w:rPr>
          <w:rStyle w:val="CommentReference"/>
        </w:rPr>
        <w:commentReference w:id="34"/>
      </w:r>
      <w:r w:rsidR="003C0996">
        <w:rPr>
          <w:rFonts w:ascii="Times New Roman" w:hAnsi="Times New Roman" w:cs="Times New Roman"/>
          <w:color w:val="000000" w:themeColor="text1"/>
          <w:sz w:val="24"/>
          <w:szCs w:val="24"/>
        </w:rPr>
        <w:t xml:space="preserve">s </w:t>
      </w:r>
      <w:r w:rsidR="003C0996" w:rsidRPr="000A61C9">
        <w:rPr>
          <w:rFonts w:ascii="Times New Roman" w:hAnsi="Times New Roman" w:cs="Times New Roman"/>
          <w:color w:val="000000" w:themeColor="text1"/>
          <w:sz w:val="24"/>
          <w:szCs w:val="24"/>
        </w:rPr>
        <w:fldChar w:fldCharType="begin">
          <w:fldData xml:space="preserve">PEVuZE5vdGU+PENpdGU+PEF1dGhvcj5TYXZlbGllZmY8L0F1dGhvcj48WWVhcj4yMDI1PC9ZZWFy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</w:fldData>
        </w:fldChar>
      </w:r>
      <w:r w:rsidR="003C0996" w:rsidRPr="000A61C9">
        <w:rPr>
          <w:rFonts w:ascii="Times New Roman" w:hAnsi="Times New Roman" w:cs="Times New Roman"/>
          <w:color w:val="000000" w:themeColor="text1"/>
          <w:sz w:val="24"/>
          <w:szCs w:val="24"/>
        </w:rPr>
        <w:instrText xml:space="preserve"> ADDIN EN.CITE </w:instrText>
      </w:r>
      <w:r w:rsidR="003C0996" w:rsidRPr="000A61C9">
        <w:rPr>
          <w:rFonts w:ascii="Times New Roman" w:hAnsi="Times New Roman" w:cs="Times New Roman"/>
          <w:color w:val="000000" w:themeColor="text1"/>
          <w:sz w:val="24"/>
          <w:szCs w:val="24"/>
        </w:rPr>
        <w:fldChar w:fldCharType="begin">
          <w:fldData xml:space="preserve">PEVuZE5vdGU+PENpdGU+PEF1dGhvcj5TYXZlbGllZmY8L0F1dGhvcj48WWVhcj4yMDI1PC9ZZWFy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</w:fldData>
        </w:fldChar>
      </w:r>
      <w:r w:rsidR="003C0996" w:rsidRPr="000A61C9">
        <w:rPr>
          <w:rFonts w:ascii="Times New Roman" w:hAnsi="Times New Roman" w:cs="Times New Roman"/>
          <w:color w:val="000000" w:themeColor="text1"/>
          <w:sz w:val="24"/>
          <w:szCs w:val="24"/>
        </w:rPr>
        <w:instrText xml:space="preserve"> ADDIN EN.CITE.DATA </w:instrText>
      </w:r>
      <w:r w:rsidR="003C0996" w:rsidRPr="000A61C9">
        <w:rPr>
          <w:rFonts w:ascii="Times New Roman" w:hAnsi="Times New Roman" w:cs="Times New Roman"/>
          <w:color w:val="000000" w:themeColor="text1"/>
          <w:sz w:val="24"/>
          <w:szCs w:val="24"/>
        </w:rPr>
      </w:r>
      <w:r w:rsidR="003C0996" w:rsidRPr="000A61C9">
        <w:rPr>
          <w:rFonts w:ascii="Times New Roman" w:hAnsi="Times New Roman" w:cs="Times New Roman"/>
          <w:color w:val="000000" w:themeColor="text1"/>
          <w:sz w:val="24"/>
          <w:szCs w:val="24"/>
        </w:rPr>
        <w:fldChar w:fldCharType="end"/>
      </w:r>
      <w:r w:rsidR="003C0996" w:rsidRPr="000A61C9">
        <w:rPr>
          <w:rFonts w:ascii="Times New Roman" w:hAnsi="Times New Roman" w:cs="Times New Roman"/>
          <w:color w:val="000000" w:themeColor="text1"/>
          <w:sz w:val="24"/>
          <w:szCs w:val="24"/>
        </w:rPr>
      </w:r>
      <w:r w:rsidR="003C0996" w:rsidRPr="000A61C9">
        <w:rPr>
          <w:rFonts w:ascii="Times New Roman" w:hAnsi="Times New Roman" w:cs="Times New Roman"/>
          <w:color w:val="000000" w:themeColor="text1"/>
          <w:sz w:val="24"/>
          <w:szCs w:val="24"/>
        </w:rPr>
        <w:fldChar w:fldCharType="separate"/>
      </w:r>
      <w:r w:rsidR="003C0996" w:rsidRPr="000A61C9">
        <w:rPr>
          <w:rFonts w:ascii="Times New Roman" w:hAnsi="Times New Roman" w:cs="Times New Roman"/>
          <w:noProof/>
          <w:color w:val="000000" w:themeColor="text1"/>
          <w:sz w:val="24"/>
          <w:szCs w:val="24"/>
        </w:rPr>
        <w:t>[6]</w:t>
      </w:r>
      <w:r w:rsidR="003C0996" w:rsidRPr="000A61C9">
        <w:rPr>
          <w:rFonts w:ascii="Times New Roman" w:hAnsi="Times New Roman" w:cs="Times New Roman"/>
          <w:color w:val="000000" w:themeColor="text1"/>
          <w:sz w:val="24"/>
          <w:szCs w:val="24"/>
        </w:rPr>
        <w:fldChar w:fldCharType="end"/>
      </w:r>
      <w:r w:rsidR="003C0996">
        <w:rPr>
          <w:rFonts w:ascii="Times New Roman" w:hAnsi="Times New Roman" w:cs="Times New Roman"/>
          <w:color w:val="000000" w:themeColor="text1"/>
          <w:sz w:val="24"/>
          <w:szCs w:val="24"/>
        </w:rPr>
        <w:t xml:space="preserve">. </w:t>
      </w:r>
      <w:del w:id="45" w:author="Feldman, Eva" w:date="2025-11-22T08:35:00Z" w16du:dateUtc="2025-11-22T13:35:00Z">
        <w:r w:rsidR="00671D82" w:rsidDel="009D304D">
          <w:rPr>
            <w:rFonts w:ascii="Times New Roman" w:hAnsi="Times New Roman" w:cs="Times New Roman"/>
            <w:color w:val="000000" w:themeColor="text1"/>
            <w:sz w:val="24"/>
            <w:szCs w:val="24"/>
          </w:rPr>
          <w:delText>B</w:delText>
        </w:r>
        <w:r w:rsidR="00EF2A08" w:rsidRPr="000A61C9" w:rsidDel="009D304D">
          <w:rPr>
            <w:rFonts w:ascii="Times New Roman" w:hAnsi="Times New Roman" w:cs="Times New Roman"/>
            <w:iCs/>
            <w:sz w:val="24"/>
            <w:szCs w:val="24"/>
          </w:rPr>
          <w:delText>etter elucidation</w:delText>
        </w:r>
      </w:del>
      <w:ins w:id="46" w:author="Feldman, Eva" w:date="2025-11-22T08:35:00Z" w16du:dateUtc="2025-11-22T13:35:00Z">
        <w:r w:rsidR="009D304D">
          <w:rPr>
            <w:rFonts w:ascii="Times New Roman" w:hAnsi="Times New Roman" w:cs="Times New Roman"/>
            <w:color w:val="000000" w:themeColor="text1"/>
            <w:sz w:val="24"/>
            <w:szCs w:val="24"/>
          </w:rPr>
          <w:t>A deeper understanding</w:t>
        </w:r>
      </w:ins>
      <w:r w:rsidR="00EF2A08" w:rsidRPr="000A61C9">
        <w:rPr>
          <w:rFonts w:ascii="Times New Roman" w:hAnsi="Times New Roman" w:cs="Times New Roman"/>
          <w:iCs/>
          <w:sz w:val="24"/>
          <w:szCs w:val="24"/>
        </w:rPr>
        <w:t xml:space="preserve"> of </w:t>
      </w:r>
      <w:r w:rsidR="0058261C" w:rsidRPr="000A61C9">
        <w:rPr>
          <w:rFonts w:ascii="Times New Roman" w:hAnsi="Times New Roman" w:cs="Times New Roman"/>
          <w:iCs/>
          <w:sz w:val="24"/>
          <w:szCs w:val="24"/>
        </w:rPr>
        <w:t xml:space="preserve">the mechanisms underlying </w:t>
      </w:r>
      <w:r w:rsidR="00A94148" w:rsidRPr="000A61C9">
        <w:rPr>
          <w:rFonts w:ascii="Times New Roman" w:hAnsi="Times New Roman" w:cs="Times New Roman"/>
          <w:iCs/>
          <w:sz w:val="24"/>
          <w:szCs w:val="24"/>
        </w:rPr>
        <w:t xml:space="preserve">EX- and diet-mediated </w:t>
      </w:r>
      <w:r w:rsidR="0058261C" w:rsidRPr="000A61C9">
        <w:rPr>
          <w:rFonts w:ascii="Times New Roman" w:hAnsi="Times New Roman" w:cs="Times New Roman"/>
          <w:iCs/>
          <w:sz w:val="24"/>
          <w:szCs w:val="24"/>
        </w:rPr>
        <w:t>benefits</w:t>
      </w:r>
      <w:r w:rsidR="00A94148" w:rsidRPr="000A61C9">
        <w:rPr>
          <w:rFonts w:ascii="Times New Roman" w:hAnsi="Times New Roman" w:cs="Times New Roman"/>
          <w:iCs/>
          <w:sz w:val="24"/>
          <w:szCs w:val="24"/>
        </w:rPr>
        <w:t xml:space="preserve"> on nerve health</w:t>
      </w:r>
      <w:r w:rsidR="0058261C" w:rsidRPr="000A61C9">
        <w:rPr>
          <w:rFonts w:ascii="Times New Roman" w:hAnsi="Times New Roman" w:cs="Times New Roman"/>
          <w:iCs/>
          <w:sz w:val="24"/>
          <w:szCs w:val="24"/>
        </w:rPr>
        <w:t xml:space="preserve"> </w:t>
      </w:r>
      <w:del w:id="47" w:author="Feldman, Eva" w:date="2025-11-22T08:35:00Z" w16du:dateUtc="2025-11-22T13:35:00Z">
        <w:r w:rsidR="0058261C" w:rsidRPr="000A61C9" w:rsidDel="009D304D">
          <w:rPr>
            <w:rFonts w:ascii="Times New Roman" w:hAnsi="Times New Roman" w:cs="Times New Roman"/>
            <w:iCs/>
            <w:sz w:val="24"/>
            <w:szCs w:val="24"/>
          </w:rPr>
          <w:delText xml:space="preserve">may be </w:delText>
        </w:r>
        <w:r w:rsidR="00EF2A08" w:rsidRPr="000A61C9" w:rsidDel="009D304D">
          <w:rPr>
            <w:rFonts w:ascii="Times New Roman" w:hAnsi="Times New Roman" w:cs="Times New Roman"/>
            <w:iCs/>
            <w:sz w:val="24"/>
            <w:szCs w:val="24"/>
          </w:rPr>
          <w:delText xml:space="preserve">central </w:delText>
        </w:r>
        <w:r w:rsidR="0058261C" w:rsidRPr="000A61C9" w:rsidDel="009D304D">
          <w:rPr>
            <w:rFonts w:ascii="Times New Roman" w:hAnsi="Times New Roman" w:cs="Times New Roman"/>
            <w:iCs/>
            <w:sz w:val="24"/>
            <w:szCs w:val="24"/>
          </w:rPr>
          <w:delText xml:space="preserve">to </w:delText>
        </w:r>
        <w:r w:rsidR="00EF2A08" w:rsidRPr="000A61C9" w:rsidDel="009D304D">
          <w:rPr>
            <w:rFonts w:ascii="Times New Roman" w:hAnsi="Times New Roman" w:cs="Times New Roman"/>
            <w:iCs/>
            <w:sz w:val="24"/>
            <w:szCs w:val="24"/>
          </w:rPr>
          <w:delText xml:space="preserve">the development of </w:delText>
        </w:r>
      </w:del>
      <w:ins w:id="48" w:author="Feldman, Eva" w:date="2025-11-22T08:35:00Z" w16du:dateUtc="2025-11-22T13:35:00Z">
        <w:r w:rsidR="009D304D">
          <w:rPr>
            <w:rFonts w:ascii="Times New Roman" w:hAnsi="Times New Roman" w:cs="Times New Roman"/>
            <w:iCs/>
            <w:sz w:val="24"/>
            <w:szCs w:val="24"/>
          </w:rPr>
          <w:t xml:space="preserve">is essential for developing </w:t>
        </w:r>
      </w:ins>
      <w:r w:rsidR="00EF2A08" w:rsidRPr="000A61C9">
        <w:rPr>
          <w:rFonts w:ascii="Times New Roman" w:hAnsi="Times New Roman" w:cs="Times New Roman"/>
          <w:iCs/>
          <w:sz w:val="24"/>
          <w:szCs w:val="24"/>
        </w:rPr>
        <w:t xml:space="preserve">effective, </w:t>
      </w:r>
      <w:r w:rsidR="00601A46" w:rsidRPr="000A61C9">
        <w:rPr>
          <w:rFonts w:ascii="Times New Roman" w:hAnsi="Times New Roman" w:cs="Times New Roman"/>
          <w:iCs/>
          <w:sz w:val="24"/>
          <w:szCs w:val="24"/>
        </w:rPr>
        <w:t>targeted</w:t>
      </w:r>
      <w:r w:rsidR="00EF2A08" w:rsidRPr="000A61C9">
        <w:rPr>
          <w:rFonts w:ascii="Times New Roman" w:hAnsi="Times New Roman" w:cs="Times New Roman"/>
          <w:iCs/>
          <w:sz w:val="24"/>
          <w:szCs w:val="24"/>
        </w:rPr>
        <w:t xml:space="preserve"> PN treatments</w:t>
      </w:r>
      <w:r w:rsidR="00601A46" w:rsidRPr="000A61C9">
        <w:rPr>
          <w:rFonts w:ascii="Times New Roman" w:hAnsi="Times New Roman" w:cs="Times New Roman"/>
          <w:iCs/>
          <w:sz w:val="24"/>
          <w:szCs w:val="24"/>
        </w:rPr>
        <w:t>,</w:t>
      </w:r>
      <w:r w:rsidR="00A842DB" w:rsidRPr="000A61C9">
        <w:rPr>
          <w:rFonts w:ascii="Times New Roman" w:hAnsi="Times New Roman" w:cs="Times New Roman"/>
          <w:iCs/>
          <w:sz w:val="24"/>
          <w:szCs w:val="24"/>
        </w:rPr>
        <w:t xml:space="preserve"> </w:t>
      </w:r>
      <w:del w:id="49" w:author="Feldman, Eva" w:date="2025-11-22T08:36:00Z" w16du:dateUtc="2025-11-22T13:36:00Z">
        <w:r w:rsidR="00CE3741" w:rsidDel="009D304D">
          <w:rPr>
            <w:rFonts w:ascii="Times New Roman" w:hAnsi="Times New Roman" w:cs="Times New Roman"/>
            <w:iCs/>
            <w:sz w:val="24"/>
            <w:szCs w:val="24"/>
          </w:rPr>
          <w:delText>required to manage</w:delText>
        </w:r>
      </w:del>
      <w:ins w:id="50" w:author="Feldman, Eva" w:date="2025-11-22T08:36:00Z" w16du:dateUtc="2025-11-22T13:36:00Z">
        <w:r w:rsidR="009D304D">
          <w:rPr>
            <w:rFonts w:ascii="Times New Roman" w:hAnsi="Times New Roman" w:cs="Times New Roman"/>
            <w:iCs/>
            <w:sz w:val="24"/>
            <w:szCs w:val="24"/>
          </w:rPr>
          <w:t>particularly for individuals who are</w:t>
        </w:r>
      </w:ins>
      <w:r w:rsidR="00A842DB" w:rsidRPr="000A61C9">
        <w:rPr>
          <w:rFonts w:ascii="Times New Roman" w:hAnsi="Times New Roman" w:cs="Times New Roman"/>
          <w:iCs/>
          <w:sz w:val="24"/>
          <w:szCs w:val="24"/>
        </w:rPr>
        <w:t xml:space="preserve"> exercise intolerant </w:t>
      </w:r>
      <w:del w:id="51" w:author="Feldman, Eva" w:date="2025-11-22T08:36:00Z" w16du:dateUtc="2025-11-22T13:36:00Z">
        <w:r w:rsidR="00A842DB" w:rsidRPr="000A61C9" w:rsidDel="009D304D">
          <w:rPr>
            <w:rFonts w:ascii="Times New Roman" w:hAnsi="Times New Roman" w:cs="Times New Roman"/>
            <w:iCs/>
            <w:sz w:val="24"/>
            <w:szCs w:val="24"/>
          </w:rPr>
          <w:delText>individuals or those</w:delText>
        </w:r>
      </w:del>
      <w:ins w:id="52" w:author="Feldman, Eva" w:date="2025-11-22T08:36:00Z" w16du:dateUtc="2025-11-22T13:36:00Z">
        <w:r w:rsidR="009D304D">
          <w:rPr>
            <w:rFonts w:ascii="Times New Roman" w:hAnsi="Times New Roman" w:cs="Times New Roman"/>
            <w:iCs/>
            <w:sz w:val="24"/>
            <w:szCs w:val="24"/>
          </w:rPr>
          <w:t>or</w:t>
        </w:r>
      </w:ins>
      <w:r w:rsidR="00A842DB" w:rsidRPr="000A61C9">
        <w:rPr>
          <w:rFonts w:ascii="Times New Roman" w:hAnsi="Times New Roman" w:cs="Times New Roman"/>
          <w:iCs/>
          <w:sz w:val="24"/>
          <w:szCs w:val="24"/>
        </w:rPr>
        <w:t xml:space="preserve"> unable to </w:t>
      </w:r>
      <w:ins w:id="53" w:author="Feldman, Eva" w:date="2025-11-22T08:36:00Z" w16du:dateUtc="2025-11-22T13:36:00Z">
        <w:r w:rsidR="009D304D">
          <w:rPr>
            <w:rFonts w:ascii="Times New Roman" w:hAnsi="Times New Roman" w:cs="Times New Roman"/>
            <w:iCs/>
            <w:sz w:val="24"/>
            <w:szCs w:val="24"/>
          </w:rPr>
          <w:t xml:space="preserve">maintain </w:t>
        </w:r>
      </w:ins>
      <w:r w:rsidR="00A842DB" w:rsidRPr="000A61C9">
        <w:rPr>
          <w:rFonts w:ascii="Times New Roman" w:hAnsi="Times New Roman" w:cs="Times New Roman"/>
          <w:iCs/>
          <w:sz w:val="24"/>
          <w:szCs w:val="24"/>
        </w:rPr>
        <w:t>sustain</w:t>
      </w:r>
      <w:ins w:id="54" w:author="Feldman, Eva" w:date="2025-11-22T08:36:00Z" w16du:dateUtc="2025-11-22T13:36:00Z">
        <w:r w:rsidR="009D304D">
          <w:rPr>
            <w:rFonts w:ascii="Times New Roman" w:hAnsi="Times New Roman" w:cs="Times New Roman"/>
            <w:iCs/>
            <w:sz w:val="24"/>
            <w:szCs w:val="24"/>
          </w:rPr>
          <w:t>ed</w:t>
        </w:r>
      </w:ins>
      <w:del w:id="55" w:author="Feldman, Eva" w:date="2025-11-22T08:36:00Z" w16du:dateUtc="2025-11-22T13:36:00Z">
        <w:r w:rsidR="00A842DB" w:rsidRPr="000A61C9" w:rsidDel="009D304D">
          <w:rPr>
            <w:rFonts w:ascii="Times New Roman" w:hAnsi="Times New Roman" w:cs="Times New Roman"/>
            <w:iCs/>
            <w:sz w:val="24"/>
            <w:szCs w:val="24"/>
          </w:rPr>
          <w:delText xml:space="preserve"> durable </w:delText>
        </w:r>
      </w:del>
      <w:ins w:id="56" w:author="Feldman, Eva" w:date="2025-11-22T08:36:00Z" w16du:dateUtc="2025-11-22T13:36:00Z">
        <w:r w:rsidR="009D304D">
          <w:rPr>
            <w:rFonts w:ascii="Times New Roman" w:hAnsi="Times New Roman" w:cs="Times New Roman"/>
            <w:iCs/>
            <w:sz w:val="24"/>
            <w:szCs w:val="24"/>
          </w:rPr>
          <w:t xml:space="preserve"> </w:t>
        </w:r>
      </w:ins>
      <w:r w:rsidR="00A842DB" w:rsidRPr="000A61C9">
        <w:rPr>
          <w:rFonts w:ascii="Times New Roman" w:hAnsi="Times New Roman" w:cs="Times New Roman"/>
          <w:iCs/>
          <w:sz w:val="24"/>
          <w:szCs w:val="24"/>
        </w:rPr>
        <w:t>responses to lifestyle interventions</w:t>
      </w:r>
      <w:r w:rsidR="00A842DB" w:rsidRPr="000A61C9">
        <w:rPr>
          <w:rFonts w:ascii="Times New Roman" w:hAnsi="Times New Roman" w:cs="Times New Roman"/>
          <w:color w:val="000000" w:themeColor="text1"/>
          <w:sz w:val="24"/>
          <w:szCs w:val="24"/>
        </w:rPr>
        <w:t xml:space="preserve"> </w:t>
      </w:r>
      <w:r w:rsidR="00A842DB" w:rsidRPr="000A61C9">
        <w:rPr>
          <w:rFonts w:ascii="Times New Roman" w:hAnsi="Times New Roman" w:cs="Times New Roman"/>
          <w:color w:val="000000" w:themeColor="text1"/>
          <w:sz w:val="24"/>
          <w:szCs w:val="24"/>
        </w:rPr>
        <w:fldChar w:fldCharType="begin">
          <w:fldData xml:space="preserve">PEVuZE5vdGU+PENpdGU+PEF1dGhvcj5MaW5ndmF5PC9BdXRob3I+PFllYXI+MjAyNDwvWWVhcj48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</w:fldData>
        </w:fldChar>
      </w:r>
      <w:r w:rsidR="00A842DB" w:rsidRPr="000A61C9">
        <w:rPr>
          <w:rFonts w:ascii="Times New Roman" w:hAnsi="Times New Roman" w:cs="Times New Roman"/>
          <w:color w:val="000000" w:themeColor="text1"/>
          <w:sz w:val="24"/>
          <w:szCs w:val="24"/>
        </w:rPr>
        <w:instrText xml:space="preserve"> ADDIN EN.CITE </w:instrText>
      </w:r>
      <w:r w:rsidR="00A842DB" w:rsidRPr="000A61C9">
        <w:rPr>
          <w:rFonts w:ascii="Times New Roman" w:hAnsi="Times New Roman" w:cs="Times New Roman"/>
          <w:color w:val="000000" w:themeColor="text1"/>
          <w:sz w:val="24"/>
          <w:szCs w:val="24"/>
        </w:rPr>
        <w:fldChar w:fldCharType="begin">
          <w:fldData xml:space="preserve">PEVuZE5vdGU+PENpdGU+PEF1dGhvcj5MaW5ndmF5PC9BdXRob3I+PFllYXI+MjAyNDwvWWVhcj48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</w:fldData>
        </w:fldChar>
      </w:r>
      <w:r w:rsidR="00A842DB" w:rsidRPr="000A61C9">
        <w:rPr>
          <w:rFonts w:ascii="Times New Roman" w:hAnsi="Times New Roman" w:cs="Times New Roman"/>
          <w:color w:val="000000" w:themeColor="text1"/>
          <w:sz w:val="24"/>
          <w:szCs w:val="24"/>
        </w:rPr>
        <w:instrText xml:space="preserve"> ADDIN EN.CITE.DATA </w:instrText>
      </w:r>
      <w:r w:rsidR="00A842DB" w:rsidRPr="000A61C9">
        <w:rPr>
          <w:rFonts w:ascii="Times New Roman" w:hAnsi="Times New Roman" w:cs="Times New Roman"/>
          <w:color w:val="000000" w:themeColor="text1"/>
          <w:sz w:val="24"/>
          <w:szCs w:val="24"/>
        </w:rPr>
      </w:r>
      <w:r w:rsidR="00A842DB" w:rsidRPr="000A61C9">
        <w:rPr>
          <w:rFonts w:ascii="Times New Roman" w:hAnsi="Times New Roman" w:cs="Times New Roman"/>
          <w:color w:val="000000" w:themeColor="text1"/>
          <w:sz w:val="24"/>
          <w:szCs w:val="24"/>
        </w:rPr>
        <w:fldChar w:fldCharType="end"/>
      </w:r>
      <w:r w:rsidR="00A842DB" w:rsidRPr="000A61C9">
        <w:rPr>
          <w:rFonts w:ascii="Times New Roman" w:hAnsi="Times New Roman" w:cs="Times New Roman"/>
          <w:color w:val="000000" w:themeColor="text1"/>
          <w:sz w:val="24"/>
          <w:szCs w:val="24"/>
        </w:rPr>
      </w:r>
      <w:r w:rsidR="00A842DB" w:rsidRPr="000A61C9">
        <w:rPr>
          <w:rFonts w:ascii="Times New Roman" w:hAnsi="Times New Roman" w:cs="Times New Roman"/>
          <w:color w:val="000000" w:themeColor="text1"/>
          <w:sz w:val="24"/>
          <w:szCs w:val="24"/>
        </w:rPr>
        <w:fldChar w:fldCharType="separate"/>
      </w:r>
      <w:r w:rsidR="00A842DB" w:rsidRPr="000A61C9">
        <w:rPr>
          <w:rFonts w:ascii="Times New Roman" w:hAnsi="Times New Roman" w:cs="Times New Roman"/>
          <w:noProof/>
          <w:color w:val="000000" w:themeColor="text1"/>
          <w:sz w:val="24"/>
          <w:szCs w:val="24"/>
        </w:rPr>
        <w:t>[2]</w:t>
      </w:r>
      <w:r w:rsidR="00A842DB" w:rsidRPr="000A61C9">
        <w:rPr>
          <w:rFonts w:ascii="Times New Roman" w:hAnsi="Times New Roman" w:cs="Times New Roman"/>
          <w:color w:val="000000" w:themeColor="text1"/>
          <w:sz w:val="24"/>
          <w:szCs w:val="24"/>
        </w:rPr>
        <w:fldChar w:fldCharType="end"/>
      </w:r>
      <w:r w:rsidR="00476F21">
        <w:rPr>
          <w:rFonts w:ascii="Times New Roman" w:hAnsi="Times New Roman" w:cs="Times New Roman"/>
          <w:color w:val="000000" w:themeColor="text1"/>
          <w:sz w:val="24"/>
          <w:szCs w:val="24"/>
        </w:rPr>
        <w:t>.</w:t>
      </w:r>
    </w:p>
    <w:p w14:paraId="0F6B0915" w14:textId="17010401" w:rsidR="003E1865" w:rsidRDefault="00067783" w:rsidP="003E1865">
      <w:pPr>
        <w:spacing w:before="120" w:after="0" w:line="240" w:lineRule="auto"/>
        <w:ind w:firstLine="360"/>
        <w:rPr>
          <w:rFonts w:ascii="Times New Roman" w:hAnsi="Times New Roman" w:cs="Times New Roman"/>
          <w:iCs/>
          <w:sz w:val="24"/>
          <w:szCs w:val="24"/>
        </w:rPr>
      </w:pPr>
      <w:r>
        <w:rPr>
          <w:rFonts w:ascii="Times New Roman" w:hAnsi="Times New Roman" w:cs="Times New Roman"/>
          <w:iCs/>
          <w:sz w:val="24"/>
          <w:szCs w:val="24"/>
        </w:rPr>
        <w:t xml:space="preserve">Multi-omics </w:t>
      </w:r>
      <w:del w:id="57" w:author="Feldman, Eva" w:date="2025-11-22T08:37:00Z" w16du:dateUtc="2025-11-22T13:37:00Z">
        <w:r w:rsidDel="007D4082">
          <w:rPr>
            <w:rFonts w:ascii="Times New Roman" w:hAnsi="Times New Roman" w:cs="Times New Roman"/>
            <w:iCs/>
            <w:sz w:val="24"/>
            <w:szCs w:val="24"/>
          </w:rPr>
          <w:delText>has emerged as</w:delText>
        </w:r>
      </w:del>
      <w:ins w:id="58" w:author="Feldman, Eva" w:date="2025-11-22T08:37:00Z" w16du:dateUtc="2025-11-22T13:37:00Z">
        <w:r w:rsidR="007D4082">
          <w:rPr>
            <w:rFonts w:ascii="Times New Roman" w:hAnsi="Times New Roman" w:cs="Times New Roman"/>
            <w:iCs/>
            <w:sz w:val="24"/>
            <w:szCs w:val="24"/>
          </w:rPr>
          <w:t>is</w:t>
        </w:r>
      </w:ins>
      <w:r>
        <w:rPr>
          <w:rFonts w:ascii="Times New Roman" w:hAnsi="Times New Roman" w:cs="Times New Roman"/>
          <w:iCs/>
          <w:sz w:val="24"/>
          <w:szCs w:val="24"/>
        </w:rPr>
        <w:t xml:space="preserve"> a powerful </w:t>
      </w:r>
      <w:r w:rsidR="003E1865">
        <w:rPr>
          <w:rFonts w:ascii="Times New Roman" w:hAnsi="Times New Roman" w:cs="Times New Roman"/>
          <w:iCs/>
          <w:sz w:val="24"/>
          <w:szCs w:val="24"/>
        </w:rPr>
        <w:t xml:space="preserve">computational platform </w:t>
      </w:r>
      <w:r>
        <w:rPr>
          <w:rFonts w:ascii="Times New Roman" w:hAnsi="Times New Roman" w:cs="Times New Roman"/>
          <w:iCs/>
          <w:sz w:val="24"/>
          <w:szCs w:val="24"/>
        </w:rPr>
        <w:t xml:space="preserve">to identify </w:t>
      </w:r>
      <w:r w:rsidR="000F6725">
        <w:rPr>
          <w:rFonts w:ascii="Times New Roman" w:hAnsi="Times New Roman" w:cs="Times New Roman"/>
          <w:iCs/>
          <w:sz w:val="24"/>
          <w:szCs w:val="24"/>
        </w:rPr>
        <w:t xml:space="preserve">disease pathways and </w:t>
      </w:r>
      <w:r w:rsidR="003E1865" w:rsidRPr="003E1865">
        <w:rPr>
          <w:rFonts w:ascii="Times New Roman" w:hAnsi="Times New Roman" w:cs="Times New Roman"/>
          <w:iCs/>
          <w:sz w:val="24"/>
          <w:szCs w:val="24"/>
        </w:rPr>
        <w:t xml:space="preserve">drug targets by </w:t>
      </w:r>
      <w:r w:rsidR="003E1865">
        <w:rPr>
          <w:rFonts w:ascii="Times New Roman" w:hAnsi="Times New Roman" w:cs="Times New Roman"/>
          <w:iCs/>
          <w:sz w:val="24"/>
          <w:szCs w:val="24"/>
        </w:rPr>
        <w:t>generating</w:t>
      </w:r>
      <w:r w:rsidR="003E1865" w:rsidRPr="003E1865">
        <w:rPr>
          <w:rFonts w:ascii="Times New Roman" w:hAnsi="Times New Roman" w:cs="Times New Roman"/>
          <w:iCs/>
          <w:sz w:val="24"/>
          <w:szCs w:val="24"/>
        </w:rPr>
        <w:t xml:space="preserve"> a comprehensive, layered view of </w:t>
      </w:r>
      <w:r w:rsidR="00D65C90">
        <w:rPr>
          <w:rFonts w:ascii="Times New Roman" w:hAnsi="Times New Roman" w:cs="Times New Roman"/>
          <w:iCs/>
          <w:sz w:val="24"/>
          <w:szCs w:val="24"/>
        </w:rPr>
        <w:t xml:space="preserve">complex </w:t>
      </w:r>
      <w:r w:rsidR="000F6725">
        <w:rPr>
          <w:rFonts w:ascii="Times New Roman" w:hAnsi="Times New Roman" w:cs="Times New Roman"/>
          <w:iCs/>
          <w:sz w:val="24"/>
          <w:szCs w:val="24"/>
        </w:rPr>
        <w:t>pathophysiology</w:t>
      </w:r>
      <w:r w:rsidR="003E1865" w:rsidRPr="003E1865">
        <w:rPr>
          <w:rFonts w:ascii="Times New Roman" w:hAnsi="Times New Roman" w:cs="Times New Roman"/>
          <w:iCs/>
          <w:sz w:val="24"/>
          <w:szCs w:val="24"/>
        </w:rPr>
        <w:t xml:space="preserve">, integrating </w:t>
      </w:r>
      <w:r w:rsidR="003E1865">
        <w:rPr>
          <w:rFonts w:ascii="Times New Roman" w:hAnsi="Times New Roman" w:cs="Times New Roman"/>
          <w:iCs/>
          <w:sz w:val="24"/>
          <w:szCs w:val="24"/>
        </w:rPr>
        <w:t>genomic, epigenomic, transcriptomic, proteomic, and metabolomic data</w:t>
      </w:r>
      <w:r w:rsidR="00692463">
        <w:rPr>
          <w:rFonts w:ascii="Times New Roman" w:hAnsi="Times New Roman" w:cs="Times New Roman"/>
          <w:iCs/>
          <w:sz w:val="24"/>
          <w:szCs w:val="24"/>
        </w:rPr>
        <w:t xml:space="preserve"> </w:t>
      </w:r>
      <w:r w:rsidR="00D65C90">
        <w:rPr>
          <w:rFonts w:ascii="Times New Roman" w:hAnsi="Times New Roman" w:cs="Times New Roman"/>
          <w:iCs/>
          <w:sz w:val="24"/>
          <w:szCs w:val="24"/>
        </w:rPr>
        <w:fldChar w:fldCharType="begin">
          <w:fldData xml:space="preserve">PEVuZE5vdGU+PENpdGU+PEF1dGhvcj5WYW5kZXJleWtlbjwvQXV0aG9yPjxZZWFyPjIwMjM8L1ll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=
</w:fldData>
        </w:fldChar>
      </w:r>
      <w:r w:rsidR="00C17675">
        <w:rPr>
          <w:rFonts w:ascii="Times New Roman" w:hAnsi="Times New Roman" w:cs="Times New Roman"/>
          <w:iCs/>
          <w:sz w:val="24"/>
          <w:szCs w:val="24"/>
        </w:rPr>
        <w:instrText xml:space="preserve"> ADDIN EN.CITE </w:instrText>
      </w:r>
      <w:r w:rsidR="00C17675">
        <w:rPr>
          <w:rFonts w:ascii="Times New Roman" w:hAnsi="Times New Roman" w:cs="Times New Roman"/>
          <w:iCs/>
          <w:sz w:val="24"/>
          <w:szCs w:val="24"/>
        </w:rPr>
        <w:fldChar w:fldCharType="begin">
          <w:fldData xml:space="preserve">PEVuZE5vdGU+PENpdGU+PEF1dGhvcj5WYW5kZXJleWtlbjwvQXV0aG9yPjxZZWFyPjIwMjM8L1ll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=
</w:fldData>
        </w:fldChar>
      </w:r>
      <w:r w:rsidR="00C17675">
        <w:rPr>
          <w:rFonts w:ascii="Times New Roman" w:hAnsi="Times New Roman" w:cs="Times New Roman"/>
          <w:iCs/>
          <w:sz w:val="24"/>
          <w:szCs w:val="24"/>
        </w:rPr>
        <w:instrText xml:space="preserve"> ADDIN EN.CITE.DATA </w:instrText>
      </w:r>
      <w:r w:rsidR="00C17675">
        <w:rPr>
          <w:rFonts w:ascii="Times New Roman" w:hAnsi="Times New Roman" w:cs="Times New Roman"/>
          <w:iCs/>
          <w:sz w:val="24"/>
          <w:szCs w:val="24"/>
        </w:rPr>
      </w:r>
      <w:r w:rsidR="00C17675">
        <w:rPr>
          <w:rFonts w:ascii="Times New Roman" w:hAnsi="Times New Roman" w:cs="Times New Roman"/>
          <w:iCs/>
          <w:sz w:val="24"/>
          <w:szCs w:val="24"/>
        </w:rPr>
        <w:fldChar w:fldCharType="end"/>
      </w:r>
      <w:r w:rsidR="00D65C90">
        <w:rPr>
          <w:rFonts w:ascii="Times New Roman" w:hAnsi="Times New Roman" w:cs="Times New Roman"/>
          <w:iCs/>
          <w:sz w:val="24"/>
          <w:szCs w:val="24"/>
        </w:rPr>
      </w:r>
      <w:r w:rsidR="00D65C90">
        <w:rPr>
          <w:rFonts w:ascii="Times New Roman" w:hAnsi="Times New Roman" w:cs="Times New Roman"/>
          <w:iCs/>
          <w:sz w:val="24"/>
          <w:szCs w:val="24"/>
        </w:rPr>
        <w:fldChar w:fldCharType="separate"/>
      </w:r>
      <w:r w:rsidR="00C17675">
        <w:rPr>
          <w:rFonts w:ascii="Times New Roman" w:hAnsi="Times New Roman" w:cs="Times New Roman"/>
          <w:iCs/>
          <w:noProof/>
          <w:sz w:val="24"/>
          <w:szCs w:val="24"/>
        </w:rPr>
        <w:t>[12]</w:t>
      </w:r>
      <w:r w:rsidR="00D65C90">
        <w:rPr>
          <w:rFonts w:ascii="Times New Roman" w:hAnsi="Times New Roman" w:cs="Times New Roman"/>
          <w:iCs/>
          <w:sz w:val="24"/>
          <w:szCs w:val="24"/>
        </w:rPr>
        <w:fldChar w:fldCharType="end"/>
      </w:r>
      <w:r w:rsidR="003E1865" w:rsidRPr="003E1865">
        <w:rPr>
          <w:rFonts w:ascii="Times New Roman" w:hAnsi="Times New Roman" w:cs="Times New Roman"/>
          <w:iCs/>
          <w:sz w:val="24"/>
          <w:szCs w:val="24"/>
        </w:rPr>
        <w:t xml:space="preserve">. </w:t>
      </w:r>
      <w:r w:rsidR="00692463">
        <w:rPr>
          <w:rFonts w:ascii="Times New Roman" w:hAnsi="Times New Roman" w:cs="Times New Roman"/>
          <w:iCs/>
          <w:sz w:val="24"/>
          <w:szCs w:val="24"/>
        </w:rPr>
        <w:t xml:space="preserve">By </w:t>
      </w:r>
      <w:r w:rsidR="003E1865" w:rsidRPr="003E1865">
        <w:rPr>
          <w:rFonts w:ascii="Times New Roman" w:hAnsi="Times New Roman" w:cs="Times New Roman"/>
          <w:iCs/>
          <w:sz w:val="24"/>
          <w:szCs w:val="24"/>
        </w:rPr>
        <w:t>uncover</w:t>
      </w:r>
      <w:r w:rsidR="00692463">
        <w:rPr>
          <w:rFonts w:ascii="Times New Roman" w:hAnsi="Times New Roman" w:cs="Times New Roman"/>
          <w:iCs/>
          <w:sz w:val="24"/>
          <w:szCs w:val="24"/>
        </w:rPr>
        <w:t>ing</w:t>
      </w:r>
      <w:r w:rsidR="003E1865" w:rsidRPr="003E1865">
        <w:rPr>
          <w:rFonts w:ascii="Times New Roman" w:hAnsi="Times New Roman" w:cs="Times New Roman"/>
          <w:iCs/>
          <w:sz w:val="24"/>
          <w:szCs w:val="24"/>
        </w:rPr>
        <w:t xml:space="preserve"> causal mechanisms</w:t>
      </w:r>
      <w:r w:rsidR="003E1865">
        <w:rPr>
          <w:rFonts w:ascii="Times New Roman" w:hAnsi="Times New Roman" w:cs="Times New Roman"/>
          <w:iCs/>
          <w:sz w:val="24"/>
          <w:szCs w:val="24"/>
        </w:rPr>
        <w:t xml:space="preserve"> that give rise to disease phenotype</w:t>
      </w:r>
      <w:r w:rsidR="00D65C90">
        <w:rPr>
          <w:rFonts w:ascii="Times New Roman" w:hAnsi="Times New Roman" w:cs="Times New Roman"/>
          <w:iCs/>
          <w:sz w:val="24"/>
          <w:szCs w:val="24"/>
        </w:rPr>
        <w:t>s</w:t>
      </w:r>
      <w:r w:rsidR="003E1865">
        <w:rPr>
          <w:rFonts w:ascii="Times New Roman" w:hAnsi="Times New Roman" w:cs="Times New Roman"/>
          <w:iCs/>
          <w:sz w:val="24"/>
          <w:szCs w:val="24"/>
        </w:rPr>
        <w:t xml:space="preserve">, </w:t>
      </w:r>
      <w:r w:rsidR="00692463">
        <w:rPr>
          <w:rFonts w:ascii="Times New Roman" w:hAnsi="Times New Roman" w:cs="Times New Roman"/>
          <w:iCs/>
          <w:sz w:val="24"/>
          <w:szCs w:val="24"/>
        </w:rPr>
        <w:t>t</w:t>
      </w:r>
      <w:r w:rsidR="00692463" w:rsidRPr="003E1865">
        <w:rPr>
          <w:rFonts w:ascii="Times New Roman" w:hAnsi="Times New Roman" w:cs="Times New Roman"/>
          <w:iCs/>
          <w:sz w:val="24"/>
          <w:szCs w:val="24"/>
        </w:rPr>
        <w:t xml:space="preserve">his </w:t>
      </w:r>
      <w:proofErr w:type="gramStart"/>
      <w:r w:rsidR="00692463" w:rsidRPr="003E1865">
        <w:rPr>
          <w:rFonts w:ascii="Times New Roman" w:hAnsi="Times New Roman" w:cs="Times New Roman"/>
          <w:iCs/>
          <w:sz w:val="24"/>
          <w:szCs w:val="24"/>
        </w:rPr>
        <w:t>systems</w:t>
      </w:r>
      <w:proofErr w:type="gramEnd"/>
      <w:r w:rsidR="00692463">
        <w:rPr>
          <w:rFonts w:ascii="Times New Roman" w:hAnsi="Times New Roman" w:cs="Times New Roman"/>
          <w:iCs/>
          <w:sz w:val="24"/>
          <w:szCs w:val="24"/>
        </w:rPr>
        <w:t>-level</w:t>
      </w:r>
      <w:r w:rsidR="00692463" w:rsidRPr="003E1865">
        <w:rPr>
          <w:rFonts w:ascii="Times New Roman" w:hAnsi="Times New Roman" w:cs="Times New Roman"/>
          <w:iCs/>
          <w:sz w:val="24"/>
          <w:szCs w:val="24"/>
        </w:rPr>
        <w:t xml:space="preserve"> approach </w:t>
      </w:r>
      <w:r w:rsidR="003E1865">
        <w:rPr>
          <w:rFonts w:ascii="Times New Roman" w:hAnsi="Times New Roman" w:cs="Times New Roman"/>
          <w:iCs/>
          <w:sz w:val="24"/>
          <w:szCs w:val="24"/>
        </w:rPr>
        <w:t>reveal</w:t>
      </w:r>
      <w:r w:rsidR="00692463">
        <w:rPr>
          <w:rFonts w:ascii="Times New Roman" w:hAnsi="Times New Roman" w:cs="Times New Roman"/>
          <w:iCs/>
          <w:sz w:val="24"/>
          <w:szCs w:val="24"/>
        </w:rPr>
        <w:t>s</w:t>
      </w:r>
      <w:r w:rsidR="003E1865" w:rsidRPr="003E1865">
        <w:rPr>
          <w:rFonts w:ascii="Times New Roman" w:hAnsi="Times New Roman" w:cs="Times New Roman"/>
          <w:iCs/>
          <w:sz w:val="24"/>
          <w:szCs w:val="24"/>
        </w:rPr>
        <w:t xml:space="preserve"> </w:t>
      </w:r>
      <w:r w:rsidR="000F6725">
        <w:rPr>
          <w:rFonts w:ascii="Times New Roman" w:hAnsi="Times New Roman" w:cs="Times New Roman"/>
          <w:iCs/>
          <w:sz w:val="24"/>
          <w:szCs w:val="24"/>
        </w:rPr>
        <w:t xml:space="preserve">critical pathways and </w:t>
      </w:r>
      <w:r w:rsidR="003E1865" w:rsidRPr="003E1865">
        <w:rPr>
          <w:rFonts w:ascii="Times New Roman" w:hAnsi="Times New Roman" w:cs="Times New Roman"/>
          <w:iCs/>
          <w:sz w:val="24"/>
          <w:szCs w:val="24"/>
        </w:rPr>
        <w:t xml:space="preserve">therapeutic </w:t>
      </w:r>
      <w:del w:id="59" w:author="Feldman, Eva" w:date="2025-11-22T08:37:00Z" w16du:dateUtc="2025-11-22T13:37:00Z">
        <w:r w:rsidR="003E1865" w:rsidRPr="003E1865" w:rsidDel="00475490">
          <w:rPr>
            <w:rFonts w:ascii="Times New Roman" w:hAnsi="Times New Roman" w:cs="Times New Roman"/>
            <w:iCs/>
            <w:sz w:val="24"/>
            <w:szCs w:val="24"/>
          </w:rPr>
          <w:delText xml:space="preserve">vulnerabilities </w:delText>
        </w:r>
      </w:del>
      <w:ins w:id="60" w:author="Feldman, Eva" w:date="2025-11-22T08:37:00Z" w16du:dateUtc="2025-11-22T13:37:00Z">
        <w:r w:rsidR="00475490">
          <w:rPr>
            <w:rFonts w:ascii="Times New Roman" w:hAnsi="Times New Roman" w:cs="Times New Roman"/>
            <w:iCs/>
            <w:sz w:val="24"/>
            <w:szCs w:val="24"/>
          </w:rPr>
          <w:t>o</w:t>
        </w:r>
      </w:ins>
      <w:ins w:id="61" w:author="Feldman, Eva" w:date="2025-11-22T08:38:00Z" w16du:dateUtc="2025-11-22T13:38:00Z">
        <w:r w:rsidR="00475490">
          <w:rPr>
            <w:rFonts w:ascii="Times New Roman" w:hAnsi="Times New Roman" w:cs="Times New Roman"/>
            <w:iCs/>
            <w:sz w:val="24"/>
            <w:szCs w:val="24"/>
          </w:rPr>
          <w:t>pportunities</w:t>
        </w:r>
      </w:ins>
      <w:ins w:id="62" w:author="Feldman, Eva" w:date="2025-11-22T08:37:00Z" w16du:dateUtc="2025-11-22T13:37:00Z">
        <w:r w:rsidR="00475490" w:rsidRPr="003E1865">
          <w:rPr>
            <w:rFonts w:ascii="Times New Roman" w:hAnsi="Times New Roman" w:cs="Times New Roman"/>
            <w:iCs/>
            <w:sz w:val="24"/>
            <w:szCs w:val="24"/>
          </w:rPr>
          <w:t xml:space="preserve"> </w:t>
        </w:r>
      </w:ins>
      <w:r w:rsidR="00692463">
        <w:rPr>
          <w:rFonts w:ascii="Times New Roman" w:hAnsi="Times New Roman" w:cs="Times New Roman"/>
          <w:iCs/>
          <w:sz w:val="24"/>
          <w:szCs w:val="24"/>
        </w:rPr>
        <w:t>potentially missed by</w:t>
      </w:r>
      <w:r w:rsidR="003E1865" w:rsidRPr="003E1865">
        <w:rPr>
          <w:rFonts w:ascii="Times New Roman" w:hAnsi="Times New Roman" w:cs="Times New Roman"/>
          <w:iCs/>
          <w:sz w:val="24"/>
          <w:szCs w:val="24"/>
        </w:rPr>
        <w:t xml:space="preserve"> single-omics methods.</w:t>
      </w:r>
      <w:r w:rsidR="00692463">
        <w:rPr>
          <w:rFonts w:ascii="Times New Roman" w:hAnsi="Times New Roman" w:cs="Times New Roman"/>
          <w:iCs/>
          <w:sz w:val="24"/>
          <w:szCs w:val="24"/>
        </w:rPr>
        <w:t xml:space="preserve"> Multi-omics </w:t>
      </w:r>
      <w:del w:id="63" w:author="Feldman, Eva" w:date="2025-11-22T08:40:00Z" w16du:dateUtc="2025-11-22T13:40:00Z">
        <w:r w:rsidR="00692463" w:rsidDel="00DC26B8">
          <w:rPr>
            <w:rFonts w:ascii="Times New Roman" w:hAnsi="Times New Roman" w:cs="Times New Roman"/>
            <w:iCs/>
            <w:sz w:val="24"/>
            <w:szCs w:val="24"/>
          </w:rPr>
          <w:delText>has</w:delText>
        </w:r>
        <w:r w:rsidR="00D65C90" w:rsidDel="00DC26B8">
          <w:rPr>
            <w:rFonts w:ascii="Times New Roman" w:hAnsi="Times New Roman" w:cs="Times New Roman"/>
            <w:iCs/>
            <w:sz w:val="24"/>
            <w:szCs w:val="24"/>
          </w:rPr>
          <w:delText xml:space="preserve"> garnered substantial momentum</w:delText>
        </w:r>
      </w:del>
      <w:ins w:id="64" w:author="Feldman, Eva" w:date="2025-11-22T08:40:00Z" w16du:dateUtc="2025-11-22T13:40:00Z">
        <w:r w:rsidR="00DC26B8">
          <w:rPr>
            <w:rFonts w:ascii="Times New Roman" w:hAnsi="Times New Roman" w:cs="Times New Roman"/>
            <w:iCs/>
            <w:sz w:val="24"/>
            <w:szCs w:val="24"/>
          </w:rPr>
          <w:t>approaches have gained considerable traction</w:t>
        </w:r>
      </w:ins>
      <w:r w:rsidR="00566505" w:rsidRPr="00566505">
        <w:rPr>
          <w:rFonts w:ascii="Times New Roman" w:hAnsi="Times New Roman" w:cs="Times New Roman"/>
          <w:iCs/>
          <w:sz w:val="24"/>
          <w:szCs w:val="24"/>
        </w:rPr>
        <w:t xml:space="preserve"> </w:t>
      </w:r>
      <w:r w:rsidR="00566505">
        <w:rPr>
          <w:rFonts w:ascii="Times New Roman" w:hAnsi="Times New Roman" w:cs="Times New Roman"/>
          <w:iCs/>
          <w:sz w:val="24"/>
          <w:szCs w:val="24"/>
        </w:rPr>
        <w:t xml:space="preserve">in </w:t>
      </w:r>
      <w:r w:rsidR="00566505" w:rsidRPr="00D65C90">
        <w:rPr>
          <w:rFonts w:ascii="Times New Roman" w:hAnsi="Times New Roman" w:cs="Times New Roman"/>
          <w:iCs/>
          <w:sz w:val="24"/>
          <w:szCs w:val="24"/>
        </w:rPr>
        <w:t>clinical</w:t>
      </w:r>
      <w:r w:rsidR="00566505">
        <w:rPr>
          <w:rFonts w:ascii="Times New Roman" w:hAnsi="Times New Roman" w:cs="Times New Roman"/>
          <w:iCs/>
          <w:sz w:val="24"/>
          <w:szCs w:val="24"/>
        </w:rPr>
        <w:t xml:space="preserve"> </w:t>
      </w:r>
      <w:r w:rsidR="000F6725">
        <w:rPr>
          <w:rFonts w:ascii="Times New Roman" w:hAnsi="Times New Roman" w:cs="Times New Roman"/>
          <w:iCs/>
          <w:sz w:val="24"/>
          <w:szCs w:val="24"/>
        </w:rPr>
        <w:t xml:space="preserve">trial </w:t>
      </w:r>
      <w:r w:rsidR="00566505">
        <w:rPr>
          <w:rFonts w:ascii="Times New Roman" w:hAnsi="Times New Roman" w:cs="Times New Roman"/>
          <w:iCs/>
          <w:sz w:val="24"/>
          <w:szCs w:val="24"/>
        </w:rPr>
        <w:t>settings</w:t>
      </w:r>
      <w:r w:rsidR="00D65C90">
        <w:rPr>
          <w:rFonts w:ascii="Times New Roman" w:hAnsi="Times New Roman" w:cs="Times New Roman"/>
          <w:iCs/>
          <w:sz w:val="24"/>
          <w:szCs w:val="24"/>
        </w:rPr>
        <w:t xml:space="preserve">, </w:t>
      </w:r>
      <w:del w:id="65" w:author="Feldman, Eva" w:date="2025-11-22T08:40:00Z" w16du:dateUtc="2025-11-22T13:40:00Z">
        <w:r w:rsidR="00D65C90" w:rsidDel="00DC26B8">
          <w:rPr>
            <w:rFonts w:ascii="Times New Roman" w:hAnsi="Times New Roman" w:cs="Times New Roman"/>
            <w:iCs/>
            <w:sz w:val="24"/>
            <w:szCs w:val="24"/>
          </w:rPr>
          <w:delText>with evidence of</w:delText>
        </w:r>
      </w:del>
      <w:ins w:id="66" w:author="Feldman, Eva" w:date="2025-11-22T08:40:00Z" w16du:dateUtc="2025-11-22T13:40:00Z">
        <w:r w:rsidR="00DC26B8">
          <w:rPr>
            <w:rFonts w:ascii="Times New Roman" w:hAnsi="Times New Roman" w:cs="Times New Roman"/>
            <w:iCs/>
            <w:sz w:val="24"/>
            <w:szCs w:val="24"/>
          </w:rPr>
          <w:t>demonstrating</w:t>
        </w:r>
      </w:ins>
      <w:r w:rsidR="00D65C90">
        <w:rPr>
          <w:rFonts w:ascii="Times New Roman" w:hAnsi="Times New Roman" w:cs="Times New Roman"/>
          <w:iCs/>
          <w:sz w:val="24"/>
          <w:szCs w:val="24"/>
        </w:rPr>
        <w:t xml:space="preserve"> </w:t>
      </w:r>
      <w:r w:rsidR="00D65C90" w:rsidRPr="00D65C90">
        <w:rPr>
          <w:rFonts w:ascii="Times New Roman" w:hAnsi="Times New Roman" w:cs="Times New Roman"/>
          <w:iCs/>
          <w:sz w:val="24"/>
          <w:szCs w:val="24"/>
        </w:rPr>
        <w:t xml:space="preserve">feasibility </w:t>
      </w:r>
      <w:r w:rsidR="00D65C90">
        <w:rPr>
          <w:rFonts w:ascii="Times New Roman" w:hAnsi="Times New Roman" w:cs="Times New Roman"/>
          <w:iCs/>
          <w:sz w:val="24"/>
          <w:szCs w:val="24"/>
        </w:rPr>
        <w:t>for</w:t>
      </w:r>
      <w:r w:rsidR="00D65C90" w:rsidRPr="00D65C90">
        <w:rPr>
          <w:rFonts w:ascii="Times New Roman" w:hAnsi="Times New Roman" w:cs="Times New Roman"/>
          <w:iCs/>
          <w:sz w:val="24"/>
          <w:szCs w:val="24"/>
        </w:rPr>
        <w:t xml:space="preserve"> </w:t>
      </w:r>
      <w:del w:id="67" w:author="Feldman, Eva" w:date="2025-11-22T08:40:00Z" w16du:dateUtc="2025-11-22T13:40:00Z">
        <w:r w:rsidR="00D65C90" w:rsidRPr="00D65C90" w:rsidDel="00DC26B8">
          <w:rPr>
            <w:rFonts w:ascii="Times New Roman" w:hAnsi="Times New Roman" w:cs="Times New Roman"/>
            <w:iCs/>
            <w:sz w:val="24"/>
            <w:szCs w:val="24"/>
          </w:rPr>
          <w:delText>support</w:delText>
        </w:r>
        <w:r w:rsidR="00D65C90" w:rsidDel="00DC26B8">
          <w:rPr>
            <w:rFonts w:ascii="Times New Roman" w:hAnsi="Times New Roman" w:cs="Times New Roman"/>
            <w:iCs/>
            <w:sz w:val="24"/>
            <w:szCs w:val="24"/>
          </w:rPr>
          <w:delText xml:space="preserve">ing </w:delText>
        </w:r>
      </w:del>
      <w:ins w:id="68" w:author="Feldman, Eva" w:date="2025-11-22T08:40:00Z" w16du:dateUtc="2025-11-22T13:40:00Z">
        <w:r w:rsidR="00DC26B8">
          <w:rPr>
            <w:rFonts w:ascii="Times New Roman" w:hAnsi="Times New Roman" w:cs="Times New Roman"/>
            <w:iCs/>
            <w:sz w:val="24"/>
            <w:szCs w:val="24"/>
          </w:rPr>
          <w:t xml:space="preserve">guided </w:t>
        </w:r>
      </w:ins>
      <w:r w:rsidR="00D65C90" w:rsidRPr="00D65C90">
        <w:rPr>
          <w:rFonts w:ascii="Times New Roman" w:hAnsi="Times New Roman" w:cs="Times New Roman"/>
          <w:iCs/>
          <w:sz w:val="24"/>
          <w:szCs w:val="24"/>
        </w:rPr>
        <w:t>decision-making</w:t>
      </w:r>
      <w:r w:rsidR="00D65C90">
        <w:rPr>
          <w:rFonts w:ascii="Times New Roman" w:hAnsi="Times New Roman" w:cs="Times New Roman"/>
          <w:iCs/>
          <w:sz w:val="24"/>
          <w:szCs w:val="24"/>
        </w:rPr>
        <w:t xml:space="preserve">, </w:t>
      </w:r>
      <w:del w:id="69" w:author="Feldman, Eva" w:date="2025-11-22T08:40:00Z" w16du:dateUtc="2025-11-22T13:40:00Z">
        <w:r w:rsidR="00D65C90" w:rsidDel="00DC26B8">
          <w:rPr>
            <w:rFonts w:ascii="Times New Roman" w:hAnsi="Times New Roman" w:cs="Times New Roman"/>
            <w:iCs/>
            <w:sz w:val="24"/>
            <w:szCs w:val="24"/>
          </w:rPr>
          <w:delText>for instance</w:delText>
        </w:r>
      </w:del>
      <w:ins w:id="70" w:author="Feldman, Eva" w:date="2025-11-22T08:40:00Z" w16du:dateUtc="2025-11-22T13:40:00Z">
        <w:r w:rsidR="00DC26B8">
          <w:rPr>
            <w:rFonts w:ascii="Times New Roman" w:hAnsi="Times New Roman" w:cs="Times New Roman"/>
            <w:iCs/>
            <w:sz w:val="24"/>
            <w:szCs w:val="24"/>
          </w:rPr>
          <w:t>particularl</w:t>
        </w:r>
      </w:ins>
      <w:ins w:id="71" w:author="Feldman, Eva" w:date="2025-11-22T08:41:00Z" w16du:dateUtc="2025-11-22T13:41:00Z">
        <w:r w:rsidR="00DC26B8">
          <w:rPr>
            <w:rFonts w:ascii="Times New Roman" w:hAnsi="Times New Roman" w:cs="Times New Roman"/>
            <w:iCs/>
            <w:sz w:val="24"/>
            <w:szCs w:val="24"/>
          </w:rPr>
          <w:t>y</w:t>
        </w:r>
      </w:ins>
      <w:r w:rsidR="00D65C90">
        <w:rPr>
          <w:rFonts w:ascii="Times New Roman" w:hAnsi="Times New Roman" w:cs="Times New Roman"/>
          <w:iCs/>
          <w:sz w:val="24"/>
          <w:szCs w:val="24"/>
        </w:rPr>
        <w:t xml:space="preserve"> in oncology </w:t>
      </w:r>
      <w:r w:rsidR="00D65C90">
        <w:rPr>
          <w:rFonts w:ascii="Times New Roman" w:hAnsi="Times New Roman" w:cs="Times New Roman"/>
          <w:iCs/>
          <w:sz w:val="24"/>
          <w:szCs w:val="24"/>
        </w:rPr>
        <w:fldChar w:fldCharType="begin">
          <w:fldData xml:space="preserve">PEVuZE5vdGU+PENpdGU+PEF1dGhvcj5NaWdsaW5vPC9BdXRob3I+PFllYXI+MjAyNTwvWWVhcj48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</w:fldData>
        </w:fldChar>
      </w:r>
      <w:r w:rsidR="00C17675">
        <w:rPr>
          <w:rFonts w:ascii="Times New Roman" w:hAnsi="Times New Roman" w:cs="Times New Roman"/>
          <w:iCs/>
          <w:sz w:val="24"/>
          <w:szCs w:val="24"/>
        </w:rPr>
        <w:instrText xml:space="preserve"> ADDIN EN.CITE </w:instrText>
      </w:r>
      <w:r w:rsidR="00C17675">
        <w:rPr>
          <w:rFonts w:ascii="Times New Roman" w:hAnsi="Times New Roman" w:cs="Times New Roman"/>
          <w:iCs/>
          <w:sz w:val="24"/>
          <w:szCs w:val="24"/>
        </w:rPr>
        <w:fldChar w:fldCharType="begin">
          <w:fldData xml:space="preserve">PEVuZE5vdGU+PENpdGU+PEF1dGhvcj5NaWdsaW5vPC9BdXRob3I+PFllYXI+MjAyNTwvWWVhcj48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</w:fldData>
        </w:fldChar>
      </w:r>
      <w:r w:rsidR="00C17675">
        <w:rPr>
          <w:rFonts w:ascii="Times New Roman" w:hAnsi="Times New Roman" w:cs="Times New Roman"/>
          <w:iCs/>
          <w:sz w:val="24"/>
          <w:szCs w:val="24"/>
        </w:rPr>
        <w:instrText xml:space="preserve"> ADDIN EN.CITE.DATA </w:instrText>
      </w:r>
      <w:r w:rsidR="00C17675">
        <w:rPr>
          <w:rFonts w:ascii="Times New Roman" w:hAnsi="Times New Roman" w:cs="Times New Roman"/>
          <w:iCs/>
          <w:sz w:val="24"/>
          <w:szCs w:val="24"/>
        </w:rPr>
      </w:r>
      <w:r w:rsidR="00C17675">
        <w:rPr>
          <w:rFonts w:ascii="Times New Roman" w:hAnsi="Times New Roman" w:cs="Times New Roman"/>
          <w:iCs/>
          <w:sz w:val="24"/>
          <w:szCs w:val="24"/>
        </w:rPr>
        <w:fldChar w:fldCharType="end"/>
      </w:r>
      <w:r w:rsidR="00D65C90">
        <w:rPr>
          <w:rFonts w:ascii="Times New Roman" w:hAnsi="Times New Roman" w:cs="Times New Roman"/>
          <w:iCs/>
          <w:sz w:val="24"/>
          <w:szCs w:val="24"/>
        </w:rPr>
      </w:r>
      <w:r w:rsidR="00D65C90">
        <w:rPr>
          <w:rFonts w:ascii="Times New Roman" w:hAnsi="Times New Roman" w:cs="Times New Roman"/>
          <w:iCs/>
          <w:sz w:val="24"/>
          <w:szCs w:val="24"/>
        </w:rPr>
        <w:fldChar w:fldCharType="separate"/>
      </w:r>
      <w:r w:rsidR="00C17675">
        <w:rPr>
          <w:rFonts w:ascii="Times New Roman" w:hAnsi="Times New Roman" w:cs="Times New Roman"/>
          <w:iCs/>
          <w:noProof/>
          <w:sz w:val="24"/>
          <w:szCs w:val="24"/>
        </w:rPr>
        <w:t>[13]</w:t>
      </w:r>
      <w:r w:rsidR="00D65C90">
        <w:rPr>
          <w:rFonts w:ascii="Times New Roman" w:hAnsi="Times New Roman" w:cs="Times New Roman"/>
          <w:iCs/>
          <w:sz w:val="24"/>
          <w:szCs w:val="24"/>
        </w:rPr>
        <w:fldChar w:fldCharType="end"/>
      </w:r>
      <w:r w:rsidR="00D65C90">
        <w:rPr>
          <w:rFonts w:ascii="Times New Roman" w:hAnsi="Times New Roman" w:cs="Times New Roman"/>
          <w:iCs/>
          <w:sz w:val="24"/>
          <w:szCs w:val="24"/>
        </w:rPr>
        <w:t>, and</w:t>
      </w:r>
      <w:r w:rsidR="00566505">
        <w:rPr>
          <w:rFonts w:ascii="Times New Roman" w:hAnsi="Times New Roman" w:cs="Times New Roman"/>
          <w:iCs/>
          <w:sz w:val="24"/>
          <w:szCs w:val="24"/>
        </w:rPr>
        <w:t xml:space="preserve"> </w:t>
      </w:r>
      <w:ins w:id="72" w:author="Feldman, Eva" w:date="2025-11-22T08:41:00Z" w16du:dateUtc="2025-11-22T13:41:00Z">
        <w:r w:rsidR="00DC26B8">
          <w:rPr>
            <w:rFonts w:ascii="Times New Roman" w:hAnsi="Times New Roman" w:cs="Times New Roman"/>
            <w:iCs/>
            <w:sz w:val="24"/>
            <w:szCs w:val="24"/>
          </w:rPr>
          <w:t xml:space="preserve">for </w:t>
        </w:r>
      </w:ins>
      <w:r w:rsidR="00566505">
        <w:rPr>
          <w:rFonts w:ascii="Times New Roman" w:hAnsi="Times New Roman" w:cs="Times New Roman"/>
          <w:iCs/>
          <w:sz w:val="24"/>
          <w:szCs w:val="24"/>
        </w:rPr>
        <w:t xml:space="preserve">identifying </w:t>
      </w:r>
      <w:ins w:id="73" w:author="Feldman, Eva" w:date="2025-11-22T08:41:00Z" w16du:dateUtc="2025-11-22T13:41:00Z">
        <w:r w:rsidR="00DC26B8">
          <w:rPr>
            <w:rFonts w:ascii="Times New Roman" w:hAnsi="Times New Roman" w:cs="Times New Roman"/>
            <w:iCs/>
            <w:sz w:val="24"/>
            <w:szCs w:val="24"/>
          </w:rPr>
          <w:t xml:space="preserve">molecular </w:t>
        </w:r>
      </w:ins>
      <w:r w:rsidR="00566505">
        <w:rPr>
          <w:rFonts w:ascii="Times New Roman" w:hAnsi="Times New Roman" w:cs="Times New Roman"/>
          <w:iCs/>
          <w:sz w:val="24"/>
          <w:szCs w:val="24"/>
        </w:rPr>
        <w:t>signatures of treatment response</w:t>
      </w:r>
      <w:r w:rsidR="000F6725">
        <w:rPr>
          <w:rFonts w:ascii="Times New Roman" w:hAnsi="Times New Roman" w:cs="Times New Roman"/>
          <w:iCs/>
          <w:sz w:val="24"/>
          <w:szCs w:val="24"/>
        </w:rPr>
        <w:t xml:space="preserve"> </w:t>
      </w:r>
      <w:r w:rsidR="000F6725">
        <w:rPr>
          <w:rFonts w:ascii="Times New Roman" w:hAnsi="Times New Roman" w:cs="Times New Roman"/>
          <w:iCs/>
          <w:sz w:val="24"/>
          <w:szCs w:val="24"/>
        </w:rPr>
        <w:fldChar w:fldCharType="begin">
          <w:fldData xml:space="preserve">PEVuZE5vdGU+PENpdGU+PEF1dGhvcj5Eb25nPC9BdXRob3I+PFllYXI+MjAyNTwvWWVhcj48SURU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</w:fldData>
        </w:fldChar>
      </w:r>
      <w:r w:rsidR="00C17675">
        <w:rPr>
          <w:rFonts w:ascii="Times New Roman" w:hAnsi="Times New Roman" w:cs="Times New Roman"/>
          <w:iCs/>
          <w:sz w:val="24"/>
          <w:szCs w:val="24"/>
        </w:rPr>
        <w:instrText xml:space="preserve"> ADDIN EN.CITE </w:instrText>
      </w:r>
      <w:r w:rsidR="00C17675">
        <w:rPr>
          <w:rFonts w:ascii="Times New Roman" w:hAnsi="Times New Roman" w:cs="Times New Roman"/>
          <w:iCs/>
          <w:sz w:val="24"/>
          <w:szCs w:val="24"/>
        </w:rPr>
        <w:fldChar w:fldCharType="begin">
          <w:fldData xml:space="preserve">PEVuZE5vdGU+PENpdGU+PEF1dGhvcj5Eb25nPC9BdXRob3I+PFllYXI+MjAyNTwvWWVhcj48SURU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</w:fldData>
        </w:fldChar>
      </w:r>
      <w:r w:rsidR="00C17675">
        <w:rPr>
          <w:rFonts w:ascii="Times New Roman" w:hAnsi="Times New Roman" w:cs="Times New Roman"/>
          <w:iCs/>
          <w:sz w:val="24"/>
          <w:szCs w:val="24"/>
        </w:rPr>
        <w:instrText xml:space="preserve"> ADDIN EN.CITE.DATA </w:instrText>
      </w:r>
      <w:r w:rsidR="00C17675">
        <w:rPr>
          <w:rFonts w:ascii="Times New Roman" w:hAnsi="Times New Roman" w:cs="Times New Roman"/>
          <w:iCs/>
          <w:sz w:val="24"/>
          <w:szCs w:val="24"/>
        </w:rPr>
      </w:r>
      <w:r w:rsidR="00C17675">
        <w:rPr>
          <w:rFonts w:ascii="Times New Roman" w:hAnsi="Times New Roman" w:cs="Times New Roman"/>
          <w:iCs/>
          <w:sz w:val="24"/>
          <w:szCs w:val="24"/>
        </w:rPr>
        <w:fldChar w:fldCharType="end"/>
      </w:r>
      <w:r w:rsidR="000F6725">
        <w:rPr>
          <w:rFonts w:ascii="Times New Roman" w:hAnsi="Times New Roman" w:cs="Times New Roman"/>
          <w:iCs/>
          <w:sz w:val="24"/>
          <w:szCs w:val="24"/>
        </w:rPr>
      </w:r>
      <w:r w:rsidR="000F6725">
        <w:rPr>
          <w:rFonts w:ascii="Times New Roman" w:hAnsi="Times New Roman" w:cs="Times New Roman"/>
          <w:iCs/>
          <w:sz w:val="24"/>
          <w:szCs w:val="24"/>
        </w:rPr>
        <w:fldChar w:fldCharType="separate"/>
      </w:r>
      <w:r w:rsidR="00C17675">
        <w:rPr>
          <w:rFonts w:ascii="Times New Roman" w:hAnsi="Times New Roman" w:cs="Times New Roman"/>
          <w:iCs/>
          <w:noProof/>
          <w:sz w:val="24"/>
          <w:szCs w:val="24"/>
        </w:rPr>
        <w:t>[14, 15]</w:t>
      </w:r>
      <w:r w:rsidR="000F6725">
        <w:rPr>
          <w:rFonts w:ascii="Times New Roman" w:hAnsi="Times New Roman" w:cs="Times New Roman"/>
          <w:iCs/>
          <w:sz w:val="24"/>
          <w:szCs w:val="24"/>
        </w:rPr>
        <w:fldChar w:fldCharType="end"/>
      </w:r>
      <w:r w:rsidR="00CE3741">
        <w:rPr>
          <w:rFonts w:ascii="Times New Roman" w:hAnsi="Times New Roman" w:cs="Times New Roman"/>
          <w:iCs/>
          <w:sz w:val="24"/>
          <w:szCs w:val="24"/>
        </w:rPr>
        <w:t xml:space="preserve">, </w:t>
      </w:r>
      <w:del w:id="74" w:author="Feldman, Eva" w:date="2025-11-22T08:41:00Z" w16du:dateUtc="2025-11-22T13:41:00Z">
        <w:r w:rsidR="00CE3741" w:rsidDel="00DC26B8">
          <w:rPr>
            <w:rFonts w:ascii="Times New Roman" w:hAnsi="Times New Roman" w:cs="Times New Roman"/>
            <w:iCs/>
            <w:sz w:val="24"/>
            <w:szCs w:val="24"/>
          </w:rPr>
          <w:delText>underscoring promising</w:delText>
        </w:r>
      </w:del>
      <w:ins w:id="75" w:author="Feldman, Eva" w:date="2025-11-22T08:41:00Z" w16du:dateUtc="2025-11-22T13:41:00Z">
        <w:r w:rsidR="00DC26B8">
          <w:rPr>
            <w:rFonts w:ascii="Times New Roman" w:hAnsi="Times New Roman" w:cs="Times New Roman"/>
            <w:iCs/>
            <w:sz w:val="24"/>
            <w:szCs w:val="24"/>
          </w:rPr>
          <w:t>highlighting their</w:t>
        </w:r>
      </w:ins>
      <w:r w:rsidR="00CE3741">
        <w:rPr>
          <w:rFonts w:ascii="Times New Roman" w:hAnsi="Times New Roman" w:cs="Times New Roman"/>
          <w:iCs/>
          <w:sz w:val="24"/>
          <w:szCs w:val="24"/>
        </w:rPr>
        <w:t xml:space="preserve"> translational potential</w:t>
      </w:r>
      <w:r w:rsidR="00D65C90">
        <w:rPr>
          <w:rFonts w:ascii="Times New Roman" w:hAnsi="Times New Roman" w:cs="Times New Roman"/>
          <w:iCs/>
          <w:sz w:val="24"/>
          <w:szCs w:val="24"/>
        </w:rPr>
        <w:t xml:space="preserve">. </w:t>
      </w:r>
      <w:r w:rsidR="00566505">
        <w:rPr>
          <w:rFonts w:ascii="Times New Roman" w:hAnsi="Times New Roman" w:cs="Times New Roman"/>
          <w:iCs/>
          <w:sz w:val="24"/>
          <w:szCs w:val="24"/>
        </w:rPr>
        <w:t xml:space="preserve">Despite </w:t>
      </w:r>
      <w:del w:id="76" w:author="Feldman, Eva" w:date="2025-11-22T08:42:00Z" w16du:dateUtc="2025-11-22T13:42:00Z">
        <w:r w:rsidR="003C0996" w:rsidDel="00DC26B8">
          <w:rPr>
            <w:rFonts w:ascii="Times New Roman" w:hAnsi="Times New Roman" w:cs="Times New Roman"/>
            <w:iCs/>
            <w:sz w:val="24"/>
            <w:szCs w:val="24"/>
          </w:rPr>
          <w:delText>prospects</w:delText>
        </w:r>
      </w:del>
      <w:ins w:id="77" w:author="Feldman, Eva" w:date="2025-11-22T08:42:00Z" w16du:dateUtc="2025-11-22T13:42:00Z">
        <w:r w:rsidR="00DC26B8">
          <w:rPr>
            <w:rFonts w:ascii="Times New Roman" w:hAnsi="Times New Roman" w:cs="Times New Roman"/>
            <w:iCs/>
            <w:sz w:val="24"/>
            <w:szCs w:val="24"/>
          </w:rPr>
          <w:t>these advances</w:t>
        </w:r>
      </w:ins>
      <w:r w:rsidR="00566505">
        <w:rPr>
          <w:rFonts w:ascii="Times New Roman" w:hAnsi="Times New Roman" w:cs="Times New Roman"/>
          <w:iCs/>
          <w:sz w:val="24"/>
          <w:szCs w:val="24"/>
        </w:rPr>
        <w:t xml:space="preserve">, multi-omics </w:t>
      </w:r>
      <w:r w:rsidR="00D94C80">
        <w:rPr>
          <w:rFonts w:ascii="Times New Roman" w:hAnsi="Times New Roman" w:cs="Times New Roman"/>
          <w:iCs/>
          <w:sz w:val="24"/>
          <w:szCs w:val="24"/>
        </w:rPr>
        <w:t xml:space="preserve">has not </w:t>
      </w:r>
      <w:ins w:id="78" w:author="Feldman, Eva" w:date="2025-11-22T08:42:00Z" w16du:dateUtc="2025-11-22T13:42:00Z">
        <w:r w:rsidR="00DC26B8">
          <w:rPr>
            <w:rFonts w:ascii="Times New Roman" w:hAnsi="Times New Roman" w:cs="Times New Roman"/>
            <w:iCs/>
            <w:sz w:val="24"/>
            <w:szCs w:val="24"/>
          </w:rPr>
          <w:t xml:space="preserve">yet </w:t>
        </w:r>
      </w:ins>
      <w:r w:rsidR="00D94C80">
        <w:rPr>
          <w:rFonts w:ascii="Times New Roman" w:hAnsi="Times New Roman" w:cs="Times New Roman"/>
          <w:iCs/>
          <w:sz w:val="24"/>
          <w:szCs w:val="24"/>
        </w:rPr>
        <w:t>been applied to PN</w:t>
      </w:r>
      <w:r w:rsidR="00727A77">
        <w:rPr>
          <w:rFonts w:ascii="Times New Roman" w:hAnsi="Times New Roman" w:cs="Times New Roman"/>
          <w:iCs/>
          <w:sz w:val="24"/>
          <w:szCs w:val="24"/>
        </w:rPr>
        <w:t xml:space="preserve"> </w:t>
      </w:r>
      <w:r w:rsidR="000F6725">
        <w:rPr>
          <w:rFonts w:ascii="Times New Roman" w:hAnsi="Times New Roman" w:cs="Times New Roman"/>
          <w:iCs/>
          <w:sz w:val="24"/>
          <w:szCs w:val="24"/>
        </w:rPr>
        <w:t>secondary to obesity and prediabetes</w:t>
      </w:r>
      <w:ins w:id="79" w:author="Feldman, Eva" w:date="2025-11-22T08:42:00Z" w16du:dateUtc="2025-11-22T13:42:00Z">
        <w:r w:rsidR="00DC26B8">
          <w:rPr>
            <w:rFonts w:ascii="Times New Roman" w:hAnsi="Times New Roman" w:cs="Times New Roman"/>
            <w:iCs/>
            <w:sz w:val="24"/>
            <w:szCs w:val="24"/>
          </w:rPr>
          <w:t>. Given</w:t>
        </w:r>
      </w:ins>
      <w:del w:id="80" w:author="Feldman, Eva" w:date="2025-11-22T08:42:00Z" w16du:dateUtc="2025-11-22T13:42:00Z">
        <w:r w:rsidR="000F6725" w:rsidDel="00DC26B8">
          <w:rPr>
            <w:rFonts w:ascii="Times New Roman" w:hAnsi="Times New Roman" w:cs="Times New Roman"/>
            <w:iCs/>
            <w:sz w:val="24"/>
            <w:szCs w:val="24"/>
          </w:rPr>
          <w:delText xml:space="preserve"> although </w:delText>
        </w:r>
      </w:del>
      <w:ins w:id="81" w:author="Feldman, Eva" w:date="2025-11-22T08:42:00Z" w16du:dateUtc="2025-11-22T13:42:00Z">
        <w:r w:rsidR="00DC26B8">
          <w:rPr>
            <w:rFonts w:ascii="Times New Roman" w:hAnsi="Times New Roman" w:cs="Times New Roman"/>
            <w:iCs/>
            <w:sz w:val="24"/>
            <w:szCs w:val="24"/>
          </w:rPr>
          <w:t xml:space="preserve"> </w:t>
        </w:r>
      </w:ins>
      <w:r w:rsidR="000F6725">
        <w:rPr>
          <w:rFonts w:ascii="Times New Roman" w:hAnsi="Times New Roman" w:cs="Times New Roman"/>
          <w:iCs/>
          <w:sz w:val="24"/>
          <w:szCs w:val="24"/>
        </w:rPr>
        <w:t>the complex disease pathophysiology</w:t>
      </w:r>
      <w:r w:rsidR="00671D82">
        <w:rPr>
          <w:rFonts w:ascii="Times New Roman" w:hAnsi="Times New Roman" w:cs="Times New Roman"/>
          <w:iCs/>
          <w:sz w:val="24"/>
          <w:szCs w:val="24"/>
        </w:rPr>
        <w:t xml:space="preserve"> </w:t>
      </w:r>
      <w:del w:id="82" w:author="Feldman, Eva" w:date="2025-11-22T08:43:00Z" w16du:dateUtc="2025-11-22T13:43:00Z">
        <w:r w:rsidR="00671D82" w:rsidDel="00DC26B8">
          <w:rPr>
            <w:rFonts w:ascii="Times New Roman" w:hAnsi="Times New Roman" w:cs="Times New Roman"/>
            <w:iCs/>
            <w:sz w:val="24"/>
            <w:szCs w:val="24"/>
          </w:rPr>
          <w:delText>in nerve</w:delText>
        </w:r>
        <w:r w:rsidR="000F6725" w:rsidDel="00DC26B8">
          <w:rPr>
            <w:rFonts w:ascii="Times New Roman" w:hAnsi="Times New Roman" w:cs="Times New Roman"/>
            <w:iCs/>
            <w:sz w:val="24"/>
            <w:szCs w:val="24"/>
          </w:rPr>
          <w:delText xml:space="preserve"> renders</w:delText>
        </w:r>
      </w:del>
      <w:ins w:id="83" w:author="Feldman, Eva" w:date="2025-11-22T08:43:00Z" w16du:dateUtc="2025-11-22T13:43:00Z">
        <w:r w:rsidR="00DC26B8">
          <w:rPr>
            <w:rFonts w:ascii="Times New Roman" w:hAnsi="Times New Roman" w:cs="Times New Roman"/>
            <w:iCs/>
            <w:sz w:val="24"/>
            <w:szCs w:val="24"/>
          </w:rPr>
          <w:t>of nerve in PN, PN is</w:t>
        </w:r>
      </w:ins>
      <w:del w:id="84" w:author="Feldman, Eva" w:date="2025-11-22T08:43:00Z" w16du:dateUtc="2025-11-22T13:43:00Z">
        <w:r w:rsidR="000F6725" w:rsidDel="00DC26B8">
          <w:rPr>
            <w:rFonts w:ascii="Times New Roman" w:hAnsi="Times New Roman" w:cs="Times New Roman"/>
            <w:iCs/>
            <w:sz w:val="24"/>
            <w:szCs w:val="24"/>
          </w:rPr>
          <w:delText xml:space="preserve"> it </w:delText>
        </w:r>
      </w:del>
      <w:ins w:id="85" w:author="Feldman, Eva" w:date="2025-11-22T08:43:00Z" w16du:dateUtc="2025-11-22T13:43:00Z">
        <w:r w:rsidR="00DC26B8">
          <w:rPr>
            <w:rFonts w:ascii="Times New Roman" w:hAnsi="Times New Roman" w:cs="Times New Roman"/>
            <w:iCs/>
            <w:sz w:val="24"/>
            <w:szCs w:val="24"/>
          </w:rPr>
          <w:t xml:space="preserve"> </w:t>
        </w:r>
      </w:ins>
      <w:r w:rsidR="000F6725">
        <w:rPr>
          <w:rFonts w:ascii="Times New Roman" w:hAnsi="Times New Roman" w:cs="Times New Roman"/>
          <w:iCs/>
          <w:sz w:val="24"/>
          <w:szCs w:val="24"/>
        </w:rPr>
        <w:t xml:space="preserve">a prime candidate for analysis by this powerful computational platform. </w:t>
      </w:r>
    </w:p>
    <w:p w14:paraId="25D92632" w14:textId="2C0D1F03" w:rsidR="00382172" w:rsidRPr="000A61C9" w:rsidRDefault="000F6725" w:rsidP="00652A37">
      <w:pPr>
        <w:spacing w:before="120" w:after="0" w:line="240" w:lineRule="auto"/>
        <w:ind w:firstLine="360"/>
        <w:rPr>
          <w:rFonts w:ascii="Times New Roman" w:hAnsi="Times New Roman" w:cs="Times New Roman"/>
          <w:iCs/>
          <w:sz w:val="24"/>
          <w:szCs w:val="24"/>
        </w:rPr>
      </w:pPr>
      <w:r>
        <w:rPr>
          <w:rFonts w:ascii="Times New Roman" w:hAnsi="Times New Roman" w:cs="Times New Roman"/>
          <w:iCs/>
          <w:sz w:val="24"/>
          <w:szCs w:val="24"/>
        </w:rPr>
        <w:t>In this study</w:t>
      </w:r>
      <w:r w:rsidRPr="000A61C9">
        <w:rPr>
          <w:rFonts w:ascii="Times New Roman" w:hAnsi="Times New Roman" w:cs="Times New Roman"/>
          <w:iCs/>
          <w:sz w:val="24"/>
          <w:szCs w:val="24"/>
        </w:rPr>
        <w:t xml:space="preserve">, we conducted a systematic, head-to-head comparison of dietary reversal (DR), EX, and their combination (DREX) on PN reversal in a </w:t>
      </w:r>
      <w:r w:rsidR="00652A37">
        <w:rPr>
          <w:rFonts w:ascii="Times New Roman" w:hAnsi="Times New Roman" w:cs="Times New Roman"/>
          <w:iCs/>
          <w:sz w:val="24"/>
          <w:szCs w:val="24"/>
        </w:rPr>
        <w:t xml:space="preserve">mouse </w:t>
      </w:r>
      <w:r w:rsidRPr="000A61C9">
        <w:rPr>
          <w:rFonts w:ascii="Times New Roman" w:hAnsi="Times New Roman" w:cs="Times New Roman"/>
          <w:iCs/>
          <w:sz w:val="24"/>
          <w:szCs w:val="24"/>
        </w:rPr>
        <w:t>model of high-fat-diet (HFD)</w:t>
      </w:r>
      <w:r w:rsidR="003C0996">
        <w:rPr>
          <w:rFonts w:ascii="Times New Roman" w:hAnsi="Times New Roman" w:cs="Times New Roman"/>
          <w:iCs/>
          <w:sz w:val="24"/>
          <w:szCs w:val="24"/>
        </w:rPr>
        <w:t>-</w:t>
      </w:r>
      <w:r w:rsidRPr="000A61C9">
        <w:rPr>
          <w:rFonts w:ascii="Times New Roman" w:hAnsi="Times New Roman" w:cs="Times New Roman"/>
          <w:iCs/>
          <w:sz w:val="24"/>
          <w:szCs w:val="24"/>
        </w:rPr>
        <w:t xml:space="preserve">induced obesity and prediabetes </w:t>
      </w:r>
      <w:r w:rsidRPr="000A61C9">
        <w:rPr>
          <w:rFonts w:ascii="Times New Roman" w:hAnsi="Times New Roman" w:cs="Times New Roman"/>
          <w:iCs/>
          <w:sz w:val="24"/>
          <w:szCs w:val="24"/>
        </w:rPr>
        <w:fldChar w:fldCharType="begin">
          <w:fldData xml:space="preserve">PEVuZE5vdGU+PENpdGU+PEF1dGhvcj5FaWQ8L0F1dGhvcj48WWVhcj4yMDIxPC9ZZWFyPjxSZWNO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==
</w:fldData>
        </w:fldChar>
      </w:r>
      <w:r w:rsidR="00C17675">
        <w:rPr>
          <w:rFonts w:ascii="Times New Roman" w:hAnsi="Times New Roman" w:cs="Times New Roman"/>
          <w:iCs/>
          <w:sz w:val="24"/>
          <w:szCs w:val="24"/>
        </w:rPr>
        <w:instrText xml:space="preserve"> ADDIN EN.CITE </w:instrText>
      </w:r>
      <w:r w:rsidR="00C17675">
        <w:rPr>
          <w:rFonts w:ascii="Times New Roman" w:hAnsi="Times New Roman" w:cs="Times New Roman"/>
          <w:iCs/>
          <w:sz w:val="24"/>
          <w:szCs w:val="24"/>
        </w:rPr>
        <w:fldChar w:fldCharType="begin">
          <w:fldData xml:space="preserve">PEVuZE5vdGU+PENpdGU+PEF1dGhvcj5FaWQ8L0F1dGhvcj48WWVhcj4yMDIxPC9ZZWFyPjxSZWNO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==
</w:fldData>
        </w:fldChar>
      </w:r>
      <w:r w:rsidR="00C17675">
        <w:rPr>
          <w:rFonts w:ascii="Times New Roman" w:hAnsi="Times New Roman" w:cs="Times New Roman"/>
          <w:iCs/>
          <w:sz w:val="24"/>
          <w:szCs w:val="24"/>
        </w:rPr>
        <w:instrText xml:space="preserve"> ADDIN EN.CITE.DATA </w:instrText>
      </w:r>
      <w:r w:rsidR="00C17675">
        <w:rPr>
          <w:rFonts w:ascii="Times New Roman" w:hAnsi="Times New Roman" w:cs="Times New Roman"/>
          <w:iCs/>
          <w:sz w:val="24"/>
          <w:szCs w:val="24"/>
        </w:rPr>
      </w:r>
      <w:r w:rsidR="00C17675">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C17675">
        <w:rPr>
          <w:rFonts w:ascii="Times New Roman" w:hAnsi="Times New Roman" w:cs="Times New Roman"/>
          <w:iCs/>
          <w:noProof/>
          <w:sz w:val="24"/>
          <w:szCs w:val="24"/>
        </w:rPr>
        <w:t>[16]</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which mirrors diet-induced obesity</w:t>
      </w:r>
      <w:r w:rsidR="003C0996">
        <w:rPr>
          <w:rFonts w:ascii="Times New Roman" w:hAnsi="Times New Roman" w:cs="Times New Roman"/>
          <w:iCs/>
          <w:sz w:val="24"/>
          <w:szCs w:val="24"/>
        </w:rPr>
        <w:t>, prediabetes,</w:t>
      </w:r>
      <w:r w:rsidRPr="000A61C9">
        <w:rPr>
          <w:rFonts w:ascii="Times New Roman" w:hAnsi="Times New Roman" w:cs="Times New Roman"/>
          <w:iCs/>
          <w:sz w:val="24"/>
          <w:szCs w:val="24"/>
        </w:rPr>
        <w:t xml:space="preserve"> </w:t>
      </w:r>
      <w:r w:rsidR="00671D82">
        <w:rPr>
          <w:rFonts w:ascii="Times New Roman" w:hAnsi="Times New Roman" w:cs="Times New Roman"/>
          <w:iCs/>
          <w:sz w:val="24"/>
          <w:szCs w:val="24"/>
        </w:rPr>
        <w:t xml:space="preserve">and PN </w:t>
      </w:r>
      <w:r w:rsidRPr="000A61C9">
        <w:rPr>
          <w:rFonts w:ascii="Times New Roman" w:hAnsi="Times New Roman" w:cs="Times New Roman"/>
          <w:iCs/>
          <w:sz w:val="24"/>
          <w:szCs w:val="24"/>
        </w:rPr>
        <w:t xml:space="preserve">in </w:t>
      </w:r>
      <w:r w:rsidRPr="000A61C9">
        <w:rPr>
          <w:rFonts w:ascii="Times New Roman" w:hAnsi="Times New Roman" w:cs="Times New Roman"/>
          <w:iCs/>
          <w:sz w:val="24"/>
          <w:szCs w:val="24"/>
        </w:rPr>
        <w:lastRenderedPageBreak/>
        <w:t xml:space="preserve">humans. We leveraged integrated multi-omics </w:t>
      </w:r>
      <w:r w:rsidR="00AF17C8">
        <w:rPr>
          <w:rFonts w:ascii="Times New Roman" w:hAnsi="Times New Roman" w:cs="Times New Roman"/>
          <w:iCs/>
          <w:sz w:val="24"/>
          <w:szCs w:val="24"/>
        </w:rPr>
        <w:t>of</w:t>
      </w:r>
      <w:r w:rsidRPr="000A61C9">
        <w:rPr>
          <w:rFonts w:ascii="Times New Roman" w:hAnsi="Times New Roman" w:cs="Times New Roman"/>
          <w:iCs/>
          <w:sz w:val="24"/>
          <w:szCs w:val="24"/>
        </w:rPr>
        <w:t xml:space="preserve"> sciatic nerve to unravel the cellular, transcriptional, metabolic</w:t>
      </w:r>
      <w:r w:rsidR="00242273">
        <w:rPr>
          <w:rFonts w:ascii="Times New Roman" w:hAnsi="Times New Roman" w:cs="Times New Roman"/>
          <w:iCs/>
          <w:sz w:val="24"/>
          <w:szCs w:val="24"/>
        </w:rPr>
        <w:t>,</w:t>
      </w:r>
      <w:r w:rsidRPr="000A61C9">
        <w:rPr>
          <w:rFonts w:ascii="Times New Roman" w:hAnsi="Times New Roman" w:cs="Times New Roman"/>
          <w:iCs/>
          <w:sz w:val="24"/>
          <w:szCs w:val="24"/>
        </w:rPr>
        <w:t xml:space="preserve"> </w:t>
      </w:r>
      <w:r w:rsidR="00242273" w:rsidRPr="000A61C9">
        <w:rPr>
          <w:rFonts w:ascii="Times New Roman" w:hAnsi="Times New Roman" w:cs="Times New Roman"/>
          <w:iCs/>
          <w:sz w:val="24"/>
          <w:szCs w:val="24"/>
        </w:rPr>
        <w:t xml:space="preserve">and </w:t>
      </w:r>
      <w:r w:rsidR="00242273">
        <w:rPr>
          <w:rFonts w:ascii="Times New Roman" w:hAnsi="Times New Roman" w:cs="Times New Roman"/>
          <w:iCs/>
          <w:sz w:val="24"/>
          <w:szCs w:val="24"/>
        </w:rPr>
        <w:t xml:space="preserve">fluxomic </w:t>
      </w:r>
      <w:r w:rsidRPr="000A61C9">
        <w:rPr>
          <w:rFonts w:ascii="Times New Roman" w:hAnsi="Times New Roman" w:cs="Times New Roman"/>
          <w:iCs/>
          <w:sz w:val="24"/>
          <w:szCs w:val="24"/>
        </w:rPr>
        <w:t>changes underlying intervention-mediated nerve repair.</w:t>
      </w:r>
      <w:r>
        <w:rPr>
          <w:rFonts w:ascii="Times New Roman" w:hAnsi="Times New Roman" w:cs="Times New Roman"/>
          <w:iCs/>
          <w:sz w:val="24"/>
          <w:szCs w:val="24"/>
        </w:rPr>
        <w:t xml:space="preserve"> </w:t>
      </w:r>
      <w:r w:rsidR="002468D1" w:rsidRPr="000A61C9">
        <w:rPr>
          <w:rFonts w:ascii="Times New Roman" w:hAnsi="Times New Roman" w:cs="Times New Roman"/>
          <w:iCs/>
          <w:sz w:val="24"/>
          <w:szCs w:val="24"/>
        </w:rPr>
        <w:t xml:space="preserve">While most PN research has </w:t>
      </w:r>
      <w:r>
        <w:rPr>
          <w:rFonts w:ascii="Times New Roman" w:hAnsi="Times New Roman" w:cs="Times New Roman"/>
          <w:iCs/>
          <w:sz w:val="24"/>
          <w:szCs w:val="24"/>
        </w:rPr>
        <w:t>centered</w:t>
      </w:r>
      <w:r w:rsidRPr="000A61C9">
        <w:rPr>
          <w:rFonts w:ascii="Times New Roman" w:hAnsi="Times New Roman" w:cs="Times New Roman"/>
          <w:iCs/>
          <w:sz w:val="24"/>
          <w:szCs w:val="24"/>
        </w:rPr>
        <w:t xml:space="preserve"> </w:t>
      </w:r>
      <w:r w:rsidR="002468D1" w:rsidRPr="000A61C9">
        <w:rPr>
          <w:rFonts w:ascii="Times New Roman" w:hAnsi="Times New Roman" w:cs="Times New Roman"/>
          <w:iCs/>
          <w:sz w:val="24"/>
          <w:szCs w:val="24"/>
        </w:rPr>
        <w:t>on neuron</w:t>
      </w:r>
      <w:r w:rsidR="0046272A" w:rsidRPr="000A61C9">
        <w:rPr>
          <w:rFonts w:ascii="Times New Roman" w:hAnsi="Times New Roman" w:cs="Times New Roman"/>
          <w:iCs/>
          <w:sz w:val="24"/>
          <w:szCs w:val="24"/>
        </w:rPr>
        <w:t>s</w:t>
      </w:r>
      <w:r w:rsidR="002468D1" w:rsidRPr="000A61C9">
        <w:rPr>
          <w:rFonts w:ascii="Times New Roman" w:hAnsi="Times New Roman" w:cs="Times New Roman"/>
          <w:iCs/>
          <w:sz w:val="24"/>
          <w:szCs w:val="24"/>
        </w:rPr>
        <w:t xml:space="preserve">, </w:t>
      </w:r>
      <w:r>
        <w:rPr>
          <w:rFonts w:ascii="Times New Roman" w:hAnsi="Times New Roman" w:cs="Times New Roman"/>
          <w:iCs/>
          <w:sz w:val="24"/>
          <w:szCs w:val="24"/>
        </w:rPr>
        <w:t xml:space="preserve">we focused on </w:t>
      </w:r>
      <w:r w:rsidR="002468D1" w:rsidRPr="000A61C9">
        <w:rPr>
          <w:rFonts w:ascii="Times New Roman" w:hAnsi="Times New Roman" w:cs="Times New Roman"/>
          <w:iCs/>
          <w:sz w:val="24"/>
          <w:szCs w:val="24"/>
        </w:rPr>
        <w:t>Schwann cells (SCs)</w:t>
      </w:r>
      <w:r>
        <w:rPr>
          <w:rFonts w:ascii="Times New Roman" w:hAnsi="Times New Roman" w:cs="Times New Roman"/>
          <w:iCs/>
          <w:sz w:val="24"/>
          <w:szCs w:val="24"/>
        </w:rPr>
        <w:t>,</w:t>
      </w:r>
      <w:r w:rsidR="002468D1" w:rsidRPr="000A61C9">
        <w:rPr>
          <w:rFonts w:ascii="Times New Roman" w:hAnsi="Times New Roman" w:cs="Times New Roman"/>
          <w:iCs/>
          <w:sz w:val="24"/>
          <w:szCs w:val="24"/>
        </w:rPr>
        <w:t xml:space="preserve"> </w:t>
      </w:r>
      <w:r w:rsidR="00EF2A08" w:rsidRPr="000A61C9">
        <w:rPr>
          <w:rFonts w:ascii="Times New Roman" w:hAnsi="Times New Roman" w:cs="Times New Roman"/>
          <w:iCs/>
          <w:sz w:val="24"/>
          <w:szCs w:val="24"/>
        </w:rPr>
        <w:t xml:space="preserve">increasingly </w:t>
      </w:r>
      <w:r w:rsidR="00400B83" w:rsidRPr="000A61C9">
        <w:rPr>
          <w:rFonts w:ascii="Times New Roman" w:hAnsi="Times New Roman" w:cs="Times New Roman"/>
          <w:iCs/>
          <w:sz w:val="24"/>
          <w:szCs w:val="24"/>
        </w:rPr>
        <w:t>recognized as key to</w:t>
      </w:r>
      <w:r w:rsidR="002468D1" w:rsidRPr="000A61C9">
        <w:rPr>
          <w:rFonts w:ascii="Times New Roman" w:hAnsi="Times New Roman" w:cs="Times New Roman"/>
          <w:iCs/>
          <w:sz w:val="24"/>
          <w:szCs w:val="24"/>
        </w:rPr>
        <w:t xml:space="preserve"> nerve function</w:t>
      </w:r>
      <w:r>
        <w:rPr>
          <w:rFonts w:ascii="Times New Roman" w:hAnsi="Times New Roman" w:cs="Times New Roman"/>
          <w:iCs/>
          <w:sz w:val="24"/>
          <w:szCs w:val="24"/>
        </w:rPr>
        <w:t xml:space="preserve"> by</w:t>
      </w:r>
      <w:r w:rsidR="002468D1" w:rsidRPr="000A61C9">
        <w:rPr>
          <w:rFonts w:ascii="Times New Roman" w:hAnsi="Times New Roman" w:cs="Times New Roman"/>
          <w:iCs/>
          <w:sz w:val="24"/>
          <w:szCs w:val="24"/>
        </w:rPr>
        <w:t xml:space="preserve"> providing metabolic support to axons and maintaining axonal integrity under metabolic stress</w:t>
      </w:r>
      <w:r w:rsidR="00C90C72" w:rsidRPr="000A61C9">
        <w:rPr>
          <w:rFonts w:ascii="Times New Roman" w:hAnsi="Times New Roman" w:cs="Times New Roman"/>
          <w:iCs/>
          <w:sz w:val="24"/>
          <w:szCs w:val="24"/>
        </w:rPr>
        <w:t xml:space="preserve"> </w:t>
      </w:r>
      <w:r w:rsidR="00C90C72" w:rsidRPr="000A61C9">
        <w:rPr>
          <w:rFonts w:ascii="Times New Roman" w:hAnsi="Times New Roman" w:cs="Times New Roman"/>
          <w:iCs/>
          <w:sz w:val="24"/>
          <w:szCs w:val="24"/>
        </w:rPr>
        <w:fldChar w:fldCharType="begin">
          <w:fldData xml:space="preserve">PEVuZE5vdGU+PENpdGU+PEF1dGhvcj5FaWQ8L0F1dGhvcj48WWVhcj4yMDIzPC9ZZWFyPjxSZWNO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</w:fldData>
        </w:fldChar>
      </w:r>
      <w:r w:rsidR="00C17675">
        <w:rPr>
          <w:rFonts w:ascii="Times New Roman" w:hAnsi="Times New Roman" w:cs="Times New Roman"/>
          <w:iCs/>
          <w:sz w:val="24"/>
          <w:szCs w:val="24"/>
        </w:rPr>
        <w:instrText xml:space="preserve"> ADDIN EN.CITE </w:instrText>
      </w:r>
      <w:r w:rsidR="00C17675">
        <w:rPr>
          <w:rFonts w:ascii="Times New Roman" w:hAnsi="Times New Roman" w:cs="Times New Roman"/>
          <w:iCs/>
          <w:sz w:val="24"/>
          <w:szCs w:val="24"/>
        </w:rPr>
        <w:fldChar w:fldCharType="begin">
          <w:fldData xml:space="preserve">PEVuZE5vdGU+PENpdGU+PEF1dGhvcj5FaWQ8L0F1dGhvcj48WWVhcj4yMDIzPC9ZZWFyPjxSZWNO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</w:fldData>
        </w:fldChar>
      </w:r>
      <w:r w:rsidR="00C17675">
        <w:rPr>
          <w:rFonts w:ascii="Times New Roman" w:hAnsi="Times New Roman" w:cs="Times New Roman"/>
          <w:iCs/>
          <w:sz w:val="24"/>
          <w:szCs w:val="24"/>
        </w:rPr>
        <w:instrText xml:space="preserve"> ADDIN EN.CITE.DATA </w:instrText>
      </w:r>
      <w:r w:rsidR="00C17675">
        <w:rPr>
          <w:rFonts w:ascii="Times New Roman" w:hAnsi="Times New Roman" w:cs="Times New Roman"/>
          <w:iCs/>
          <w:sz w:val="24"/>
          <w:szCs w:val="24"/>
        </w:rPr>
      </w:r>
      <w:r w:rsidR="00C17675">
        <w:rPr>
          <w:rFonts w:ascii="Times New Roman" w:hAnsi="Times New Roman" w:cs="Times New Roman"/>
          <w:iCs/>
          <w:sz w:val="24"/>
          <w:szCs w:val="24"/>
        </w:rPr>
        <w:fldChar w:fldCharType="end"/>
      </w:r>
      <w:r w:rsidR="00C90C72" w:rsidRPr="000A61C9">
        <w:rPr>
          <w:rFonts w:ascii="Times New Roman" w:hAnsi="Times New Roman" w:cs="Times New Roman"/>
          <w:iCs/>
          <w:sz w:val="24"/>
          <w:szCs w:val="24"/>
        </w:rPr>
      </w:r>
      <w:r w:rsidR="00C90C72" w:rsidRPr="000A61C9">
        <w:rPr>
          <w:rFonts w:ascii="Times New Roman" w:hAnsi="Times New Roman" w:cs="Times New Roman"/>
          <w:iCs/>
          <w:sz w:val="24"/>
          <w:szCs w:val="24"/>
        </w:rPr>
        <w:fldChar w:fldCharType="separate"/>
      </w:r>
      <w:r w:rsidR="00C17675">
        <w:rPr>
          <w:rFonts w:ascii="Times New Roman" w:hAnsi="Times New Roman" w:cs="Times New Roman"/>
          <w:iCs/>
          <w:noProof/>
          <w:sz w:val="24"/>
          <w:szCs w:val="24"/>
        </w:rPr>
        <w:t>[17-19]</w:t>
      </w:r>
      <w:r w:rsidR="00C90C72" w:rsidRPr="000A61C9">
        <w:rPr>
          <w:rFonts w:ascii="Times New Roman" w:hAnsi="Times New Roman" w:cs="Times New Roman"/>
          <w:iCs/>
          <w:sz w:val="24"/>
          <w:szCs w:val="24"/>
        </w:rPr>
        <w:fldChar w:fldCharType="end"/>
      </w:r>
      <w:r w:rsidR="006435F3" w:rsidRPr="000A61C9">
        <w:rPr>
          <w:rFonts w:ascii="Times New Roman" w:hAnsi="Times New Roman" w:cs="Times New Roman"/>
          <w:iCs/>
          <w:sz w:val="24"/>
          <w:szCs w:val="24"/>
        </w:rPr>
        <w:t xml:space="preserve">. </w:t>
      </w:r>
      <w:r w:rsidR="00BF26CE" w:rsidRPr="000A61C9">
        <w:rPr>
          <w:rFonts w:ascii="Times New Roman" w:hAnsi="Times New Roman" w:cs="Times New Roman"/>
          <w:iCs/>
          <w:sz w:val="24"/>
          <w:szCs w:val="24"/>
        </w:rPr>
        <w:t>Disrupt</w:t>
      </w:r>
      <w:r w:rsidR="00C90C72" w:rsidRPr="000A61C9">
        <w:rPr>
          <w:rFonts w:ascii="Times New Roman" w:hAnsi="Times New Roman" w:cs="Times New Roman"/>
          <w:iCs/>
          <w:sz w:val="24"/>
          <w:szCs w:val="24"/>
        </w:rPr>
        <w:t>ed</w:t>
      </w:r>
      <w:r w:rsidR="00BF26CE" w:rsidRPr="000A61C9">
        <w:rPr>
          <w:rFonts w:ascii="Times New Roman" w:hAnsi="Times New Roman" w:cs="Times New Roman"/>
          <w:iCs/>
          <w:sz w:val="24"/>
          <w:szCs w:val="24"/>
        </w:rPr>
        <w:t xml:space="preserve"> SC metaboli</w:t>
      </w:r>
      <w:r w:rsidR="00C90C72" w:rsidRPr="000A61C9">
        <w:rPr>
          <w:rFonts w:ascii="Times New Roman" w:hAnsi="Times New Roman" w:cs="Times New Roman"/>
          <w:iCs/>
          <w:sz w:val="24"/>
          <w:szCs w:val="24"/>
        </w:rPr>
        <w:t>sm</w:t>
      </w:r>
      <w:r w:rsidR="00BF26CE" w:rsidRPr="000A61C9">
        <w:rPr>
          <w:rFonts w:ascii="Times New Roman" w:hAnsi="Times New Roman" w:cs="Times New Roman"/>
          <w:iCs/>
          <w:sz w:val="24"/>
          <w:szCs w:val="24"/>
        </w:rPr>
        <w:t xml:space="preserve"> accelerates PN progression </w:t>
      </w:r>
      <w:r w:rsidR="00420528" w:rsidRPr="000A61C9">
        <w:rPr>
          <w:rFonts w:ascii="Times New Roman" w:hAnsi="Times New Roman" w:cs="Times New Roman"/>
          <w:iCs/>
          <w:sz w:val="24"/>
          <w:szCs w:val="24"/>
        </w:rPr>
        <w:t>highlighting the potential of</w:t>
      </w:r>
      <w:r w:rsidR="00BF26CE" w:rsidRPr="000A61C9">
        <w:rPr>
          <w:rFonts w:ascii="Times New Roman" w:hAnsi="Times New Roman" w:cs="Times New Roman"/>
          <w:iCs/>
          <w:sz w:val="24"/>
          <w:szCs w:val="24"/>
        </w:rPr>
        <w:t xml:space="preserve"> </w:t>
      </w:r>
      <w:r w:rsidR="00C90C72" w:rsidRPr="000A61C9">
        <w:rPr>
          <w:rFonts w:ascii="Times New Roman" w:hAnsi="Times New Roman" w:cs="Times New Roman"/>
          <w:iCs/>
          <w:sz w:val="24"/>
          <w:szCs w:val="24"/>
        </w:rPr>
        <w:t xml:space="preserve">SC-targeted </w:t>
      </w:r>
      <w:r w:rsidR="00BF26CE" w:rsidRPr="000A61C9">
        <w:rPr>
          <w:rFonts w:ascii="Times New Roman" w:hAnsi="Times New Roman" w:cs="Times New Roman"/>
          <w:iCs/>
          <w:sz w:val="24"/>
          <w:szCs w:val="24"/>
        </w:rPr>
        <w:t xml:space="preserve">interventions </w:t>
      </w:r>
      <w:r w:rsidR="00C90C72" w:rsidRPr="000A61C9">
        <w:rPr>
          <w:rFonts w:ascii="Times New Roman" w:hAnsi="Times New Roman" w:cs="Times New Roman"/>
          <w:iCs/>
          <w:sz w:val="24"/>
          <w:szCs w:val="24"/>
        </w:rPr>
        <w:t xml:space="preserve">for improving </w:t>
      </w:r>
      <w:del w:id="86" w:author="Feldman, Eva" w:date="2025-11-22T08:44:00Z" w16du:dateUtc="2025-11-22T13:44:00Z">
        <w:r w:rsidR="00C90C72" w:rsidRPr="000A61C9" w:rsidDel="00E83D76">
          <w:rPr>
            <w:rFonts w:ascii="Times New Roman" w:hAnsi="Times New Roman" w:cs="Times New Roman"/>
            <w:iCs/>
            <w:sz w:val="24"/>
            <w:szCs w:val="24"/>
          </w:rPr>
          <w:delText>neuropathy</w:delText>
        </w:r>
        <w:r w:rsidR="00BA2AB6" w:rsidRPr="000A61C9" w:rsidDel="00E83D76">
          <w:rPr>
            <w:rFonts w:ascii="Times New Roman" w:hAnsi="Times New Roman" w:cs="Times New Roman"/>
            <w:color w:val="000000" w:themeColor="text1"/>
            <w:sz w:val="24"/>
            <w:szCs w:val="24"/>
          </w:rPr>
          <w:delText xml:space="preserve"> </w:delText>
        </w:r>
      </w:del>
      <w:ins w:id="87" w:author="Feldman, Eva" w:date="2025-11-22T08:44:00Z" w16du:dateUtc="2025-11-22T13:44:00Z">
        <w:r w:rsidR="00E83D76">
          <w:rPr>
            <w:rFonts w:ascii="Times New Roman" w:hAnsi="Times New Roman" w:cs="Times New Roman"/>
            <w:iCs/>
            <w:sz w:val="24"/>
            <w:szCs w:val="24"/>
          </w:rPr>
          <w:t>PN</w:t>
        </w:r>
        <w:r w:rsidR="00E83D76" w:rsidRPr="000A61C9">
          <w:rPr>
            <w:rFonts w:ascii="Times New Roman" w:hAnsi="Times New Roman" w:cs="Times New Roman"/>
            <w:color w:val="000000" w:themeColor="text1"/>
            <w:sz w:val="24"/>
            <w:szCs w:val="24"/>
          </w:rPr>
          <w:t xml:space="preserve"> </w:t>
        </w:r>
      </w:ins>
      <w:r w:rsidR="00BA2AB6" w:rsidRPr="000A61C9">
        <w:rPr>
          <w:rFonts w:ascii="Times New Roman" w:hAnsi="Times New Roman" w:cs="Times New Roman"/>
          <w:color w:val="000000" w:themeColor="text1"/>
          <w:sz w:val="24"/>
          <w:szCs w:val="24"/>
        </w:rPr>
        <w:fldChar w:fldCharType="begin">
          <w:fldData xml:space="preserve">PEVuZE5vdGU+PENpdGU+PEF1dGhvcj5FaWQ8L0F1dGhvcj48WWVhcj4yMDIzPC9ZZWFyPjxSZWNO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</w:fldData>
        </w:fldChar>
      </w:r>
      <w:r w:rsidR="00D65C90">
        <w:rPr>
          <w:rFonts w:ascii="Times New Roman" w:hAnsi="Times New Roman" w:cs="Times New Roman"/>
          <w:color w:val="000000" w:themeColor="text1"/>
          <w:sz w:val="24"/>
          <w:szCs w:val="24"/>
        </w:rPr>
        <w:instrText xml:space="preserve"> ADDIN EN.CITE </w:instrText>
      </w:r>
      <w:r w:rsidR="00D65C90">
        <w:rPr>
          <w:rFonts w:ascii="Times New Roman" w:hAnsi="Times New Roman" w:cs="Times New Roman"/>
          <w:color w:val="000000" w:themeColor="text1"/>
          <w:sz w:val="24"/>
          <w:szCs w:val="24"/>
        </w:rPr>
        <w:fldChar w:fldCharType="begin">
          <w:fldData xml:space="preserve">PEVuZE5vdGU+PENpdGU+PEF1dGhvcj5FaWQ8L0F1dGhvcj48WWVhcj4yMDIzPC9ZZWFyPjxSZWNO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</w:fldData>
        </w:fldChar>
      </w:r>
      <w:r w:rsidR="00D65C90">
        <w:rPr>
          <w:rFonts w:ascii="Times New Roman" w:hAnsi="Times New Roman" w:cs="Times New Roman"/>
          <w:color w:val="000000" w:themeColor="text1"/>
          <w:sz w:val="24"/>
          <w:szCs w:val="24"/>
        </w:rPr>
        <w:instrText xml:space="preserve"> ADDIN EN.CITE.DATA </w:instrText>
      </w:r>
      <w:r w:rsidR="00D65C90">
        <w:rPr>
          <w:rFonts w:ascii="Times New Roman" w:hAnsi="Times New Roman" w:cs="Times New Roman"/>
          <w:color w:val="000000" w:themeColor="text1"/>
          <w:sz w:val="24"/>
          <w:szCs w:val="24"/>
        </w:rPr>
      </w:r>
      <w:r w:rsidR="00D65C90">
        <w:rPr>
          <w:rFonts w:ascii="Times New Roman" w:hAnsi="Times New Roman" w:cs="Times New Roman"/>
          <w:color w:val="000000" w:themeColor="text1"/>
          <w:sz w:val="24"/>
          <w:szCs w:val="24"/>
        </w:rPr>
        <w:fldChar w:fldCharType="end"/>
      </w:r>
      <w:r w:rsidR="00BA2AB6" w:rsidRPr="000A61C9">
        <w:rPr>
          <w:rFonts w:ascii="Times New Roman" w:hAnsi="Times New Roman" w:cs="Times New Roman"/>
          <w:color w:val="000000" w:themeColor="text1"/>
          <w:sz w:val="24"/>
          <w:szCs w:val="24"/>
        </w:rPr>
      </w:r>
      <w:r w:rsidR="00BA2AB6" w:rsidRPr="000A61C9">
        <w:rPr>
          <w:rFonts w:ascii="Times New Roman" w:hAnsi="Times New Roman" w:cs="Times New Roman"/>
          <w:color w:val="000000" w:themeColor="text1"/>
          <w:sz w:val="24"/>
          <w:szCs w:val="24"/>
        </w:rPr>
        <w:fldChar w:fldCharType="separate"/>
      </w:r>
      <w:r w:rsidR="00D65C90">
        <w:rPr>
          <w:rFonts w:ascii="Times New Roman" w:hAnsi="Times New Roman" w:cs="Times New Roman"/>
          <w:noProof/>
          <w:color w:val="000000" w:themeColor="text1"/>
          <w:sz w:val="24"/>
          <w:szCs w:val="24"/>
        </w:rPr>
        <w:t>[5]</w:t>
      </w:r>
      <w:r w:rsidR="00BA2AB6" w:rsidRPr="000A61C9">
        <w:rPr>
          <w:rFonts w:ascii="Times New Roman" w:hAnsi="Times New Roman" w:cs="Times New Roman"/>
          <w:color w:val="000000" w:themeColor="text1"/>
          <w:sz w:val="24"/>
          <w:szCs w:val="24"/>
        </w:rPr>
        <w:fldChar w:fldCharType="end"/>
      </w:r>
      <w:r w:rsidR="00BF26CE" w:rsidRPr="000A61C9">
        <w:rPr>
          <w:rFonts w:ascii="Times New Roman" w:hAnsi="Times New Roman" w:cs="Times New Roman"/>
          <w:iCs/>
          <w:sz w:val="24"/>
          <w:szCs w:val="24"/>
        </w:rPr>
        <w:t xml:space="preserve">. </w:t>
      </w:r>
      <w:r w:rsidR="00652A37">
        <w:rPr>
          <w:rFonts w:ascii="Times New Roman" w:hAnsi="Times New Roman" w:cs="Times New Roman"/>
          <w:iCs/>
          <w:sz w:val="24"/>
          <w:szCs w:val="24"/>
        </w:rPr>
        <w:t>Herein, we report a multi-</w:t>
      </w:r>
      <w:r w:rsidR="00BB1DEC">
        <w:rPr>
          <w:rFonts w:ascii="Times New Roman" w:hAnsi="Times New Roman" w:cs="Times New Roman"/>
          <w:iCs/>
          <w:sz w:val="24"/>
          <w:szCs w:val="24"/>
        </w:rPr>
        <w:t>omics</w:t>
      </w:r>
      <w:r w:rsidR="00652A37">
        <w:rPr>
          <w:rFonts w:ascii="Times New Roman" w:hAnsi="Times New Roman" w:cs="Times New Roman"/>
          <w:iCs/>
          <w:sz w:val="24"/>
          <w:szCs w:val="24"/>
        </w:rPr>
        <w:t xml:space="preserve"> map of obesity-induced PN and pinpoint key intervention-mediated changes, h</w:t>
      </w:r>
      <w:commentRangeStart w:id="88"/>
      <w:commentRangeStart w:id="89"/>
      <w:r w:rsidR="00652A37">
        <w:rPr>
          <w:rFonts w:ascii="Times New Roman" w:hAnsi="Times New Roman" w:cs="Times New Roman"/>
          <w:iCs/>
          <w:sz w:val="24"/>
          <w:szCs w:val="24"/>
        </w:rPr>
        <w:t>ighlighting possible pathways that could pave the way towards targeted PN therap</w:t>
      </w:r>
      <w:commentRangeEnd w:id="88"/>
      <w:r w:rsidR="00652A37">
        <w:rPr>
          <w:rStyle w:val="CommentReference"/>
        </w:rPr>
        <w:commentReference w:id="88"/>
      </w:r>
      <w:commentRangeEnd w:id="89"/>
      <w:r w:rsidR="00EE6F83">
        <w:rPr>
          <w:rStyle w:val="CommentReference"/>
        </w:rPr>
        <w:commentReference w:id="89"/>
      </w:r>
      <w:r w:rsidR="00652A37">
        <w:rPr>
          <w:rFonts w:ascii="Times New Roman" w:hAnsi="Times New Roman" w:cs="Times New Roman"/>
          <w:iCs/>
          <w:sz w:val="24"/>
          <w:szCs w:val="24"/>
        </w:rPr>
        <w:t xml:space="preserve">ies. </w:t>
      </w:r>
    </w:p>
    <w:p w14:paraId="2BA0DB6F" w14:textId="77777777" w:rsidR="009A13D6" w:rsidRPr="000A61C9" w:rsidRDefault="009A13D6" w:rsidP="000A61C9">
      <w:pPr>
        <w:spacing w:before="120" w:after="0" w:line="240" w:lineRule="auto"/>
        <w:rPr>
          <w:rFonts w:ascii="Times New Roman" w:hAnsi="Times New Roman" w:cs="Times New Roman"/>
          <w:b/>
          <w:bCs/>
          <w:iCs/>
          <w:sz w:val="24"/>
          <w:szCs w:val="24"/>
        </w:rPr>
      </w:pPr>
    </w:p>
    <w:p w14:paraId="394A51B3" w14:textId="3399A22F" w:rsidR="00B52AB4" w:rsidRPr="000A61C9" w:rsidRDefault="00A842DB" w:rsidP="000A61C9">
      <w:pPr>
        <w:spacing w:before="120" w:after="0" w:line="240" w:lineRule="auto"/>
        <w:outlineLvl w:val="0"/>
        <w:rPr>
          <w:rFonts w:ascii="Times New Roman" w:hAnsi="Times New Roman" w:cs="Times New Roman"/>
          <w:b/>
          <w:bCs/>
          <w:iCs/>
          <w:sz w:val="24"/>
          <w:szCs w:val="24"/>
        </w:rPr>
      </w:pPr>
      <w:r w:rsidRPr="000A61C9">
        <w:rPr>
          <w:rFonts w:ascii="Times New Roman" w:hAnsi="Times New Roman" w:cs="Times New Roman"/>
          <w:b/>
          <w:bCs/>
          <w:iCs/>
          <w:sz w:val="24"/>
          <w:szCs w:val="24"/>
        </w:rPr>
        <w:t>RESULTS</w:t>
      </w:r>
    </w:p>
    <w:p w14:paraId="65E15508" w14:textId="32DA6B7F" w:rsidR="00B52AB4" w:rsidRPr="000A61C9" w:rsidRDefault="00BF7997" w:rsidP="000A61C9">
      <w:pPr>
        <w:spacing w:before="120" w:after="0" w:line="240" w:lineRule="auto"/>
        <w:outlineLvl w:val="1"/>
        <w:rPr>
          <w:rFonts w:ascii="Times New Roman" w:hAnsi="Times New Roman" w:cs="Times New Roman"/>
          <w:b/>
          <w:bCs/>
          <w:iCs/>
          <w:sz w:val="24"/>
          <w:szCs w:val="24"/>
        </w:rPr>
      </w:pPr>
      <w:r w:rsidRPr="000A61C9">
        <w:rPr>
          <w:rFonts w:ascii="Times New Roman" w:hAnsi="Times New Roman" w:cs="Times New Roman"/>
          <w:b/>
          <w:bCs/>
          <w:iCs/>
          <w:sz w:val="24"/>
          <w:szCs w:val="24"/>
        </w:rPr>
        <w:t xml:space="preserve">DR </w:t>
      </w:r>
      <w:r w:rsidR="003E44F6" w:rsidRPr="000A61C9">
        <w:rPr>
          <w:rFonts w:ascii="Times New Roman" w:hAnsi="Times New Roman" w:cs="Times New Roman"/>
          <w:b/>
          <w:bCs/>
          <w:iCs/>
          <w:sz w:val="24"/>
          <w:szCs w:val="24"/>
        </w:rPr>
        <w:t xml:space="preserve">alone </w:t>
      </w:r>
      <w:r w:rsidR="00F61716" w:rsidRPr="000A61C9">
        <w:rPr>
          <w:rFonts w:ascii="Times New Roman" w:hAnsi="Times New Roman" w:cs="Times New Roman"/>
          <w:b/>
          <w:bCs/>
          <w:iCs/>
          <w:sz w:val="24"/>
          <w:szCs w:val="24"/>
        </w:rPr>
        <w:t xml:space="preserve">and </w:t>
      </w:r>
      <w:r w:rsidR="003E44F6" w:rsidRPr="000A61C9">
        <w:rPr>
          <w:rFonts w:ascii="Times New Roman" w:hAnsi="Times New Roman" w:cs="Times New Roman"/>
          <w:b/>
          <w:bCs/>
          <w:iCs/>
          <w:sz w:val="24"/>
          <w:szCs w:val="24"/>
        </w:rPr>
        <w:t>combined with</w:t>
      </w:r>
      <w:r w:rsidRPr="000A61C9">
        <w:rPr>
          <w:rFonts w:ascii="Times New Roman" w:hAnsi="Times New Roman" w:cs="Times New Roman"/>
          <w:b/>
          <w:bCs/>
          <w:iCs/>
          <w:sz w:val="24"/>
          <w:szCs w:val="24"/>
        </w:rPr>
        <w:t xml:space="preserve"> EX </w:t>
      </w:r>
      <w:r w:rsidR="0041101C">
        <w:rPr>
          <w:rFonts w:ascii="Times New Roman" w:hAnsi="Times New Roman" w:cs="Times New Roman"/>
          <w:b/>
          <w:bCs/>
          <w:iCs/>
          <w:sz w:val="24"/>
          <w:szCs w:val="24"/>
        </w:rPr>
        <w:t>reverse</w:t>
      </w:r>
      <w:r w:rsidR="0041101C" w:rsidRPr="000A61C9">
        <w:rPr>
          <w:rFonts w:ascii="Times New Roman" w:hAnsi="Times New Roman" w:cs="Times New Roman"/>
          <w:b/>
          <w:bCs/>
          <w:iCs/>
          <w:sz w:val="24"/>
          <w:szCs w:val="24"/>
        </w:rPr>
        <w:t xml:space="preserve"> </w:t>
      </w:r>
      <w:r w:rsidR="0041101C">
        <w:rPr>
          <w:rFonts w:ascii="Times New Roman" w:hAnsi="Times New Roman" w:cs="Times New Roman"/>
          <w:b/>
          <w:bCs/>
          <w:iCs/>
          <w:sz w:val="24"/>
          <w:szCs w:val="24"/>
        </w:rPr>
        <w:t xml:space="preserve">HFD-induced </w:t>
      </w:r>
      <w:r w:rsidRPr="000A61C9">
        <w:rPr>
          <w:rFonts w:ascii="Times New Roman" w:hAnsi="Times New Roman" w:cs="Times New Roman"/>
          <w:b/>
          <w:bCs/>
          <w:iCs/>
          <w:sz w:val="24"/>
          <w:szCs w:val="24"/>
        </w:rPr>
        <w:t xml:space="preserve">metabolic </w:t>
      </w:r>
      <w:r w:rsidR="0041101C">
        <w:rPr>
          <w:rFonts w:ascii="Times New Roman" w:hAnsi="Times New Roman" w:cs="Times New Roman"/>
          <w:b/>
          <w:bCs/>
          <w:iCs/>
          <w:sz w:val="24"/>
          <w:szCs w:val="24"/>
        </w:rPr>
        <w:t>dysfunction</w:t>
      </w:r>
    </w:p>
    <w:p w14:paraId="731617CB" w14:textId="365EA641" w:rsidR="004A4D9A" w:rsidRDefault="00652A37" w:rsidP="004A4D9A">
      <w:pPr>
        <w:spacing w:before="120" w:after="0" w:line="240" w:lineRule="auto"/>
        <w:rPr>
          <w:rFonts w:ascii="Times New Roman" w:hAnsi="Times New Roman" w:cs="Times New Roman"/>
          <w:iCs/>
          <w:sz w:val="24"/>
          <w:szCs w:val="24"/>
        </w:rPr>
      </w:pPr>
      <w:r>
        <w:rPr>
          <w:rFonts w:ascii="Times New Roman" w:hAnsi="Times New Roman" w:cs="Times New Roman"/>
          <w:iCs/>
          <w:sz w:val="24"/>
          <w:szCs w:val="24"/>
        </w:rPr>
        <w:t>We employed the H</w:t>
      </w:r>
      <w:commentRangeStart w:id="90"/>
      <w:r>
        <w:rPr>
          <w:rFonts w:ascii="Times New Roman" w:hAnsi="Times New Roman" w:cs="Times New Roman"/>
          <w:iCs/>
          <w:sz w:val="24"/>
          <w:szCs w:val="24"/>
        </w:rPr>
        <w:t>FD-ind</w:t>
      </w:r>
      <w:commentRangeEnd w:id="90"/>
      <w:r w:rsidR="00D108CE">
        <w:rPr>
          <w:rStyle w:val="CommentReference"/>
        </w:rPr>
        <w:commentReference w:id="90"/>
      </w:r>
      <w:r>
        <w:rPr>
          <w:rFonts w:ascii="Times New Roman" w:hAnsi="Times New Roman" w:cs="Times New Roman"/>
          <w:iCs/>
          <w:sz w:val="24"/>
          <w:szCs w:val="24"/>
        </w:rPr>
        <w:t xml:space="preserve">uced mouse model </w:t>
      </w:r>
      <w:r w:rsidR="00BB1DEC">
        <w:rPr>
          <w:rFonts w:ascii="Times New Roman" w:hAnsi="Times New Roman" w:cs="Times New Roman"/>
          <w:iCs/>
          <w:sz w:val="24"/>
          <w:szCs w:val="24"/>
        </w:rPr>
        <w:t>(</w:t>
      </w:r>
      <w:r w:rsidR="00BB1DEC" w:rsidRPr="000A61C9">
        <w:rPr>
          <w:rFonts w:ascii="Times New Roman" w:hAnsi="Times New Roman" w:cs="Times New Roman"/>
          <w:b/>
          <w:bCs/>
          <w:iCs/>
          <w:sz w:val="24"/>
          <w:szCs w:val="24"/>
        </w:rPr>
        <w:t>Fig. 1</w:t>
      </w:r>
      <w:r w:rsidR="00BB1DEC">
        <w:rPr>
          <w:rFonts w:ascii="Times New Roman" w:hAnsi="Times New Roman" w:cs="Times New Roman"/>
          <w:b/>
          <w:bCs/>
          <w:iCs/>
          <w:sz w:val="24"/>
          <w:szCs w:val="24"/>
        </w:rPr>
        <w:t>A</w:t>
      </w:r>
      <w:r w:rsidR="00BB1DEC">
        <w:rPr>
          <w:rFonts w:ascii="Times New Roman" w:hAnsi="Times New Roman" w:cs="Times New Roman"/>
          <w:iCs/>
          <w:sz w:val="24"/>
          <w:szCs w:val="24"/>
        </w:rPr>
        <w:t xml:space="preserve">) </w:t>
      </w:r>
      <w:r w:rsidR="00D108CE">
        <w:rPr>
          <w:rFonts w:ascii="Times New Roman" w:hAnsi="Times New Roman" w:cs="Times New Roman"/>
          <w:iCs/>
          <w:sz w:val="24"/>
          <w:szCs w:val="24"/>
        </w:rPr>
        <w:t>since it recapitulates diet-induced obesity</w:t>
      </w:r>
      <w:r w:rsidR="00D108CE" w:rsidRPr="00D108CE">
        <w:rPr>
          <w:rFonts w:ascii="Times New Roman" w:hAnsi="Times New Roman" w:cs="Times New Roman"/>
          <w:iCs/>
          <w:sz w:val="24"/>
          <w:szCs w:val="24"/>
        </w:rPr>
        <w:t xml:space="preserve"> </w:t>
      </w:r>
      <w:r w:rsidR="00D108CE">
        <w:rPr>
          <w:rFonts w:ascii="Times New Roman" w:hAnsi="Times New Roman" w:cs="Times New Roman"/>
          <w:iCs/>
          <w:sz w:val="24"/>
          <w:szCs w:val="24"/>
        </w:rPr>
        <w:t>and prediabetes in humans</w:t>
      </w:r>
      <w:r w:rsidR="00D108CE" w:rsidRPr="000A61C9">
        <w:rPr>
          <w:rFonts w:ascii="Times New Roman" w:hAnsi="Times New Roman" w:cs="Times New Roman"/>
          <w:iCs/>
          <w:sz w:val="24"/>
          <w:szCs w:val="24"/>
        </w:rPr>
        <w:t xml:space="preserve"> </w:t>
      </w:r>
      <w:r w:rsidR="00D108CE" w:rsidRPr="000A61C9">
        <w:rPr>
          <w:rFonts w:ascii="Times New Roman" w:hAnsi="Times New Roman" w:cs="Times New Roman"/>
          <w:iCs/>
          <w:sz w:val="24"/>
          <w:szCs w:val="24"/>
        </w:rPr>
        <w:fldChar w:fldCharType="begin">
          <w:fldData xml:space="preserve">PEVuZE5vdGU+PENpdGU+PEF1dGhvcj5FaWQ8L0F1dGhvcj48WWVhcj4yMDIxPC9ZZWFyPjxSZWNO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==
</w:fldData>
        </w:fldChar>
      </w:r>
      <w:r w:rsidR="00C17675">
        <w:rPr>
          <w:rFonts w:ascii="Times New Roman" w:hAnsi="Times New Roman" w:cs="Times New Roman"/>
          <w:iCs/>
          <w:sz w:val="24"/>
          <w:szCs w:val="24"/>
        </w:rPr>
        <w:instrText xml:space="preserve"> ADDIN EN.CITE </w:instrText>
      </w:r>
      <w:r w:rsidR="00C17675">
        <w:rPr>
          <w:rFonts w:ascii="Times New Roman" w:hAnsi="Times New Roman" w:cs="Times New Roman"/>
          <w:iCs/>
          <w:sz w:val="24"/>
          <w:szCs w:val="24"/>
        </w:rPr>
        <w:fldChar w:fldCharType="begin">
          <w:fldData xml:space="preserve">PEVuZE5vdGU+PENpdGU+PEF1dGhvcj5FaWQ8L0F1dGhvcj48WWVhcj4yMDIxPC9ZZWFyPjxSZWNO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==
</w:fldData>
        </w:fldChar>
      </w:r>
      <w:r w:rsidR="00C17675">
        <w:rPr>
          <w:rFonts w:ascii="Times New Roman" w:hAnsi="Times New Roman" w:cs="Times New Roman"/>
          <w:iCs/>
          <w:sz w:val="24"/>
          <w:szCs w:val="24"/>
        </w:rPr>
        <w:instrText xml:space="preserve"> ADDIN EN.CITE.DATA </w:instrText>
      </w:r>
      <w:r w:rsidR="00C17675">
        <w:rPr>
          <w:rFonts w:ascii="Times New Roman" w:hAnsi="Times New Roman" w:cs="Times New Roman"/>
          <w:iCs/>
          <w:sz w:val="24"/>
          <w:szCs w:val="24"/>
        </w:rPr>
      </w:r>
      <w:r w:rsidR="00C17675">
        <w:rPr>
          <w:rFonts w:ascii="Times New Roman" w:hAnsi="Times New Roman" w:cs="Times New Roman"/>
          <w:iCs/>
          <w:sz w:val="24"/>
          <w:szCs w:val="24"/>
        </w:rPr>
        <w:fldChar w:fldCharType="end"/>
      </w:r>
      <w:r w:rsidR="00D108CE" w:rsidRPr="000A61C9">
        <w:rPr>
          <w:rFonts w:ascii="Times New Roman" w:hAnsi="Times New Roman" w:cs="Times New Roman"/>
          <w:iCs/>
          <w:sz w:val="24"/>
          <w:szCs w:val="24"/>
        </w:rPr>
      </w:r>
      <w:r w:rsidR="00D108CE" w:rsidRPr="000A61C9">
        <w:rPr>
          <w:rFonts w:ascii="Times New Roman" w:hAnsi="Times New Roman" w:cs="Times New Roman"/>
          <w:iCs/>
          <w:sz w:val="24"/>
          <w:szCs w:val="24"/>
        </w:rPr>
        <w:fldChar w:fldCharType="separate"/>
      </w:r>
      <w:r w:rsidR="00C17675">
        <w:rPr>
          <w:rFonts w:ascii="Times New Roman" w:hAnsi="Times New Roman" w:cs="Times New Roman"/>
          <w:iCs/>
          <w:noProof/>
          <w:sz w:val="24"/>
          <w:szCs w:val="24"/>
        </w:rPr>
        <w:t>[16]</w:t>
      </w:r>
      <w:r w:rsidR="00D108CE" w:rsidRPr="000A61C9">
        <w:rPr>
          <w:rFonts w:ascii="Times New Roman" w:hAnsi="Times New Roman" w:cs="Times New Roman"/>
          <w:iCs/>
          <w:sz w:val="24"/>
          <w:szCs w:val="24"/>
        </w:rPr>
        <w:fldChar w:fldCharType="end"/>
      </w:r>
      <w:r w:rsidR="00D108CE">
        <w:rPr>
          <w:rFonts w:ascii="Times New Roman" w:hAnsi="Times New Roman" w:cs="Times New Roman"/>
          <w:iCs/>
          <w:sz w:val="24"/>
          <w:szCs w:val="24"/>
        </w:rPr>
        <w:t xml:space="preserve">, without confounding from genetic mutations present in leptin signaling deficient mice. As </w:t>
      </w:r>
      <w:r w:rsidR="00671D82">
        <w:rPr>
          <w:rFonts w:ascii="Times New Roman" w:hAnsi="Times New Roman" w:cs="Times New Roman"/>
          <w:iCs/>
          <w:sz w:val="24"/>
          <w:szCs w:val="24"/>
        </w:rPr>
        <w:t>in</w:t>
      </w:r>
      <w:r w:rsidR="00D108CE">
        <w:rPr>
          <w:rFonts w:ascii="Times New Roman" w:hAnsi="Times New Roman" w:cs="Times New Roman"/>
          <w:iCs/>
          <w:sz w:val="24"/>
          <w:szCs w:val="24"/>
        </w:rPr>
        <w:t xml:space="preserve"> hu</w:t>
      </w:r>
      <w:commentRangeStart w:id="91"/>
      <w:r w:rsidR="00D108CE">
        <w:rPr>
          <w:rFonts w:ascii="Times New Roman" w:hAnsi="Times New Roman" w:cs="Times New Roman"/>
          <w:iCs/>
          <w:sz w:val="24"/>
          <w:szCs w:val="24"/>
        </w:rPr>
        <w:t>man obesi</w:t>
      </w:r>
      <w:commentRangeEnd w:id="91"/>
      <w:r w:rsidR="00D108CE">
        <w:rPr>
          <w:rStyle w:val="CommentReference"/>
        </w:rPr>
        <w:commentReference w:id="91"/>
      </w:r>
      <w:r w:rsidR="00D108CE">
        <w:rPr>
          <w:rFonts w:ascii="Times New Roman" w:hAnsi="Times New Roman" w:cs="Times New Roman"/>
          <w:iCs/>
          <w:sz w:val="24"/>
          <w:szCs w:val="24"/>
        </w:rPr>
        <w:t xml:space="preserve">ty, </w:t>
      </w:r>
      <w:r w:rsidR="00C13D65" w:rsidRPr="000A61C9">
        <w:rPr>
          <w:rFonts w:ascii="Times New Roman" w:hAnsi="Times New Roman" w:cs="Times New Roman"/>
          <w:iCs/>
          <w:sz w:val="24"/>
          <w:szCs w:val="24"/>
        </w:rPr>
        <w:t xml:space="preserve">HFD increased body weight, elevated fasting blood glucose, impaired glucose tolerance, </w:t>
      </w:r>
      <w:r w:rsidR="007916E1" w:rsidRPr="000A61C9">
        <w:rPr>
          <w:rFonts w:ascii="Times New Roman" w:hAnsi="Times New Roman" w:cs="Times New Roman"/>
          <w:iCs/>
          <w:sz w:val="24"/>
          <w:szCs w:val="24"/>
        </w:rPr>
        <w:t xml:space="preserve">and </w:t>
      </w:r>
      <w:r w:rsidR="00BB1DEC">
        <w:rPr>
          <w:rFonts w:ascii="Times New Roman" w:hAnsi="Times New Roman" w:cs="Times New Roman"/>
          <w:iCs/>
          <w:sz w:val="24"/>
          <w:szCs w:val="24"/>
        </w:rPr>
        <w:t>raised</w:t>
      </w:r>
      <w:r w:rsidR="00BB1DEC" w:rsidRPr="000A61C9">
        <w:rPr>
          <w:rFonts w:ascii="Times New Roman" w:hAnsi="Times New Roman" w:cs="Times New Roman"/>
          <w:iCs/>
          <w:sz w:val="24"/>
          <w:szCs w:val="24"/>
        </w:rPr>
        <w:t xml:space="preserve"> </w:t>
      </w:r>
      <w:r w:rsidR="00C13D65" w:rsidRPr="000A61C9">
        <w:rPr>
          <w:rFonts w:ascii="Times New Roman" w:hAnsi="Times New Roman" w:cs="Times New Roman"/>
          <w:iCs/>
          <w:sz w:val="24"/>
          <w:szCs w:val="24"/>
        </w:rPr>
        <w:t xml:space="preserve">plasma insulin and total cholesterol  </w:t>
      </w:r>
      <w:r w:rsidR="00BB1DEC">
        <w:rPr>
          <w:rFonts w:ascii="Times New Roman" w:hAnsi="Times New Roman" w:cs="Times New Roman"/>
          <w:iCs/>
          <w:sz w:val="24"/>
          <w:szCs w:val="24"/>
        </w:rPr>
        <w:t>versus</w:t>
      </w:r>
      <w:r w:rsidR="00C13D65" w:rsidRPr="000A61C9">
        <w:rPr>
          <w:rFonts w:ascii="Times New Roman" w:hAnsi="Times New Roman" w:cs="Times New Roman"/>
          <w:iCs/>
          <w:sz w:val="24"/>
          <w:szCs w:val="24"/>
        </w:rPr>
        <w:t xml:space="preserve"> SD</w:t>
      </w:r>
      <w:r w:rsidR="00BB1DEC">
        <w:rPr>
          <w:rFonts w:ascii="Times New Roman" w:hAnsi="Times New Roman" w:cs="Times New Roman"/>
          <w:iCs/>
          <w:sz w:val="24"/>
          <w:szCs w:val="24"/>
        </w:rPr>
        <w:t xml:space="preserve"> </w:t>
      </w:r>
      <w:r w:rsidR="00BB1DEC" w:rsidRPr="000A61C9">
        <w:rPr>
          <w:rFonts w:ascii="Times New Roman" w:hAnsi="Times New Roman" w:cs="Times New Roman"/>
          <w:iCs/>
          <w:sz w:val="24"/>
          <w:szCs w:val="24"/>
        </w:rPr>
        <w:t>(</w:t>
      </w:r>
      <w:r w:rsidR="00BB1DEC" w:rsidRPr="000A61C9">
        <w:rPr>
          <w:rFonts w:ascii="Times New Roman" w:hAnsi="Times New Roman" w:cs="Times New Roman"/>
          <w:b/>
          <w:bCs/>
          <w:iCs/>
          <w:sz w:val="24"/>
          <w:szCs w:val="24"/>
        </w:rPr>
        <w:t>Fig. 1</w:t>
      </w:r>
      <w:r w:rsidR="00BB1DEC">
        <w:rPr>
          <w:rFonts w:ascii="Times New Roman" w:hAnsi="Times New Roman" w:cs="Times New Roman"/>
          <w:b/>
          <w:bCs/>
          <w:iCs/>
          <w:sz w:val="24"/>
          <w:szCs w:val="24"/>
        </w:rPr>
        <w:t xml:space="preserve">A </w:t>
      </w:r>
      <w:r w:rsidR="00BB1DEC">
        <w:rPr>
          <w:rFonts w:ascii="Times New Roman" w:hAnsi="Times New Roman" w:cs="Times New Roman"/>
          <w:iCs/>
          <w:sz w:val="24"/>
          <w:szCs w:val="24"/>
        </w:rPr>
        <w:t xml:space="preserve">to </w:t>
      </w:r>
      <w:r w:rsidR="00BB1DEC" w:rsidRPr="000A61C9">
        <w:rPr>
          <w:rFonts w:ascii="Times New Roman" w:hAnsi="Times New Roman" w:cs="Times New Roman"/>
          <w:b/>
          <w:bCs/>
          <w:iCs/>
          <w:sz w:val="24"/>
          <w:szCs w:val="24"/>
        </w:rPr>
        <w:t>F</w:t>
      </w:r>
      <w:r w:rsidR="00BB1DEC" w:rsidRPr="000A61C9">
        <w:rPr>
          <w:rFonts w:ascii="Times New Roman" w:hAnsi="Times New Roman" w:cs="Times New Roman"/>
          <w:iCs/>
          <w:sz w:val="24"/>
          <w:szCs w:val="24"/>
        </w:rPr>
        <w:t>)</w:t>
      </w:r>
      <w:r w:rsidR="00D108CE">
        <w:rPr>
          <w:rFonts w:ascii="Times New Roman" w:hAnsi="Times New Roman" w:cs="Times New Roman"/>
          <w:iCs/>
          <w:sz w:val="24"/>
          <w:szCs w:val="24"/>
        </w:rPr>
        <w:t xml:space="preserve">, </w:t>
      </w:r>
      <w:r w:rsidR="00BB1DEC">
        <w:rPr>
          <w:rFonts w:ascii="Times New Roman" w:hAnsi="Times New Roman" w:cs="Times New Roman"/>
          <w:iCs/>
          <w:sz w:val="24"/>
          <w:szCs w:val="24"/>
        </w:rPr>
        <w:t>reflecting glucose</w:t>
      </w:r>
      <w:r w:rsidR="00BB1DEC" w:rsidRPr="00BB1DEC">
        <w:rPr>
          <w:rFonts w:ascii="Times New Roman" w:hAnsi="Times New Roman" w:cs="Times New Roman"/>
          <w:iCs/>
          <w:sz w:val="24"/>
          <w:szCs w:val="24"/>
        </w:rPr>
        <w:t xml:space="preserve"> </w:t>
      </w:r>
      <w:r w:rsidR="00BB1DEC">
        <w:rPr>
          <w:rFonts w:ascii="Times New Roman" w:hAnsi="Times New Roman" w:cs="Times New Roman"/>
          <w:iCs/>
          <w:sz w:val="24"/>
          <w:szCs w:val="24"/>
        </w:rPr>
        <w:t>intolerance, insulin resistance, and dyslipidemia</w:t>
      </w:r>
      <w:r w:rsidR="00C13D65" w:rsidRPr="000A61C9">
        <w:rPr>
          <w:rFonts w:ascii="Times New Roman" w:hAnsi="Times New Roman" w:cs="Times New Roman"/>
          <w:iCs/>
          <w:sz w:val="24"/>
          <w:szCs w:val="24"/>
        </w:rPr>
        <w:t xml:space="preserve">. HFD </w:t>
      </w:r>
      <w:r w:rsidR="007916E1" w:rsidRPr="000A61C9">
        <w:rPr>
          <w:rFonts w:ascii="Times New Roman" w:hAnsi="Times New Roman" w:cs="Times New Roman"/>
          <w:iCs/>
          <w:sz w:val="24"/>
          <w:szCs w:val="24"/>
        </w:rPr>
        <w:t>also</w:t>
      </w:r>
      <w:r w:rsidR="00C13D65" w:rsidRPr="000A61C9">
        <w:rPr>
          <w:rFonts w:ascii="Times New Roman" w:hAnsi="Times New Roman" w:cs="Times New Roman"/>
          <w:iCs/>
          <w:sz w:val="24"/>
          <w:szCs w:val="24"/>
        </w:rPr>
        <w:t xml:space="preserve"> altered body composition, with increased fat mass and decreased lean mass and water content</w:t>
      </w:r>
      <w:r w:rsidR="00421A3E" w:rsidRPr="000A61C9">
        <w:rPr>
          <w:rFonts w:ascii="Times New Roman" w:hAnsi="Times New Roman" w:cs="Times New Roman"/>
          <w:iCs/>
          <w:sz w:val="24"/>
          <w:szCs w:val="24"/>
        </w:rPr>
        <w:t>, as well as a reduced gastroc muscle-to-body weight ratio (</w:t>
      </w:r>
      <w:r w:rsidR="00421A3E" w:rsidRPr="000A61C9">
        <w:rPr>
          <w:rFonts w:ascii="Times New Roman" w:hAnsi="Times New Roman" w:cs="Times New Roman"/>
          <w:b/>
          <w:bCs/>
          <w:iCs/>
          <w:sz w:val="24"/>
          <w:szCs w:val="24"/>
        </w:rPr>
        <w:t>Fig. 1</w:t>
      </w:r>
      <w:r w:rsidR="00BB1DEC">
        <w:rPr>
          <w:rFonts w:ascii="Times New Roman" w:hAnsi="Times New Roman" w:cs="Times New Roman"/>
          <w:b/>
          <w:bCs/>
          <w:iCs/>
          <w:sz w:val="24"/>
          <w:szCs w:val="24"/>
        </w:rPr>
        <w:t xml:space="preserve">G </w:t>
      </w:r>
      <w:r w:rsidR="00BB1DEC">
        <w:rPr>
          <w:rFonts w:ascii="Times New Roman" w:hAnsi="Times New Roman" w:cs="Times New Roman"/>
          <w:iCs/>
          <w:sz w:val="24"/>
          <w:szCs w:val="24"/>
        </w:rPr>
        <w:t xml:space="preserve">to </w:t>
      </w:r>
      <w:r w:rsidR="00421A3E" w:rsidRPr="000A61C9">
        <w:rPr>
          <w:rFonts w:ascii="Times New Roman" w:hAnsi="Times New Roman" w:cs="Times New Roman"/>
          <w:b/>
          <w:bCs/>
          <w:iCs/>
          <w:sz w:val="24"/>
          <w:szCs w:val="24"/>
        </w:rPr>
        <w:t>J</w:t>
      </w:r>
      <w:r w:rsidR="00421A3E" w:rsidRPr="000A61C9">
        <w:rPr>
          <w:rFonts w:ascii="Times New Roman" w:hAnsi="Times New Roman" w:cs="Times New Roman"/>
          <w:iCs/>
          <w:sz w:val="24"/>
          <w:szCs w:val="24"/>
        </w:rPr>
        <w:t>)</w:t>
      </w:r>
      <w:r w:rsidR="00BB1DEC">
        <w:rPr>
          <w:rFonts w:ascii="Times New Roman" w:hAnsi="Times New Roman" w:cs="Times New Roman"/>
          <w:iCs/>
          <w:sz w:val="24"/>
          <w:szCs w:val="24"/>
        </w:rPr>
        <w:t>, like body composition profiles in human obesity</w:t>
      </w:r>
      <w:r w:rsidR="00421A3E" w:rsidRPr="000A61C9">
        <w:rPr>
          <w:rFonts w:ascii="Times New Roman" w:hAnsi="Times New Roman" w:cs="Times New Roman"/>
          <w:iCs/>
          <w:sz w:val="24"/>
          <w:szCs w:val="24"/>
        </w:rPr>
        <w:t>.</w:t>
      </w:r>
      <w:r w:rsidR="00287589" w:rsidRPr="000A61C9">
        <w:rPr>
          <w:rFonts w:ascii="Times New Roman" w:hAnsi="Times New Roman" w:cs="Times New Roman"/>
          <w:iCs/>
          <w:sz w:val="24"/>
          <w:szCs w:val="24"/>
        </w:rPr>
        <w:t xml:space="preserve"> </w:t>
      </w:r>
      <w:r w:rsidR="00BB1DEC">
        <w:rPr>
          <w:rFonts w:ascii="Times New Roman" w:hAnsi="Times New Roman" w:cs="Times New Roman"/>
          <w:iCs/>
          <w:sz w:val="24"/>
          <w:szCs w:val="24"/>
        </w:rPr>
        <w:t xml:space="preserve">Moreover, HFD mice developed liver pathology, with </w:t>
      </w:r>
      <w:r w:rsidR="004A4D9A">
        <w:rPr>
          <w:rFonts w:ascii="Times New Roman" w:hAnsi="Times New Roman" w:cs="Times New Roman"/>
          <w:iCs/>
          <w:sz w:val="24"/>
          <w:szCs w:val="24"/>
        </w:rPr>
        <w:t>significantly elevated</w:t>
      </w:r>
      <w:r w:rsidR="004A4D9A" w:rsidRPr="004A4D9A">
        <w:rPr>
          <w:rFonts w:ascii="Times New Roman" w:hAnsi="Times New Roman" w:cs="Times New Roman"/>
          <w:iCs/>
          <w:sz w:val="24"/>
          <w:szCs w:val="24"/>
        </w:rPr>
        <w:t xml:space="preserve"> steatosis</w:t>
      </w:r>
      <w:r w:rsidR="004A4D9A">
        <w:rPr>
          <w:rFonts w:ascii="Times New Roman" w:hAnsi="Times New Roman" w:cs="Times New Roman"/>
          <w:iCs/>
          <w:sz w:val="24"/>
          <w:szCs w:val="24"/>
        </w:rPr>
        <w:t>, i.e.,</w:t>
      </w:r>
      <w:r w:rsidR="004A4D9A" w:rsidRPr="004A4D9A">
        <w:rPr>
          <w:rFonts w:ascii="Times New Roman" w:hAnsi="Times New Roman" w:cs="Times New Roman"/>
          <w:iCs/>
          <w:sz w:val="24"/>
          <w:szCs w:val="24"/>
        </w:rPr>
        <w:t xml:space="preserve"> hepatocyte</w:t>
      </w:r>
      <w:r w:rsidR="004A4D9A">
        <w:rPr>
          <w:rFonts w:ascii="Times New Roman" w:hAnsi="Times New Roman" w:cs="Times New Roman"/>
          <w:iCs/>
          <w:sz w:val="24"/>
          <w:szCs w:val="24"/>
        </w:rPr>
        <w:t xml:space="preserve"> f</w:t>
      </w:r>
      <w:r w:rsidR="004A4D9A" w:rsidRPr="004A4D9A">
        <w:rPr>
          <w:rFonts w:ascii="Times New Roman" w:hAnsi="Times New Roman" w:cs="Times New Roman"/>
          <w:iCs/>
          <w:sz w:val="24"/>
          <w:szCs w:val="24"/>
        </w:rPr>
        <w:t>at accumulation</w:t>
      </w:r>
      <w:r w:rsidR="004A4D9A">
        <w:rPr>
          <w:rFonts w:ascii="Times New Roman" w:hAnsi="Times New Roman" w:cs="Times New Roman"/>
          <w:iCs/>
          <w:sz w:val="24"/>
          <w:szCs w:val="24"/>
        </w:rPr>
        <w:t xml:space="preserve">, and composite scores, and a trending increase in </w:t>
      </w:r>
      <w:r w:rsidR="004A4D9A" w:rsidRPr="004A4D9A">
        <w:rPr>
          <w:rFonts w:ascii="Times New Roman" w:hAnsi="Times New Roman" w:cs="Times New Roman"/>
          <w:iCs/>
          <w:sz w:val="24"/>
          <w:szCs w:val="24"/>
        </w:rPr>
        <w:t xml:space="preserve">lobular inflammation </w:t>
      </w:r>
      <w:r w:rsidR="004A4D9A">
        <w:rPr>
          <w:rFonts w:ascii="Times New Roman" w:hAnsi="Times New Roman" w:cs="Times New Roman"/>
          <w:iCs/>
          <w:sz w:val="24"/>
          <w:szCs w:val="24"/>
        </w:rPr>
        <w:t>(</w:t>
      </w:r>
      <w:r w:rsidR="004A4D9A" w:rsidRPr="006A41D7">
        <w:rPr>
          <w:rFonts w:ascii="Times New Roman" w:hAnsi="Times New Roman" w:cs="Times New Roman"/>
          <w:b/>
          <w:bCs/>
          <w:iCs/>
          <w:sz w:val="24"/>
          <w:szCs w:val="24"/>
        </w:rPr>
        <w:t>fig. S1</w:t>
      </w:r>
      <w:r w:rsidR="004A4D9A">
        <w:rPr>
          <w:rFonts w:ascii="Times New Roman" w:hAnsi="Times New Roman" w:cs="Times New Roman"/>
          <w:iCs/>
          <w:sz w:val="24"/>
          <w:szCs w:val="24"/>
        </w:rPr>
        <w:t>), mimicking m</w:t>
      </w:r>
      <w:r w:rsidR="004A4D9A" w:rsidRPr="004A4D9A">
        <w:rPr>
          <w:rFonts w:ascii="Times New Roman" w:hAnsi="Times New Roman" w:cs="Times New Roman"/>
          <w:iCs/>
          <w:sz w:val="24"/>
          <w:szCs w:val="24"/>
        </w:rPr>
        <w:t>etabolic dysfunction-associated steatotic liver disease</w:t>
      </w:r>
      <w:r w:rsidR="004A4D9A">
        <w:rPr>
          <w:rFonts w:ascii="Times New Roman" w:hAnsi="Times New Roman" w:cs="Times New Roman"/>
          <w:iCs/>
          <w:sz w:val="24"/>
          <w:szCs w:val="24"/>
        </w:rPr>
        <w:t xml:space="preserve"> in human obesity. </w:t>
      </w:r>
    </w:p>
    <w:p w14:paraId="079155AF" w14:textId="328F3BDB" w:rsidR="00283A04" w:rsidRPr="000A61C9" w:rsidRDefault="00D108CE" w:rsidP="006A41D7">
      <w:pPr>
        <w:spacing w:before="120" w:after="0" w:line="240" w:lineRule="auto"/>
        <w:ind w:firstLine="360"/>
        <w:rPr>
          <w:rFonts w:ascii="Times New Roman" w:hAnsi="Times New Roman" w:cs="Times New Roman"/>
          <w:iCs/>
          <w:sz w:val="24"/>
          <w:szCs w:val="24"/>
        </w:rPr>
      </w:pPr>
      <w:r w:rsidRPr="000A61C9">
        <w:rPr>
          <w:rFonts w:ascii="Times New Roman" w:hAnsi="Times New Roman" w:cs="Times New Roman"/>
          <w:iCs/>
          <w:sz w:val="24"/>
          <w:szCs w:val="24"/>
        </w:rPr>
        <w:t xml:space="preserve">In line with current clinical practices emphasizing lifestyle interventions for managing PN </w:t>
      </w:r>
      <w:r w:rsidRPr="000A61C9">
        <w:rPr>
          <w:rFonts w:ascii="Times New Roman" w:hAnsi="Times New Roman" w:cs="Times New Roman"/>
          <w:iCs/>
          <w:sz w:val="24"/>
          <w:szCs w:val="24"/>
        </w:rPr>
        <w:fldChar w:fldCharType="begin">
          <w:fldData xml:space="preserve">PEVuZE5vdGU+PENpdGU+PEF1dGhvcj5Qb3AtQnVzdWk8L0F1dGhvcj48WWVhcj4yMDE3PC9ZZWFy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</w:fldData>
        </w:fldChar>
      </w:r>
      <w:r>
        <w:rPr>
          <w:rFonts w:ascii="Times New Roman" w:hAnsi="Times New Roman" w:cs="Times New Roman"/>
          <w:iCs/>
          <w:sz w:val="24"/>
          <w:szCs w:val="24"/>
        </w:rPr>
        <w:instrText xml:space="preserve"> ADDIN EN.CITE </w:instrText>
      </w:r>
      <w:r>
        <w:rPr>
          <w:rFonts w:ascii="Times New Roman" w:hAnsi="Times New Roman" w:cs="Times New Roman"/>
          <w:iCs/>
          <w:sz w:val="24"/>
          <w:szCs w:val="24"/>
        </w:rPr>
        <w:fldChar w:fldCharType="begin">
          <w:fldData xml:space="preserve">PEVuZE5vdGU+PENpdGU+PEF1dGhvcj5Qb3AtQnVzdWk8L0F1dGhvcj48WWVhcj4yMDE3PC9ZZWFy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</w:fldData>
        </w:fldChar>
      </w:r>
      <w:r>
        <w:rPr>
          <w:rFonts w:ascii="Times New Roman" w:hAnsi="Times New Roman" w:cs="Times New Roman"/>
          <w:iCs/>
          <w:sz w:val="24"/>
          <w:szCs w:val="24"/>
        </w:rPr>
        <w:instrText xml:space="preserve"> ADDIN EN.CITE.DATA </w:instrText>
      </w:r>
      <w:r>
        <w:rPr>
          <w:rFonts w:ascii="Times New Roman" w:hAnsi="Times New Roman" w:cs="Times New Roman"/>
          <w:iCs/>
          <w:sz w:val="24"/>
          <w:szCs w:val="24"/>
        </w:rPr>
      </w:r>
      <w:r>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Pr>
          <w:rFonts w:ascii="Times New Roman" w:hAnsi="Times New Roman" w:cs="Times New Roman"/>
          <w:iCs/>
          <w:noProof/>
          <w:sz w:val="24"/>
          <w:szCs w:val="24"/>
        </w:rPr>
        <w:t>[7]</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we evaluated the effects of DR and EX individually and combined </w:t>
      </w:r>
      <w:r w:rsidR="004A4D9A">
        <w:rPr>
          <w:rFonts w:ascii="Times New Roman" w:hAnsi="Times New Roman" w:cs="Times New Roman"/>
          <w:iCs/>
          <w:sz w:val="24"/>
          <w:szCs w:val="24"/>
        </w:rPr>
        <w:t xml:space="preserve">in </w:t>
      </w:r>
      <w:r w:rsidRPr="000A61C9">
        <w:rPr>
          <w:rFonts w:ascii="Times New Roman" w:hAnsi="Times New Roman" w:cs="Times New Roman"/>
          <w:iCs/>
          <w:sz w:val="24"/>
          <w:szCs w:val="24"/>
        </w:rPr>
        <w:t>DREX</w:t>
      </w:r>
      <w:r w:rsidR="00DD3755">
        <w:rPr>
          <w:rFonts w:ascii="Times New Roman" w:hAnsi="Times New Roman" w:cs="Times New Roman"/>
          <w:iCs/>
          <w:sz w:val="24"/>
          <w:szCs w:val="24"/>
        </w:rPr>
        <w:t xml:space="preserve"> in </w:t>
      </w:r>
      <w:ins w:id="92" w:author="Feldman, Eva" w:date="2025-11-22T08:51:00Z" w16du:dateUtc="2025-11-22T13:51:00Z">
        <w:r w:rsidR="00F46667">
          <w:rPr>
            <w:rFonts w:ascii="Times New Roman" w:hAnsi="Times New Roman" w:cs="Times New Roman"/>
            <w:iCs/>
            <w:sz w:val="24"/>
            <w:szCs w:val="24"/>
          </w:rPr>
          <w:t xml:space="preserve">the HFD mice </w:t>
        </w:r>
      </w:ins>
      <w:del w:id="93" w:author="Feldman, Eva" w:date="2025-11-22T08:51:00Z" w16du:dateUtc="2025-11-22T13:51:00Z">
        <w:r w:rsidR="00DD3755" w:rsidDel="00F46667">
          <w:rPr>
            <w:rFonts w:ascii="Times New Roman" w:hAnsi="Times New Roman" w:cs="Times New Roman"/>
            <w:iCs/>
            <w:sz w:val="24"/>
            <w:szCs w:val="24"/>
          </w:rPr>
          <w:delText>a side-by-side comparison</w:delText>
        </w:r>
        <w:r w:rsidRPr="000A61C9" w:rsidDel="00F46667">
          <w:rPr>
            <w:rFonts w:ascii="Times New Roman" w:hAnsi="Times New Roman" w:cs="Times New Roman"/>
            <w:iCs/>
            <w:sz w:val="24"/>
            <w:szCs w:val="24"/>
          </w:rPr>
          <w:delText xml:space="preserve"> </w:delText>
        </w:r>
      </w:del>
      <w:r w:rsidRPr="000A61C9">
        <w:rPr>
          <w:rFonts w:ascii="Times New Roman" w:hAnsi="Times New Roman" w:cs="Times New Roman"/>
          <w:iCs/>
          <w:sz w:val="24"/>
          <w:szCs w:val="24"/>
        </w:rPr>
        <w:t>on metabolic and nerve health</w:t>
      </w:r>
      <w:r w:rsidR="00BB1DEC">
        <w:rPr>
          <w:rFonts w:ascii="Times New Roman" w:hAnsi="Times New Roman" w:cs="Times New Roman"/>
          <w:iCs/>
          <w:sz w:val="24"/>
          <w:szCs w:val="24"/>
        </w:rPr>
        <w:t xml:space="preserve"> (</w:t>
      </w:r>
      <w:r w:rsidRPr="000A61C9">
        <w:rPr>
          <w:rFonts w:ascii="Times New Roman" w:hAnsi="Times New Roman" w:cs="Times New Roman"/>
          <w:b/>
          <w:bCs/>
          <w:iCs/>
          <w:sz w:val="24"/>
          <w:szCs w:val="24"/>
        </w:rPr>
        <w:t>Fig. 1A</w:t>
      </w:r>
      <w:r w:rsidR="00BB1DEC">
        <w:rPr>
          <w:rFonts w:ascii="Times New Roman" w:hAnsi="Times New Roman" w:cs="Times New Roman"/>
          <w:iCs/>
          <w:sz w:val="24"/>
          <w:szCs w:val="24"/>
        </w:rPr>
        <w:t>)</w:t>
      </w:r>
      <w:r w:rsidRPr="000A61C9">
        <w:rPr>
          <w:rFonts w:ascii="Times New Roman" w:hAnsi="Times New Roman" w:cs="Times New Roman"/>
          <w:iCs/>
          <w:sz w:val="24"/>
          <w:szCs w:val="24"/>
        </w:rPr>
        <w:t xml:space="preserve">. </w:t>
      </w:r>
      <w:r w:rsidR="000232EA" w:rsidRPr="000A61C9">
        <w:rPr>
          <w:rFonts w:ascii="Times New Roman" w:hAnsi="Times New Roman" w:cs="Times New Roman"/>
          <w:iCs/>
          <w:sz w:val="24"/>
          <w:szCs w:val="24"/>
        </w:rPr>
        <w:t>Eight weeks of DR, with</w:t>
      </w:r>
      <w:r w:rsidR="004A4D9A">
        <w:rPr>
          <w:rFonts w:ascii="Times New Roman" w:hAnsi="Times New Roman" w:cs="Times New Roman"/>
          <w:iCs/>
          <w:sz w:val="24"/>
          <w:szCs w:val="24"/>
        </w:rPr>
        <w:t xml:space="preserve"> </w:t>
      </w:r>
      <w:r w:rsidR="004A26C2">
        <w:rPr>
          <w:rFonts w:ascii="Times New Roman" w:hAnsi="Times New Roman" w:cs="Times New Roman"/>
          <w:iCs/>
          <w:sz w:val="24"/>
          <w:szCs w:val="24"/>
        </w:rPr>
        <w:t>and</w:t>
      </w:r>
      <w:r w:rsidR="004A4D9A">
        <w:rPr>
          <w:rFonts w:ascii="Times New Roman" w:hAnsi="Times New Roman" w:cs="Times New Roman"/>
          <w:iCs/>
          <w:sz w:val="24"/>
          <w:szCs w:val="24"/>
        </w:rPr>
        <w:t xml:space="preserve"> </w:t>
      </w:r>
      <w:r w:rsidR="000232EA" w:rsidRPr="000A61C9">
        <w:rPr>
          <w:rFonts w:ascii="Times New Roman" w:hAnsi="Times New Roman" w:cs="Times New Roman"/>
          <w:iCs/>
          <w:sz w:val="24"/>
          <w:szCs w:val="24"/>
        </w:rPr>
        <w:t xml:space="preserve">without EX, effectively mitigated HFD-induced metabolic abnormalities, </w:t>
      </w:r>
      <w:r w:rsidR="00E02DE5" w:rsidRPr="000A61C9">
        <w:rPr>
          <w:rFonts w:ascii="Times New Roman" w:hAnsi="Times New Roman" w:cs="Times New Roman"/>
          <w:iCs/>
          <w:sz w:val="24"/>
          <w:szCs w:val="24"/>
        </w:rPr>
        <w:t>normaliz</w:t>
      </w:r>
      <w:r w:rsidR="004A4D9A">
        <w:rPr>
          <w:rFonts w:ascii="Times New Roman" w:hAnsi="Times New Roman" w:cs="Times New Roman"/>
          <w:iCs/>
          <w:sz w:val="24"/>
          <w:szCs w:val="24"/>
        </w:rPr>
        <w:t>ing</w:t>
      </w:r>
      <w:r w:rsidR="000232EA" w:rsidRPr="000A61C9">
        <w:rPr>
          <w:rFonts w:ascii="Times New Roman" w:hAnsi="Times New Roman" w:cs="Times New Roman"/>
          <w:iCs/>
          <w:sz w:val="24"/>
          <w:szCs w:val="24"/>
        </w:rPr>
        <w:t xml:space="preserve"> body weight, glycemic control, insulin levels, body composition, </w:t>
      </w:r>
      <w:r w:rsidR="004A4D9A">
        <w:rPr>
          <w:rFonts w:ascii="Times New Roman" w:hAnsi="Times New Roman" w:cs="Times New Roman"/>
          <w:iCs/>
          <w:sz w:val="24"/>
          <w:szCs w:val="24"/>
        </w:rPr>
        <w:t>g</w:t>
      </w:r>
      <w:r w:rsidR="00287589" w:rsidRPr="000A61C9">
        <w:rPr>
          <w:rFonts w:ascii="Times New Roman" w:hAnsi="Times New Roman" w:cs="Times New Roman"/>
          <w:iCs/>
          <w:sz w:val="24"/>
          <w:szCs w:val="24"/>
        </w:rPr>
        <w:t>astroc muscle-to-body weight ratio</w:t>
      </w:r>
      <w:r w:rsidR="000232EA" w:rsidRPr="000A61C9">
        <w:rPr>
          <w:rFonts w:ascii="Times New Roman" w:hAnsi="Times New Roman" w:cs="Times New Roman"/>
          <w:iCs/>
          <w:sz w:val="24"/>
          <w:szCs w:val="24"/>
        </w:rPr>
        <w:t xml:space="preserve"> (</w:t>
      </w:r>
      <w:r w:rsidR="000232EA" w:rsidRPr="000A61C9">
        <w:rPr>
          <w:rFonts w:ascii="Times New Roman" w:hAnsi="Times New Roman" w:cs="Times New Roman"/>
          <w:b/>
          <w:bCs/>
          <w:iCs/>
          <w:sz w:val="24"/>
          <w:szCs w:val="24"/>
        </w:rPr>
        <w:t>Fig. 1B</w:t>
      </w:r>
      <w:r w:rsidR="004A4D9A">
        <w:rPr>
          <w:rFonts w:ascii="Times New Roman" w:hAnsi="Times New Roman" w:cs="Times New Roman"/>
          <w:b/>
          <w:bCs/>
          <w:iCs/>
          <w:sz w:val="24"/>
          <w:szCs w:val="24"/>
        </w:rPr>
        <w:t xml:space="preserve"> </w:t>
      </w:r>
      <w:r w:rsidR="004A4D9A">
        <w:rPr>
          <w:rFonts w:ascii="Times New Roman" w:hAnsi="Times New Roman" w:cs="Times New Roman"/>
          <w:iCs/>
          <w:sz w:val="24"/>
          <w:szCs w:val="24"/>
        </w:rPr>
        <w:t xml:space="preserve">to </w:t>
      </w:r>
      <w:r w:rsidR="000232EA" w:rsidRPr="000A61C9">
        <w:rPr>
          <w:rFonts w:ascii="Times New Roman" w:hAnsi="Times New Roman" w:cs="Times New Roman"/>
          <w:b/>
          <w:bCs/>
          <w:iCs/>
          <w:sz w:val="24"/>
          <w:szCs w:val="24"/>
        </w:rPr>
        <w:t>J</w:t>
      </w:r>
      <w:r w:rsidR="000232EA" w:rsidRPr="000A61C9">
        <w:rPr>
          <w:rFonts w:ascii="Times New Roman" w:hAnsi="Times New Roman" w:cs="Times New Roman"/>
          <w:iCs/>
          <w:sz w:val="24"/>
          <w:szCs w:val="24"/>
        </w:rPr>
        <w:t>)</w:t>
      </w:r>
      <w:r w:rsidR="004A26C2">
        <w:rPr>
          <w:rFonts w:ascii="Times New Roman" w:hAnsi="Times New Roman" w:cs="Times New Roman"/>
          <w:iCs/>
          <w:sz w:val="24"/>
          <w:szCs w:val="24"/>
        </w:rPr>
        <w:t>, and liver pathology (</w:t>
      </w:r>
      <w:r w:rsidR="004A26C2" w:rsidRPr="006A41D7">
        <w:rPr>
          <w:rFonts w:ascii="Times New Roman" w:hAnsi="Times New Roman" w:cs="Times New Roman"/>
          <w:b/>
          <w:bCs/>
          <w:iCs/>
          <w:sz w:val="24"/>
          <w:szCs w:val="24"/>
        </w:rPr>
        <w:t>fig. S1</w:t>
      </w:r>
      <w:r w:rsidR="004A26C2">
        <w:rPr>
          <w:rFonts w:ascii="Times New Roman" w:hAnsi="Times New Roman" w:cs="Times New Roman"/>
          <w:iCs/>
          <w:sz w:val="24"/>
          <w:szCs w:val="24"/>
        </w:rPr>
        <w:t>)</w:t>
      </w:r>
      <w:r w:rsidR="000232EA" w:rsidRPr="000A61C9">
        <w:rPr>
          <w:rFonts w:ascii="Times New Roman" w:hAnsi="Times New Roman" w:cs="Times New Roman"/>
          <w:iCs/>
          <w:sz w:val="24"/>
          <w:szCs w:val="24"/>
        </w:rPr>
        <w:t>.</w:t>
      </w:r>
      <w:r w:rsidR="00ED1B7D" w:rsidRPr="000A61C9">
        <w:rPr>
          <w:rFonts w:ascii="Times New Roman" w:hAnsi="Times New Roman" w:cs="Times New Roman"/>
          <w:iCs/>
          <w:sz w:val="24"/>
          <w:szCs w:val="24"/>
        </w:rPr>
        <w:t xml:space="preserve"> </w:t>
      </w:r>
      <w:r w:rsidR="00C23B70" w:rsidRPr="000A61C9">
        <w:rPr>
          <w:rFonts w:ascii="Times New Roman" w:hAnsi="Times New Roman" w:cs="Times New Roman"/>
          <w:iCs/>
          <w:sz w:val="24"/>
          <w:szCs w:val="24"/>
        </w:rPr>
        <w:t xml:space="preserve">Additionally, </w:t>
      </w:r>
      <w:r w:rsidR="000F5C31" w:rsidRPr="000A61C9">
        <w:rPr>
          <w:rFonts w:ascii="Times New Roman" w:hAnsi="Times New Roman" w:cs="Times New Roman"/>
          <w:iCs/>
          <w:sz w:val="24"/>
          <w:szCs w:val="24"/>
        </w:rPr>
        <w:t>DREX</w:t>
      </w:r>
      <w:r w:rsidR="00C23B70" w:rsidRPr="000A61C9">
        <w:rPr>
          <w:rFonts w:ascii="Times New Roman" w:hAnsi="Times New Roman" w:cs="Times New Roman"/>
          <w:iCs/>
          <w:sz w:val="24"/>
          <w:szCs w:val="24"/>
        </w:rPr>
        <w:t xml:space="preserve"> also significantly reduced total cholesterol levels (</w:t>
      </w:r>
      <w:r w:rsidR="00C23B70" w:rsidRPr="000A61C9">
        <w:rPr>
          <w:rFonts w:ascii="Times New Roman" w:hAnsi="Times New Roman" w:cs="Times New Roman"/>
          <w:b/>
          <w:bCs/>
          <w:iCs/>
          <w:sz w:val="24"/>
          <w:szCs w:val="24"/>
        </w:rPr>
        <w:t>Fig. 1F</w:t>
      </w:r>
      <w:r w:rsidR="00C23B70" w:rsidRPr="000A61C9">
        <w:rPr>
          <w:rFonts w:ascii="Times New Roman" w:hAnsi="Times New Roman" w:cs="Times New Roman"/>
          <w:iCs/>
          <w:sz w:val="24"/>
          <w:szCs w:val="24"/>
        </w:rPr>
        <w:t xml:space="preserve">). </w:t>
      </w:r>
      <w:r w:rsidR="00ED1B7D" w:rsidRPr="000A61C9">
        <w:rPr>
          <w:rFonts w:ascii="Times New Roman" w:hAnsi="Times New Roman" w:cs="Times New Roman"/>
          <w:iCs/>
          <w:sz w:val="24"/>
          <w:szCs w:val="24"/>
        </w:rPr>
        <w:t xml:space="preserve">In contrast, EX alone did not significantly alter these parameters </w:t>
      </w:r>
      <w:del w:id="94" w:author="Feldman, Eva" w:date="2025-11-22T08:51:00Z" w16du:dateUtc="2025-11-22T13:51:00Z">
        <w:r w:rsidR="00ED1B7D" w:rsidRPr="000A61C9" w:rsidDel="00F46667">
          <w:rPr>
            <w:rFonts w:ascii="Times New Roman" w:hAnsi="Times New Roman" w:cs="Times New Roman"/>
            <w:iCs/>
            <w:sz w:val="24"/>
            <w:szCs w:val="24"/>
          </w:rPr>
          <w:delText>compared to</w:delText>
        </w:r>
      </w:del>
      <w:ins w:id="95" w:author="Feldman, Eva" w:date="2025-11-22T08:51:00Z" w16du:dateUtc="2025-11-22T13:51:00Z">
        <w:r w:rsidR="00F46667">
          <w:rPr>
            <w:rFonts w:ascii="Times New Roman" w:hAnsi="Times New Roman" w:cs="Times New Roman"/>
            <w:iCs/>
            <w:sz w:val="24"/>
            <w:szCs w:val="24"/>
          </w:rPr>
          <w:t>in the</w:t>
        </w:r>
      </w:ins>
      <w:r w:rsidR="00ED1B7D" w:rsidRPr="000A61C9">
        <w:rPr>
          <w:rFonts w:ascii="Times New Roman" w:hAnsi="Times New Roman" w:cs="Times New Roman"/>
          <w:iCs/>
          <w:sz w:val="24"/>
          <w:szCs w:val="24"/>
        </w:rPr>
        <w:t xml:space="preserve"> HFD mice, indicating limited metabolic benefits from </w:t>
      </w:r>
      <w:r w:rsidR="003E44F6" w:rsidRPr="000A61C9">
        <w:rPr>
          <w:rFonts w:ascii="Times New Roman" w:hAnsi="Times New Roman" w:cs="Times New Roman"/>
          <w:iCs/>
          <w:sz w:val="24"/>
          <w:szCs w:val="24"/>
        </w:rPr>
        <w:t>EX</w:t>
      </w:r>
      <w:r w:rsidR="00ED1B7D" w:rsidRPr="000A61C9">
        <w:rPr>
          <w:rFonts w:ascii="Times New Roman" w:hAnsi="Times New Roman" w:cs="Times New Roman"/>
          <w:iCs/>
          <w:sz w:val="24"/>
          <w:szCs w:val="24"/>
        </w:rPr>
        <w:t xml:space="preserve"> in the absence of dietary </w:t>
      </w:r>
      <w:del w:id="96" w:author="Feldman, Eva" w:date="2025-11-22T08:52:00Z" w16du:dateUtc="2025-11-22T13:52:00Z">
        <w:r w:rsidR="00ED1B7D" w:rsidRPr="000A61C9" w:rsidDel="00F46667">
          <w:rPr>
            <w:rFonts w:ascii="Times New Roman" w:hAnsi="Times New Roman" w:cs="Times New Roman"/>
            <w:iCs/>
            <w:sz w:val="24"/>
            <w:szCs w:val="24"/>
          </w:rPr>
          <w:delText>modifications</w:delText>
        </w:r>
      </w:del>
      <w:ins w:id="97" w:author="Feldman, Eva" w:date="2025-11-22T08:52:00Z" w16du:dateUtc="2025-11-22T13:52:00Z">
        <w:r w:rsidR="00F46667">
          <w:rPr>
            <w:rFonts w:ascii="Times New Roman" w:hAnsi="Times New Roman" w:cs="Times New Roman"/>
            <w:iCs/>
            <w:sz w:val="24"/>
            <w:szCs w:val="24"/>
          </w:rPr>
          <w:t>interventions</w:t>
        </w:r>
      </w:ins>
      <w:r w:rsidR="00ED1B7D" w:rsidRPr="000A61C9">
        <w:rPr>
          <w:rFonts w:ascii="Times New Roman" w:hAnsi="Times New Roman" w:cs="Times New Roman"/>
          <w:iCs/>
          <w:sz w:val="24"/>
          <w:szCs w:val="24"/>
        </w:rPr>
        <w:t xml:space="preserve">. </w:t>
      </w:r>
    </w:p>
    <w:p w14:paraId="044F09E1" w14:textId="4564AF59" w:rsidR="00711675" w:rsidRPr="006A41D7" w:rsidRDefault="00711675" w:rsidP="000A61C9">
      <w:pPr>
        <w:spacing w:before="120" w:after="0" w:line="240" w:lineRule="auto"/>
        <w:rPr>
          <w:rFonts w:ascii="Times New Roman" w:hAnsi="Times New Roman" w:cs="Times New Roman"/>
          <w:b/>
          <w:bCs/>
          <w:iCs/>
          <w:sz w:val="24"/>
          <w:szCs w:val="24"/>
        </w:rPr>
      </w:pPr>
    </w:p>
    <w:p w14:paraId="5F406168" w14:textId="122B4216" w:rsidR="003E44F6" w:rsidRPr="000A61C9" w:rsidRDefault="00283A04" w:rsidP="000A61C9">
      <w:pPr>
        <w:spacing w:before="120" w:after="0" w:line="240" w:lineRule="auto"/>
        <w:outlineLvl w:val="1"/>
        <w:rPr>
          <w:rFonts w:ascii="Times New Roman" w:hAnsi="Times New Roman" w:cs="Times New Roman"/>
          <w:b/>
          <w:bCs/>
          <w:iCs/>
          <w:sz w:val="24"/>
          <w:szCs w:val="24"/>
        </w:rPr>
      </w:pPr>
      <w:r w:rsidRPr="000A61C9">
        <w:rPr>
          <w:rFonts w:ascii="Times New Roman" w:hAnsi="Times New Roman" w:cs="Times New Roman"/>
          <w:b/>
          <w:bCs/>
          <w:iCs/>
          <w:sz w:val="24"/>
          <w:szCs w:val="24"/>
        </w:rPr>
        <w:t xml:space="preserve">EX alone </w:t>
      </w:r>
      <w:r w:rsidR="00257A1E" w:rsidRPr="000A61C9">
        <w:rPr>
          <w:rFonts w:ascii="Times New Roman" w:hAnsi="Times New Roman" w:cs="Times New Roman"/>
          <w:b/>
          <w:bCs/>
          <w:iCs/>
          <w:sz w:val="24"/>
          <w:szCs w:val="24"/>
        </w:rPr>
        <w:t xml:space="preserve">and </w:t>
      </w:r>
      <w:r w:rsidRPr="000A61C9">
        <w:rPr>
          <w:rFonts w:ascii="Times New Roman" w:hAnsi="Times New Roman" w:cs="Times New Roman"/>
          <w:b/>
          <w:bCs/>
          <w:iCs/>
          <w:sz w:val="24"/>
          <w:szCs w:val="24"/>
        </w:rPr>
        <w:t xml:space="preserve">combined with DR boosts </w:t>
      </w:r>
      <w:r w:rsidR="004A4D9A">
        <w:rPr>
          <w:rFonts w:ascii="Times New Roman" w:hAnsi="Times New Roman" w:cs="Times New Roman"/>
          <w:b/>
          <w:bCs/>
          <w:iCs/>
          <w:sz w:val="24"/>
          <w:szCs w:val="24"/>
        </w:rPr>
        <w:t>energy expenditure</w:t>
      </w:r>
    </w:p>
    <w:p w14:paraId="003C4176" w14:textId="3A7BB257" w:rsidR="00283A04" w:rsidRDefault="00283A04" w:rsidP="000A61C9">
      <w:pPr>
        <w:spacing w:before="120" w:after="0" w:line="240" w:lineRule="auto"/>
        <w:rPr>
          <w:rFonts w:ascii="Times New Roman" w:hAnsi="Times New Roman" w:cs="Times New Roman"/>
          <w:iCs/>
          <w:sz w:val="24"/>
          <w:szCs w:val="24"/>
        </w:rPr>
      </w:pPr>
      <w:bookmarkStart w:id="98" w:name="OLE_LINK1"/>
      <w:r w:rsidRPr="000A61C9">
        <w:rPr>
          <w:rFonts w:ascii="Times New Roman" w:hAnsi="Times New Roman" w:cs="Times New Roman"/>
          <w:iCs/>
          <w:sz w:val="24"/>
          <w:szCs w:val="24"/>
        </w:rPr>
        <w:t xml:space="preserve">To complement </w:t>
      </w:r>
      <w:r w:rsidR="00671D82">
        <w:rPr>
          <w:rFonts w:ascii="Times New Roman" w:hAnsi="Times New Roman" w:cs="Times New Roman"/>
          <w:iCs/>
          <w:sz w:val="24"/>
          <w:szCs w:val="24"/>
        </w:rPr>
        <w:t xml:space="preserve">the </w:t>
      </w:r>
      <w:r w:rsidR="004A26C2">
        <w:rPr>
          <w:rFonts w:ascii="Times New Roman" w:hAnsi="Times New Roman" w:cs="Times New Roman"/>
          <w:iCs/>
          <w:sz w:val="24"/>
          <w:szCs w:val="24"/>
        </w:rPr>
        <w:t>above-mentioned</w:t>
      </w:r>
      <w:r w:rsidR="004A26C2" w:rsidRPr="000A61C9">
        <w:rPr>
          <w:rFonts w:ascii="Times New Roman" w:hAnsi="Times New Roman" w:cs="Times New Roman"/>
          <w:iCs/>
          <w:sz w:val="24"/>
          <w:szCs w:val="24"/>
        </w:rPr>
        <w:t xml:space="preserve"> </w:t>
      </w:r>
      <w:r w:rsidRPr="000A61C9">
        <w:rPr>
          <w:rFonts w:ascii="Times New Roman" w:hAnsi="Times New Roman" w:cs="Times New Roman"/>
          <w:iCs/>
          <w:sz w:val="24"/>
          <w:szCs w:val="24"/>
        </w:rPr>
        <w:t>analyses, we</w:t>
      </w:r>
      <w:r w:rsidRPr="000A61C9">
        <w:rPr>
          <w:rFonts w:ascii="Times New Roman" w:hAnsi="Times New Roman" w:cs="Times New Roman"/>
          <w:sz w:val="24"/>
          <w:szCs w:val="24"/>
        </w:rPr>
        <w:t xml:space="preserve"> </w:t>
      </w:r>
      <w:r w:rsidR="00C24D96" w:rsidRPr="000A61C9">
        <w:rPr>
          <w:rFonts w:ascii="Times New Roman" w:hAnsi="Times New Roman" w:cs="Times New Roman"/>
          <w:sz w:val="24"/>
          <w:szCs w:val="24"/>
        </w:rPr>
        <w:t xml:space="preserve">also </w:t>
      </w:r>
      <w:r w:rsidRPr="000A61C9">
        <w:rPr>
          <w:rFonts w:ascii="Times New Roman" w:hAnsi="Times New Roman" w:cs="Times New Roman"/>
          <w:iCs/>
          <w:sz w:val="24"/>
          <w:szCs w:val="24"/>
        </w:rPr>
        <w:t xml:space="preserve">assessed whole-body energy metabolism over 48 </w:t>
      </w:r>
      <w:del w:id="99" w:author="Feldman, Eva" w:date="2025-11-22T08:52:00Z" w16du:dateUtc="2025-11-22T13:52:00Z">
        <w:r w:rsidRPr="000A61C9" w:rsidDel="000B4A5C">
          <w:rPr>
            <w:rFonts w:ascii="Times New Roman" w:hAnsi="Times New Roman" w:cs="Times New Roman"/>
            <w:iCs/>
            <w:sz w:val="24"/>
            <w:szCs w:val="24"/>
          </w:rPr>
          <w:delText xml:space="preserve">hours </w:delText>
        </w:r>
      </w:del>
      <w:proofErr w:type="spellStart"/>
      <w:ins w:id="100" w:author="Feldman, Eva" w:date="2025-11-22T08:52:00Z" w16du:dateUtc="2025-11-22T13:52:00Z">
        <w:r w:rsidR="000B4A5C" w:rsidRPr="000A61C9">
          <w:rPr>
            <w:rFonts w:ascii="Times New Roman" w:hAnsi="Times New Roman" w:cs="Times New Roman"/>
            <w:iCs/>
            <w:sz w:val="24"/>
            <w:szCs w:val="24"/>
          </w:rPr>
          <w:t>h</w:t>
        </w:r>
        <w:r w:rsidR="000B4A5C">
          <w:rPr>
            <w:rFonts w:ascii="Times New Roman" w:hAnsi="Times New Roman" w:cs="Times New Roman"/>
            <w:iCs/>
            <w:sz w:val="24"/>
            <w:szCs w:val="24"/>
          </w:rPr>
          <w:t>r</w:t>
        </w:r>
        <w:proofErr w:type="spellEnd"/>
        <w:r w:rsidR="000B4A5C" w:rsidRPr="000A61C9">
          <w:rPr>
            <w:rFonts w:ascii="Times New Roman" w:hAnsi="Times New Roman" w:cs="Times New Roman"/>
            <w:iCs/>
            <w:sz w:val="24"/>
            <w:szCs w:val="24"/>
          </w:rPr>
          <w:t xml:space="preserve"> </w:t>
        </w:r>
      </w:ins>
      <w:r w:rsidR="003B79B1" w:rsidRPr="000A61C9">
        <w:rPr>
          <w:rFonts w:ascii="Times New Roman" w:hAnsi="Times New Roman" w:cs="Times New Roman"/>
          <w:iCs/>
          <w:sz w:val="24"/>
          <w:szCs w:val="24"/>
        </w:rPr>
        <w:t>(</w:t>
      </w:r>
      <w:r w:rsidR="004A26C2">
        <w:rPr>
          <w:rFonts w:ascii="Times New Roman" w:hAnsi="Times New Roman" w:cs="Times New Roman"/>
          <w:b/>
          <w:bCs/>
          <w:iCs/>
          <w:sz w:val="24"/>
          <w:szCs w:val="24"/>
        </w:rPr>
        <w:t>f</w:t>
      </w:r>
      <w:r w:rsidR="003B79B1" w:rsidRPr="000A61C9">
        <w:rPr>
          <w:rFonts w:ascii="Times New Roman" w:hAnsi="Times New Roman" w:cs="Times New Roman"/>
          <w:b/>
          <w:bCs/>
          <w:iCs/>
          <w:sz w:val="24"/>
          <w:szCs w:val="24"/>
        </w:rPr>
        <w:t>ig. S</w:t>
      </w:r>
      <w:r w:rsidR="004A26C2">
        <w:rPr>
          <w:rFonts w:ascii="Times New Roman" w:hAnsi="Times New Roman" w:cs="Times New Roman"/>
          <w:b/>
          <w:bCs/>
          <w:iCs/>
          <w:sz w:val="24"/>
          <w:szCs w:val="24"/>
        </w:rPr>
        <w:t>2</w:t>
      </w:r>
      <w:r w:rsidR="003B79B1" w:rsidRPr="000A61C9">
        <w:rPr>
          <w:rFonts w:ascii="Times New Roman" w:hAnsi="Times New Roman" w:cs="Times New Roman"/>
          <w:iCs/>
          <w:sz w:val="24"/>
          <w:szCs w:val="24"/>
        </w:rPr>
        <w:t>)</w:t>
      </w:r>
      <w:r w:rsidRPr="000A61C9">
        <w:rPr>
          <w:rFonts w:ascii="Times New Roman" w:hAnsi="Times New Roman" w:cs="Times New Roman"/>
          <w:iCs/>
          <w:sz w:val="24"/>
          <w:szCs w:val="24"/>
        </w:rPr>
        <w:t xml:space="preserve">. </w:t>
      </w:r>
      <w:bookmarkEnd w:id="98"/>
      <w:del w:id="101" w:author="Feldman, Eva" w:date="2025-11-22T08:53:00Z" w16du:dateUtc="2025-11-22T13:53:00Z">
        <w:r w:rsidR="003B79B1" w:rsidRPr="000A61C9" w:rsidDel="00C55CAE">
          <w:rPr>
            <w:rFonts w:ascii="Times New Roman" w:hAnsi="Times New Roman" w:cs="Times New Roman"/>
            <w:iCs/>
            <w:sz w:val="24"/>
            <w:szCs w:val="24"/>
          </w:rPr>
          <w:delText xml:space="preserve">We </w:delText>
        </w:r>
        <w:r w:rsidR="00C24D96" w:rsidRPr="000A61C9" w:rsidDel="00C55CAE">
          <w:rPr>
            <w:rFonts w:ascii="Times New Roman" w:hAnsi="Times New Roman" w:cs="Times New Roman"/>
            <w:iCs/>
            <w:sz w:val="24"/>
            <w:szCs w:val="24"/>
          </w:rPr>
          <w:delText>found</w:delText>
        </w:r>
        <w:r w:rsidRPr="000A61C9" w:rsidDel="00C55CAE">
          <w:rPr>
            <w:rFonts w:ascii="Times New Roman" w:hAnsi="Times New Roman" w:cs="Times New Roman"/>
            <w:iCs/>
            <w:sz w:val="24"/>
            <w:szCs w:val="24"/>
          </w:rPr>
          <w:delText xml:space="preserve"> </w:delText>
        </w:r>
        <w:r w:rsidR="004A26C2" w:rsidDel="00C55CAE">
          <w:rPr>
            <w:rFonts w:ascii="Times New Roman" w:hAnsi="Times New Roman" w:cs="Times New Roman"/>
            <w:iCs/>
            <w:sz w:val="24"/>
            <w:szCs w:val="24"/>
          </w:rPr>
          <w:delText>that e</w:delText>
        </w:r>
      </w:del>
      <w:ins w:id="102" w:author="Feldman, Eva" w:date="2025-11-22T08:53:00Z" w16du:dateUtc="2025-11-22T13:53:00Z">
        <w:r w:rsidR="00C55CAE">
          <w:rPr>
            <w:rFonts w:ascii="Times New Roman" w:hAnsi="Times New Roman" w:cs="Times New Roman"/>
            <w:iCs/>
            <w:sz w:val="24"/>
            <w:szCs w:val="24"/>
          </w:rPr>
          <w:t>E</w:t>
        </w:r>
      </w:ins>
      <w:r w:rsidR="004A26C2">
        <w:rPr>
          <w:rFonts w:ascii="Times New Roman" w:hAnsi="Times New Roman" w:cs="Times New Roman"/>
          <w:iCs/>
          <w:sz w:val="24"/>
          <w:szCs w:val="24"/>
        </w:rPr>
        <w:t>nergy expenditure</w:t>
      </w:r>
      <w:r w:rsidRPr="000A61C9">
        <w:rPr>
          <w:rFonts w:ascii="Times New Roman" w:hAnsi="Times New Roman" w:cs="Times New Roman"/>
          <w:iCs/>
          <w:sz w:val="24"/>
          <w:szCs w:val="24"/>
        </w:rPr>
        <w:t xml:space="preserve"> did not differ significantly between SD</w:t>
      </w:r>
      <w:r w:rsidR="006840A6" w:rsidRPr="000A61C9">
        <w:rPr>
          <w:rFonts w:ascii="Times New Roman" w:hAnsi="Times New Roman" w:cs="Times New Roman"/>
          <w:iCs/>
          <w:sz w:val="24"/>
          <w:szCs w:val="24"/>
        </w:rPr>
        <w:t>, HFD, and</w:t>
      </w:r>
      <w:r w:rsidRPr="000A61C9">
        <w:rPr>
          <w:rFonts w:ascii="Times New Roman" w:hAnsi="Times New Roman" w:cs="Times New Roman"/>
          <w:iCs/>
          <w:sz w:val="24"/>
          <w:szCs w:val="24"/>
        </w:rPr>
        <w:t xml:space="preserve"> DR groups</w:t>
      </w:r>
      <w:r w:rsidR="003B79B1" w:rsidRPr="000A61C9">
        <w:rPr>
          <w:rFonts w:ascii="Times New Roman" w:hAnsi="Times New Roman" w:cs="Times New Roman"/>
          <w:iCs/>
          <w:sz w:val="24"/>
          <w:szCs w:val="24"/>
        </w:rPr>
        <w:t xml:space="preserve"> (</w:t>
      </w:r>
      <w:r w:rsidR="004A26C2">
        <w:rPr>
          <w:rFonts w:ascii="Times New Roman" w:hAnsi="Times New Roman" w:cs="Times New Roman"/>
          <w:b/>
          <w:bCs/>
          <w:iCs/>
          <w:sz w:val="24"/>
          <w:szCs w:val="24"/>
        </w:rPr>
        <w:t>f</w:t>
      </w:r>
      <w:r w:rsidR="003B79B1" w:rsidRPr="000A61C9">
        <w:rPr>
          <w:rFonts w:ascii="Times New Roman" w:hAnsi="Times New Roman" w:cs="Times New Roman"/>
          <w:b/>
          <w:bCs/>
          <w:iCs/>
          <w:sz w:val="24"/>
          <w:szCs w:val="24"/>
        </w:rPr>
        <w:t>ig. S</w:t>
      </w:r>
      <w:r w:rsidR="004A26C2">
        <w:rPr>
          <w:rFonts w:ascii="Times New Roman" w:hAnsi="Times New Roman" w:cs="Times New Roman"/>
          <w:b/>
          <w:bCs/>
          <w:iCs/>
          <w:sz w:val="24"/>
          <w:szCs w:val="24"/>
        </w:rPr>
        <w:t>2</w:t>
      </w:r>
      <w:r w:rsidR="003B79B1" w:rsidRPr="000A61C9">
        <w:rPr>
          <w:rFonts w:ascii="Times New Roman" w:hAnsi="Times New Roman" w:cs="Times New Roman"/>
          <w:b/>
          <w:bCs/>
          <w:iCs/>
          <w:sz w:val="24"/>
          <w:szCs w:val="24"/>
        </w:rPr>
        <w:t>A</w:t>
      </w:r>
      <w:r w:rsidR="003B79B1" w:rsidRPr="000A61C9">
        <w:rPr>
          <w:rFonts w:ascii="Times New Roman" w:hAnsi="Times New Roman" w:cs="Times New Roman"/>
          <w:iCs/>
          <w:sz w:val="24"/>
          <w:szCs w:val="24"/>
        </w:rPr>
        <w:t>)</w:t>
      </w:r>
      <w:r w:rsidRPr="000A61C9">
        <w:rPr>
          <w:rFonts w:ascii="Times New Roman" w:hAnsi="Times New Roman" w:cs="Times New Roman"/>
          <w:iCs/>
          <w:sz w:val="24"/>
          <w:szCs w:val="24"/>
        </w:rPr>
        <w:t xml:space="preserve">. Importantly, EX, regardless of DR, significantly elevated </w:t>
      </w:r>
      <w:r w:rsidR="00671D82">
        <w:rPr>
          <w:rFonts w:ascii="Times New Roman" w:hAnsi="Times New Roman" w:cs="Times New Roman"/>
          <w:iCs/>
          <w:sz w:val="24"/>
          <w:szCs w:val="24"/>
        </w:rPr>
        <w:t>energy expenditure</w:t>
      </w:r>
      <w:r w:rsidR="00671D82" w:rsidRPr="000A61C9" w:rsidDel="00671D82">
        <w:rPr>
          <w:rFonts w:ascii="Times New Roman" w:hAnsi="Times New Roman" w:cs="Times New Roman"/>
          <w:iCs/>
          <w:sz w:val="24"/>
          <w:szCs w:val="24"/>
        </w:rPr>
        <w:t xml:space="preserve"> </w:t>
      </w:r>
      <w:r w:rsidR="00257A1E" w:rsidRPr="000A61C9">
        <w:rPr>
          <w:rFonts w:ascii="Times New Roman" w:hAnsi="Times New Roman" w:cs="Times New Roman"/>
          <w:iCs/>
          <w:sz w:val="24"/>
          <w:szCs w:val="24"/>
        </w:rPr>
        <w:t>versus</w:t>
      </w:r>
      <w:r w:rsidRPr="000A61C9">
        <w:rPr>
          <w:rFonts w:ascii="Times New Roman" w:hAnsi="Times New Roman" w:cs="Times New Roman"/>
          <w:iCs/>
          <w:sz w:val="24"/>
          <w:szCs w:val="24"/>
        </w:rPr>
        <w:t xml:space="preserve"> all other groups</w:t>
      </w:r>
      <w:r w:rsidR="003B79B1" w:rsidRPr="000A61C9">
        <w:rPr>
          <w:rFonts w:ascii="Times New Roman" w:hAnsi="Times New Roman" w:cs="Times New Roman"/>
          <w:iCs/>
          <w:sz w:val="24"/>
          <w:szCs w:val="24"/>
        </w:rPr>
        <w:t xml:space="preserve"> (</w:t>
      </w:r>
      <w:r w:rsidR="004A26C2">
        <w:rPr>
          <w:rFonts w:ascii="Times New Roman" w:hAnsi="Times New Roman" w:cs="Times New Roman"/>
          <w:b/>
          <w:bCs/>
          <w:iCs/>
          <w:sz w:val="24"/>
          <w:szCs w:val="24"/>
        </w:rPr>
        <w:t>f</w:t>
      </w:r>
      <w:r w:rsidR="003B79B1" w:rsidRPr="000A61C9">
        <w:rPr>
          <w:rFonts w:ascii="Times New Roman" w:hAnsi="Times New Roman" w:cs="Times New Roman"/>
          <w:b/>
          <w:bCs/>
          <w:iCs/>
          <w:sz w:val="24"/>
          <w:szCs w:val="24"/>
        </w:rPr>
        <w:t>ig. S</w:t>
      </w:r>
      <w:r w:rsidR="004A26C2">
        <w:rPr>
          <w:rFonts w:ascii="Times New Roman" w:hAnsi="Times New Roman" w:cs="Times New Roman"/>
          <w:b/>
          <w:bCs/>
          <w:iCs/>
          <w:sz w:val="24"/>
          <w:szCs w:val="24"/>
        </w:rPr>
        <w:t>2</w:t>
      </w:r>
      <w:r w:rsidR="003B79B1" w:rsidRPr="000A61C9">
        <w:rPr>
          <w:rFonts w:ascii="Times New Roman" w:hAnsi="Times New Roman" w:cs="Times New Roman"/>
          <w:b/>
          <w:bCs/>
          <w:iCs/>
          <w:sz w:val="24"/>
          <w:szCs w:val="24"/>
        </w:rPr>
        <w:t>A</w:t>
      </w:r>
      <w:r w:rsidR="003B79B1" w:rsidRPr="000A61C9">
        <w:rPr>
          <w:rFonts w:ascii="Times New Roman" w:hAnsi="Times New Roman" w:cs="Times New Roman"/>
          <w:iCs/>
          <w:sz w:val="24"/>
          <w:szCs w:val="24"/>
        </w:rPr>
        <w:t>)</w:t>
      </w:r>
      <w:r w:rsidRPr="000A61C9">
        <w:rPr>
          <w:rFonts w:ascii="Times New Roman" w:hAnsi="Times New Roman" w:cs="Times New Roman"/>
          <w:iCs/>
          <w:sz w:val="24"/>
          <w:szCs w:val="24"/>
        </w:rPr>
        <w:t xml:space="preserve">. </w:t>
      </w:r>
      <w:r w:rsidR="004A26C2">
        <w:rPr>
          <w:rFonts w:ascii="Times New Roman" w:hAnsi="Times New Roman" w:cs="Times New Roman"/>
          <w:iCs/>
          <w:sz w:val="24"/>
          <w:szCs w:val="24"/>
        </w:rPr>
        <w:t>R</w:t>
      </w:r>
      <w:r w:rsidR="004A26C2" w:rsidRPr="000A61C9">
        <w:rPr>
          <w:rFonts w:ascii="Times New Roman" w:hAnsi="Times New Roman" w:cs="Times New Roman"/>
          <w:iCs/>
          <w:sz w:val="24"/>
          <w:szCs w:val="24"/>
        </w:rPr>
        <w:t>espiratory exchange ratio</w:t>
      </w:r>
      <w:r w:rsidR="003E7448" w:rsidRPr="000A61C9">
        <w:rPr>
          <w:rFonts w:ascii="Times New Roman" w:hAnsi="Times New Roman" w:cs="Times New Roman"/>
          <w:iCs/>
          <w:sz w:val="24"/>
          <w:szCs w:val="24"/>
        </w:rPr>
        <w:t xml:space="preserve">, calculated as </w:t>
      </w:r>
      <w:r w:rsidR="004A26C2">
        <w:rPr>
          <w:rFonts w:ascii="Times New Roman" w:hAnsi="Times New Roman" w:cs="Times New Roman"/>
          <w:iCs/>
          <w:sz w:val="24"/>
          <w:szCs w:val="24"/>
        </w:rPr>
        <w:t xml:space="preserve">the </w:t>
      </w:r>
      <w:r w:rsidR="004A26C2" w:rsidRPr="000A61C9">
        <w:rPr>
          <w:rFonts w:ascii="Times New Roman" w:hAnsi="Times New Roman" w:cs="Times New Roman"/>
          <w:bCs/>
          <w:iCs/>
          <w:sz w:val="24"/>
          <w:szCs w:val="24"/>
        </w:rPr>
        <w:t xml:space="preserve">volume of carbon dioxide </w:t>
      </w:r>
      <w:r w:rsidR="003E7448" w:rsidRPr="000A61C9">
        <w:rPr>
          <w:rFonts w:ascii="Times New Roman" w:hAnsi="Times New Roman" w:cs="Times New Roman"/>
          <w:iCs/>
          <w:sz w:val="24"/>
          <w:szCs w:val="24"/>
        </w:rPr>
        <w:t xml:space="preserve">produced </w:t>
      </w:r>
      <w:r w:rsidR="008715BC" w:rsidRPr="000A61C9">
        <w:rPr>
          <w:rFonts w:ascii="Times New Roman" w:hAnsi="Times New Roman" w:cs="Times New Roman"/>
          <w:iCs/>
          <w:sz w:val="24"/>
          <w:szCs w:val="24"/>
        </w:rPr>
        <w:t xml:space="preserve">divided </w:t>
      </w:r>
      <w:r w:rsidR="003E7448" w:rsidRPr="000A61C9">
        <w:rPr>
          <w:rFonts w:ascii="Times New Roman" w:hAnsi="Times New Roman" w:cs="Times New Roman"/>
          <w:iCs/>
          <w:sz w:val="24"/>
          <w:szCs w:val="24"/>
        </w:rPr>
        <w:t>by</w:t>
      </w:r>
      <w:r w:rsidR="004A26C2">
        <w:rPr>
          <w:rFonts w:ascii="Times New Roman" w:hAnsi="Times New Roman" w:cs="Times New Roman"/>
          <w:iCs/>
          <w:sz w:val="24"/>
          <w:szCs w:val="24"/>
        </w:rPr>
        <w:t xml:space="preserve"> the</w:t>
      </w:r>
      <w:r w:rsidR="003E7448" w:rsidRPr="000A61C9">
        <w:rPr>
          <w:rFonts w:ascii="Times New Roman" w:hAnsi="Times New Roman" w:cs="Times New Roman"/>
          <w:iCs/>
          <w:sz w:val="24"/>
          <w:szCs w:val="24"/>
        </w:rPr>
        <w:t xml:space="preserve"> </w:t>
      </w:r>
      <w:r w:rsidR="004A26C2" w:rsidRPr="000A61C9">
        <w:rPr>
          <w:rFonts w:ascii="Times New Roman" w:hAnsi="Times New Roman" w:cs="Times New Roman"/>
          <w:bCs/>
          <w:iCs/>
          <w:sz w:val="24"/>
          <w:szCs w:val="24"/>
        </w:rPr>
        <w:t xml:space="preserve">volume of oxygen </w:t>
      </w:r>
      <w:r w:rsidR="003E7448" w:rsidRPr="000A61C9">
        <w:rPr>
          <w:rFonts w:ascii="Times New Roman" w:hAnsi="Times New Roman" w:cs="Times New Roman"/>
          <w:iCs/>
          <w:sz w:val="24"/>
          <w:szCs w:val="24"/>
        </w:rPr>
        <w:t xml:space="preserve">consumed </w:t>
      </w:r>
      <w:r w:rsidR="00257A1E" w:rsidRPr="000A61C9">
        <w:rPr>
          <w:rFonts w:ascii="Times New Roman" w:hAnsi="Times New Roman" w:cs="Times New Roman"/>
          <w:iCs/>
          <w:sz w:val="24"/>
          <w:szCs w:val="24"/>
        </w:rPr>
        <w:t>was</w:t>
      </w:r>
      <w:r w:rsidRPr="000A61C9">
        <w:rPr>
          <w:rFonts w:ascii="Times New Roman" w:hAnsi="Times New Roman" w:cs="Times New Roman"/>
          <w:iCs/>
          <w:sz w:val="24"/>
          <w:szCs w:val="24"/>
        </w:rPr>
        <w:t xml:space="preserve"> </w:t>
      </w:r>
      <w:r w:rsidR="00257A1E" w:rsidRPr="000A61C9">
        <w:rPr>
          <w:rFonts w:ascii="Times New Roman" w:hAnsi="Times New Roman" w:cs="Times New Roman"/>
          <w:iCs/>
          <w:sz w:val="24"/>
          <w:szCs w:val="24"/>
        </w:rPr>
        <w:t xml:space="preserve">~0.8 in </w:t>
      </w:r>
      <w:r w:rsidRPr="000A61C9">
        <w:rPr>
          <w:rFonts w:ascii="Times New Roman" w:hAnsi="Times New Roman" w:cs="Times New Roman"/>
          <w:iCs/>
          <w:sz w:val="24"/>
          <w:szCs w:val="24"/>
        </w:rPr>
        <w:t xml:space="preserve">HFD mice, </w:t>
      </w:r>
      <w:r w:rsidR="003B79B1" w:rsidRPr="000A61C9">
        <w:rPr>
          <w:rFonts w:ascii="Times New Roman" w:hAnsi="Times New Roman" w:cs="Times New Roman"/>
          <w:iCs/>
          <w:sz w:val="24"/>
          <w:szCs w:val="24"/>
        </w:rPr>
        <w:t>exercised</w:t>
      </w:r>
      <w:r w:rsidR="00257A1E" w:rsidRPr="000A61C9">
        <w:rPr>
          <w:rFonts w:ascii="Times New Roman" w:hAnsi="Times New Roman" w:cs="Times New Roman"/>
          <w:iCs/>
          <w:sz w:val="24"/>
          <w:szCs w:val="24"/>
        </w:rPr>
        <w:t xml:space="preserve"> or not</w:t>
      </w:r>
      <w:r w:rsidRPr="000A61C9">
        <w:rPr>
          <w:rFonts w:ascii="Times New Roman" w:hAnsi="Times New Roman" w:cs="Times New Roman"/>
          <w:iCs/>
          <w:sz w:val="24"/>
          <w:szCs w:val="24"/>
        </w:rPr>
        <w:t xml:space="preserve">, indicating fat </w:t>
      </w:r>
      <w:r w:rsidR="004C682E">
        <w:rPr>
          <w:rFonts w:ascii="Times New Roman" w:hAnsi="Times New Roman" w:cs="Times New Roman"/>
          <w:iCs/>
          <w:sz w:val="24"/>
          <w:szCs w:val="24"/>
        </w:rPr>
        <w:t xml:space="preserve">burning </w:t>
      </w:r>
      <w:r w:rsidRPr="000A61C9">
        <w:rPr>
          <w:rFonts w:ascii="Times New Roman" w:hAnsi="Times New Roman" w:cs="Times New Roman"/>
          <w:iCs/>
          <w:sz w:val="24"/>
          <w:szCs w:val="24"/>
        </w:rPr>
        <w:t>for energy</w:t>
      </w:r>
      <w:r w:rsidR="003E7448" w:rsidRPr="000A61C9">
        <w:rPr>
          <w:rFonts w:ascii="Times New Roman" w:hAnsi="Times New Roman" w:cs="Times New Roman"/>
          <w:iCs/>
          <w:sz w:val="24"/>
          <w:szCs w:val="24"/>
        </w:rPr>
        <w:t xml:space="preserve"> (</w:t>
      </w:r>
      <w:r w:rsidR="004C682E">
        <w:rPr>
          <w:rFonts w:ascii="Times New Roman" w:hAnsi="Times New Roman" w:cs="Times New Roman"/>
          <w:b/>
          <w:bCs/>
          <w:iCs/>
          <w:sz w:val="24"/>
          <w:szCs w:val="24"/>
        </w:rPr>
        <w:t>f</w:t>
      </w:r>
      <w:r w:rsidR="003E7448" w:rsidRPr="000A61C9">
        <w:rPr>
          <w:rFonts w:ascii="Times New Roman" w:hAnsi="Times New Roman" w:cs="Times New Roman"/>
          <w:b/>
          <w:bCs/>
          <w:iCs/>
          <w:sz w:val="24"/>
          <w:szCs w:val="24"/>
        </w:rPr>
        <w:t>ig. S</w:t>
      </w:r>
      <w:r w:rsidR="004C682E">
        <w:rPr>
          <w:rFonts w:ascii="Times New Roman" w:hAnsi="Times New Roman" w:cs="Times New Roman"/>
          <w:b/>
          <w:bCs/>
          <w:iCs/>
          <w:sz w:val="24"/>
          <w:szCs w:val="24"/>
        </w:rPr>
        <w:t xml:space="preserve">2B </w:t>
      </w:r>
      <w:r w:rsidR="004C682E">
        <w:rPr>
          <w:rFonts w:ascii="Times New Roman" w:hAnsi="Times New Roman" w:cs="Times New Roman"/>
          <w:iCs/>
          <w:sz w:val="24"/>
          <w:szCs w:val="24"/>
        </w:rPr>
        <w:t xml:space="preserve">to </w:t>
      </w:r>
      <w:r w:rsidR="003E7448" w:rsidRPr="000A61C9">
        <w:rPr>
          <w:rFonts w:ascii="Times New Roman" w:hAnsi="Times New Roman" w:cs="Times New Roman"/>
          <w:b/>
          <w:bCs/>
          <w:iCs/>
          <w:sz w:val="24"/>
          <w:szCs w:val="24"/>
        </w:rPr>
        <w:t>E</w:t>
      </w:r>
      <w:r w:rsidR="003E7448" w:rsidRPr="000A61C9">
        <w:rPr>
          <w:rFonts w:ascii="Times New Roman" w:hAnsi="Times New Roman" w:cs="Times New Roman"/>
          <w:iCs/>
          <w:sz w:val="24"/>
          <w:szCs w:val="24"/>
        </w:rPr>
        <w:t>)</w:t>
      </w:r>
      <w:r w:rsidRPr="000A61C9">
        <w:rPr>
          <w:rFonts w:ascii="Times New Roman" w:hAnsi="Times New Roman" w:cs="Times New Roman"/>
          <w:iCs/>
          <w:sz w:val="24"/>
          <w:szCs w:val="24"/>
        </w:rPr>
        <w:t>. In contrast, SD</w:t>
      </w:r>
      <w:r w:rsidR="00257A1E" w:rsidRPr="000A61C9">
        <w:rPr>
          <w:rFonts w:ascii="Times New Roman" w:hAnsi="Times New Roman" w:cs="Times New Roman"/>
          <w:iCs/>
          <w:sz w:val="24"/>
          <w:szCs w:val="24"/>
        </w:rPr>
        <w:t xml:space="preserve"> mice</w:t>
      </w:r>
      <w:r w:rsidRPr="000A61C9">
        <w:rPr>
          <w:rFonts w:ascii="Times New Roman" w:hAnsi="Times New Roman" w:cs="Times New Roman"/>
          <w:iCs/>
          <w:sz w:val="24"/>
          <w:szCs w:val="24"/>
        </w:rPr>
        <w:t xml:space="preserve"> had a </w:t>
      </w:r>
      <w:r w:rsidR="00671D82">
        <w:rPr>
          <w:rFonts w:ascii="Times New Roman" w:hAnsi="Times New Roman" w:cs="Times New Roman"/>
          <w:iCs/>
          <w:sz w:val="24"/>
          <w:szCs w:val="24"/>
        </w:rPr>
        <w:t>r</w:t>
      </w:r>
      <w:r w:rsidR="00671D82" w:rsidRPr="000A61C9">
        <w:rPr>
          <w:rFonts w:ascii="Times New Roman" w:hAnsi="Times New Roman" w:cs="Times New Roman"/>
          <w:iCs/>
          <w:sz w:val="24"/>
          <w:szCs w:val="24"/>
        </w:rPr>
        <w:t>espiratory exchange ratio</w:t>
      </w:r>
      <w:r w:rsidR="00671D82" w:rsidRPr="000A61C9" w:rsidDel="00671D82">
        <w:rPr>
          <w:rFonts w:ascii="Times New Roman" w:hAnsi="Times New Roman" w:cs="Times New Roman"/>
          <w:iCs/>
          <w:sz w:val="24"/>
          <w:szCs w:val="24"/>
        </w:rPr>
        <w:t xml:space="preserve"> </w:t>
      </w:r>
      <w:r w:rsidRPr="000A61C9">
        <w:rPr>
          <w:rFonts w:ascii="Times New Roman" w:hAnsi="Times New Roman" w:cs="Times New Roman"/>
          <w:iCs/>
          <w:sz w:val="24"/>
          <w:szCs w:val="24"/>
        </w:rPr>
        <w:t>of ~1</w:t>
      </w:r>
      <w:r w:rsidR="003E7448" w:rsidRPr="000A61C9">
        <w:rPr>
          <w:rFonts w:ascii="Times New Roman" w:hAnsi="Times New Roman" w:cs="Times New Roman"/>
          <w:iCs/>
          <w:sz w:val="24"/>
          <w:szCs w:val="24"/>
        </w:rPr>
        <w:t xml:space="preserve"> (</w:t>
      </w:r>
      <w:r w:rsidR="004C682E">
        <w:rPr>
          <w:rFonts w:ascii="Times New Roman" w:hAnsi="Times New Roman" w:cs="Times New Roman"/>
          <w:b/>
          <w:bCs/>
          <w:iCs/>
          <w:sz w:val="24"/>
          <w:szCs w:val="24"/>
        </w:rPr>
        <w:t>f</w:t>
      </w:r>
      <w:r w:rsidR="003E7448" w:rsidRPr="000A61C9">
        <w:rPr>
          <w:rFonts w:ascii="Times New Roman" w:hAnsi="Times New Roman" w:cs="Times New Roman"/>
          <w:b/>
          <w:bCs/>
          <w:iCs/>
          <w:sz w:val="24"/>
          <w:szCs w:val="24"/>
        </w:rPr>
        <w:t>ig. S</w:t>
      </w:r>
      <w:r w:rsidR="004C682E">
        <w:rPr>
          <w:rFonts w:ascii="Times New Roman" w:hAnsi="Times New Roman" w:cs="Times New Roman"/>
          <w:b/>
          <w:bCs/>
          <w:iCs/>
          <w:sz w:val="24"/>
          <w:szCs w:val="24"/>
        </w:rPr>
        <w:t>2</w:t>
      </w:r>
      <w:r w:rsidR="006D3BD6" w:rsidRPr="000A61C9">
        <w:rPr>
          <w:rFonts w:ascii="Times New Roman" w:hAnsi="Times New Roman" w:cs="Times New Roman"/>
          <w:b/>
          <w:bCs/>
          <w:iCs/>
          <w:sz w:val="24"/>
          <w:szCs w:val="24"/>
        </w:rPr>
        <w:t>D</w:t>
      </w:r>
      <w:r w:rsidR="003E7448" w:rsidRPr="000A61C9">
        <w:rPr>
          <w:rFonts w:ascii="Times New Roman" w:hAnsi="Times New Roman" w:cs="Times New Roman"/>
          <w:iCs/>
          <w:sz w:val="24"/>
          <w:szCs w:val="24"/>
        </w:rPr>
        <w:t>)</w:t>
      </w:r>
      <w:r w:rsidRPr="000A61C9">
        <w:rPr>
          <w:rFonts w:ascii="Times New Roman" w:hAnsi="Times New Roman" w:cs="Times New Roman"/>
          <w:iCs/>
          <w:sz w:val="24"/>
          <w:szCs w:val="24"/>
        </w:rPr>
        <w:t>, suggesting glucose as the main energy source</w:t>
      </w:r>
      <w:r w:rsidR="003E7448" w:rsidRPr="000A61C9">
        <w:rPr>
          <w:rFonts w:ascii="Times New Roman" w:hAnsi="Times New Roman" w:cs="Times New Roman"/>
          <w:iCs/>
          <w:sz w:val="24"/>
          <w:szCs w:val="24"/>
        </w:rPr>
        <w:t xml:space="preserve"> (</w:t>
      </w:r>
      <w:r w:rsidR="004C682E">
        <w:rPr>
          <w:rFonts w:ascii="Times New Roman" w:hAnsi="Times New Roman" w:cs="Times New Roman"/>
          <w:b/>
          <w:bCs/>
          <w:iCs/>
          <w:sz w:val="24"/>
          <w:szCs w:val="24"/>
        </w:rPr>
        <w:t>f</w:t>
      </w:r>
      <w:r w:rsidR="003E7448" w:rsidRPr="000A61C9">
        <w:rPr>
          <w:rFonts w:ascii="Times New Roman" w:hAnsi="Times New Roman" w:cs="Times New Roman"/>
          <w:b/>
          <w:bCs/>
          <w:iCs/>
          <w:sz w:val="24"/>
          <w:szCs w:val="24"/>
        </w:rPr>
        <w:t>ig. S</w:t>
      </w:r>
      <w:r w:rsidR="004C682E">
        <w:rPr>
          <w:rFonts w:ascii="Times New Roman" w:hAnsi="Times New Roman" w:cs="Times New Roman"/>
          <w:b/>
          <w:bCs/>
          <w:iCs/>
          <w:sz w:val="24"/>
          <w:szCs w:val="24"/>
        </w:rPr>
        <w:t>2</w:t>
      </w:r>
      <w:r w:rsidR="003E7448" w:rsidRPr="000A61C9">
        <w:rPr>
          <w:rFonts w:ascii="Times New Roman" w:hAnsi="Times New Roman" w:cs="Times New Roman"/>
          <w:b/>
          <w:bCs/>
          <w:iCs/>
          <w:sz w:val="24"/>
          <w:szCs w:val="24"/>
        </w:rPr>
        <w:t>F</w:t>
      </w:r>
      <w:r w:rsidR="003E7448" w:rsidRPr="000A61C9">
        <w:rPr>
          <w:rFonts w:ascii="Times New Roman" w:hAnsi="Times New Roman" w:cs="Times New Roman"/>
          <w:iCs/>
          <w:sz w:val="24"/>
          <w:szCs w:val="24"/>
        </w:rPr>
        <w:t>)</w:t>
      </w:r>
      <w:r w:rsidRPr="000A61C9">
        <w:rPr>
          <w:rFonts w:ascii="Times New Roman" w:hAnsi="Times New Roman" w:cs="Times New Roman"/>
          <w:iCs/>
          <w:sz w:val="24"/>
          <w:szCs w:val="24"/>
        </w:rPr>
        <w:t xml:space="preserve">. </w:t>
      </w:r>
      <w:r w:rsidR="00257A1E" w:rsidRPr="000A61C9">
        <w:rPr>
          <w:rFonts w:ascii="Times New Roman" w:hAnsi="Times New Roman" w:cs="Times New Roman"/>
          <w:iCs/>
          <w:sz w:val="24"/>
          <w:szCs w:val="24"/>
        </w:rPr>
        <w:t xml:space="preserve">Thus, overall, EX, both alone and combined with DR, stimulated energy expenditure, which was derived mainly from fat in EX mice, presumably since they </w:t>
      </w:r>
      <w:r w:rsidR="00257A1E" w:rsidRPr="000A61C9">
        <w:rPr>
          <w:rFonts w:ascii="Times New Roman" w:hAnsi="Times New Roman" w:cs="Times New Roman"/>
          <w:iCs/>
          <w:sz w:val="24"/>
          <w:szCs w:val="24"/>
        </w:rPr>
        <w:lastRenderedPageBreak/>
        <w:t xml:space="preserve">remained on fat-rich HFD, but was primarily derived from glucose in DREX mice, presumably since they had been switched to low-fat SD. </w:t>
      </w:r>
      <w:r w:rsidR="00F00CF3" w:rsidRPr="000A61C9">
        <w:rPr>
          <w:rFonts w:ascii="Times New Roman" w:hAnsi="Times New Roman" w:cs="Times New Roman"/>
          <w:iCs/>
          <w:sz w:val="24"/>
          <w:szCs w:val="24"/>
        </w:rPr>
        <w:t>Food intake was similar across groups</w:t>
      </w:r>
      <w:r w:rsidR="004A4D9A">
        <w:rPr>
          <w:rFonts w:ascii="Times New Roman" w:hAnsi="Times New Roman" w:cs="Times New Roman"/>
          <w:iCs/>
          <w:sz w:val="24"/>
          <w:szCs w:val="24"/>
        </w:rPr>
        <w:t xml:space="preserve"> so differences</w:t>
      </w:r>
      <w:r w:rsidR="00860A10">
        <w:rPr>
          <w:rFonts w:ascii="Times New Roman" w:hAnsi="Times New Roman" w:cs="Times New Roman"/>
          <w:iCs/>
          <w:sz w:val="24"/>
          <w:szCs w:val="24"/>
        </w:rPr>
        <w:t xml:space="preserve"> in </w:t>
      </w:r>
      <w:r w:rsidR="00860A10" w:rsidRPr="000A61C9">
        <w:rPr>
          <w:rFonts w:ascii="Times New Roman" w:hAnsi="Times New Roman" w:cs="Times New Roman"/>
          <w:iCs/>
          <w:sz w:val="24"/>
          <w:szCs w:val="24"/>
        </w:rPr>
        <w:t>whole-body energy metabolism</w:t>
      </w:r>
      <w:r w:rsidR="004A4D9A">
        <w:rPr>
          <w:rFonts w:ascii="Times New Roman" w:hAnsi="Times New Roman" w:cs="Times New Roman"/>
          <w:iCs/>
          <w:sz w:val="24"/>
          <w:szCs w:val="24"/>
        </w:rPr>
        <w:t xml:space="preserve"> </w:t>
      </w:r>
      <w:r w:rsidR="00671D82">
        <w:rPr>
          <w:rFonts w:ascii="Times New Roman" w:hAnsi="Times New Roman" w:cs="Times New Roman"/>
          <w:iCs/>
          <w:sz w:val="24"/>
          <w:szCs w:val="24"/>
        </w:rPr>
        <w:t>arose</w:t>
      </w:r>
      <w:r w:rsidR="004A4D9A">
        <w:rPr>
          <w:rFonts w:ascii="Times New Roman" w:hAnsi="Times New Roman" w:cs="Times New Roman"/>
          <w:iCs/>
          <w:sz w:val="24"/>
          <w:szCs w:val="24"/>
        </w:rPr>
        <w:t xml:space="preserve"> from diet and EX interventions and not from the amount</w:t>
      </w:r>
      <w:r w:rsidR="00F00CF3" w:rsidRPr="000A61C9">
        <w:rPr>
          <w:rFonts w:ascii="Times New Roman" w:hAnsi="Times New Roman" w:cs="Times New Roman"/>
          <w:iCs/>
          <w:sz w:val="24"/>
          <w:szCs w:val="24"/>
        </w:rPr>
        <w:t xml:space="preserve"> </w:t>
      </w:r>
      <w:r w:rsidR="00671D82">
        <w:rPr>
          <w:rFonts w:ascii="Times New Roman" w:hAnsi="Times New Roman" w:cs="Times New Roman"/>
          <w:iCs/>
          <w:sz w:val="24"/>
          <w:szCs w:val="24"/>
        </w:rPr>
        <w:t xml:space="preserve">of chow ingested </w:t>
      </w:r>
      <w:r w:rsidR="00F00CF3" w:rsidRPr="000A61C9">
        <w:rPr>
          <w:rFonts w:ascii="Times New Roman" w:hAnsi="Times New Roman" w:cs="Times New Roman"/>
          <w:iCs/>
          <w:sz w:val="24"/>
          <w:szCs w:val="24"/>
        </w:rPr>
        <w:t>(</w:t>
      </w:r>
      <w:r w:rsidR="00860A10">
        <w:rPr>
          <w:rFonts w:ascii="Times New Roman" w:hAnsi="Times New Roman" w:cs="Times New Roman"/>
          <w:b/>
          <w:bCs/>
          <w:iCs/>
          <w:sz w:val="24"/>
          <w:szCs w:val="24"/>
        </w:rPr>
        <w:t>f</w:t>
      </w:r>
      <w:r w:rsidR="00F00CF3" w:rsidRPr="000A61C9">
        <w:rPr>
          <w:rFonts w:ascii="Times New Roman" w:hAnsi="Times New Roman" w:cs="Times New Roman"/>
          <w:b/>
          <w:bCs/>
          <w:iCs/>
          <w:sz w:val="24"/>
          <w:szCs w:val="24"/>
        </w:rPr>
        <w:t>ig. S</w:t>
      </w:r>
      <w:r w:rsidR="00860A10">
        <w:rPr>
          <w:rFonts w:ascii="Times New Roman" w:hAnsi="Times New Roman" w:cs="Times New Roman"/>
          <w:b/>
          <w:bCs/>
          <w:iCs/>
          <w:sz w:val="24"/>
          <w:szCs w:val="24"/>
        </w:rPr>
        <w:t>2</w:t>
      </w:r>
      <w:r w:rsidR="00F00CF3" w:rsidRPr="000A61C9">
        <w:rPr>
          <w:rFonts w:ascii="Times New Roman" w:hAnsi="Times New Roman" w:cs="Times New Roman"/>
          <w:b/>
          <w:bCs/>
          <w:iCs/>
          <w:sz w:val="24"/>
          <w:szCs w:val="24"/>
        </w:rPr>
        <w:t>G</w:t>
      </w:r>
      <w:r w:rsidR="00F00CF3" w:rsidRPr="000A61C9">
        <w:rPr>
          <w:rFonts w:ascii="Times New Roman" w:hAnsi="Times New Roman" w:cs="Times New Roman"/>
          <w:iCs/>
          <w:sz w:val="24"/>
          <w:szCs w:val="24"/>
        </w:rPr>
        <w:t>).</w:t>
      </w:r>
    </w:p>
    <w:p w14:paraId="628A2140" w14:textId="77777777" w:rsidR="004A26C2" w:rsidRPr="000A61C9" w:rsidRDefault="004A26C2" w:rsidP="000A61C9">
      <w:pPr>
        <w:spacing w:before="120" w:after="0" w:line="240" w:lineRule="auto"/>
        <w:rPr>
          <w:rFonts w:ascii="Times New Roman" w:hAnsi="Times New Roman" w:cs="Times New Roman"/>
          <w:iCs/>
          <w:sz w:val="24"/>
          <w:szCs w:val="24"/>
        </w:rPr>
      </w:pPr>
    </w:p>
    <w:p w14:paraId="218AC608" w14:textId="5B16E63B" w:rsidR="00283A04" w:rsidRPr="003C0996" w:rsidRDefault="003E7D2B" w:rsidP="000A61C9">
      <w:pPr>
        <w:spacing w:before="120" w:after="0" w:line="240" w:lineRule="auto"/>
        <w:outlineLvl w:val="1"/>
        <w:rPr>
          <w:rFonts w:ascii="Times New Roman" w:hAnsi="Times New Roman" w:cs="Times New Roman"/>
          <w:b/>
          <w:bCs/>
          <w:iCs/>
          <w:sz w:val="24"/>
          <w:szCs w:val="24"/>
        </w:rPr>
      </w:pPr>
      <w:r w:rsidRPr="003C0996">
        <w:rPr>
          <w:rFonts w:ascii="Times New Roman" w:hAnsi="Times New Roman" w:cs="Times New Roman"/>
          <w:b/>
          <w:bCs/>
          <w:iCs/>
          <w:sz w:val="24"/>
          <w:szCs w:val="24"/>
        </w:rPr>
        <w:t>DR</w:t>
      </w:r>
      <w:r w:rsidR="00257A1E" w:rsidRPr="003C0996">
        <w:rPr>
          <w:rFonts w:ascii="Times New Roman" w:hAnsi="Times New Roman" w:cs="Times New Roman"/>
          <w:b/>
          <w:bCs/>
          <w:iCs/>
          <w:sz w:val="24"/>
          <w:szCs w:val="24"/>
        </w:rPr>
        <w:t>,</w:t>
      </w:r>
      <w:r w:rsidR="00257A1E" w:rsidRPr="003C0996" w:rsidDel="00257A1E">
        <w:rPr>
          <w:rFonts w:ascii="Times New Roman" w:hAnsi="Times New Roman" w:cs="Times New Roman"/>
          <w:b/>
          <w:bCs/>
          <w:iCs/>
          <w:sz w:val="24"/>
          <w:szCs w:val="24"/>
        </w:rPr>
        <w:t xml:space="preserve"> </w:t>
      </w:r>
      <w:r w:rsidRPr="003C0996">
        <w:rPr>
          <w:rFonts w:ascii="Times New Roman" w:hAnsi="Times New Roman" w:cs="Times New Roman"/>
          <w:b/>
          <w:bCs/>
          <w:iCs/>
          <w:sz w:val="24"/>
          <w:szCs w:val="24"/>
        </w:rPr>
        <w:t>EX</w:t>
      </w:r>
      <w:r w:rsidR="00257A1E" w:rsidRPr="003C0996">
        <w:rPr>
          <w:rFonts w:ascii="Times New Roman" w:hAnsi="Times New Roman" w:cs="Times New Roman"/>
          <w:b/>
          <w:bCs/>
          <w:iCs/>
          <w:sz w:val="24"/>
          <w:szCs w:val="24"/>
        </w:rPr>
        <w:t>, and DREX</w:t>
      </w:r>
      <w:r w:rsidRPr="003C0996">
        <w:rPr>
          <w:rFonts w:ascii="Times New Roman" w:hAnsi="Times New Roman" w:cs="Times New Roman"/>
          <w:b/>
          <w:bCs/>
          <w:iCs/>
          <w:sz w:val="24"/>
          <w:szCs w:val="24"/>
        </w:rPr>
        <w:t xml:space="preserve"> </w:t>
      </w:r>
      <w:r w:rsidR="0041101C">
        <w:rPr>
          <w:rFonts w:ascii="Times New Roman" w:hAnsi="Times New Roman" w:cs="Times New Roman"/>
          <w:b/>
          <w:bCs/>
          <w:iCs/>
          <w:sz w:val="24"/>
          <w:szCs w:val="24"/>
        </w:rPr>
        <w:t>reverse</w:t>
      </w:r>
      <w:r w:rsidR="0041101C" w:rsidRPr="003C0996">
        <w:rPr>
          <w:rFonts w:ascii="Times New Roman" w:hAnsi="Times New Roman" w:cs="Times New Roman"/>
          <w:b/>
          <w:bCs/>
          <w:iCs/>
          <w:sz w:val="24"/>
          <w:szCs w:val="24"/>
        </w:rPr>
        <w:t xml:space="preserve"> </w:t>
      </w:r>
      <w:r w:rsidR="0041101C">
        <w:rPr>
          <w:rFonts w:ascii="Times New Roman" w:hAnsi="Times New Roman" w:cs="Times New Roman"/>
          <w:b/>
          <w:bCs/>
          <w:iCs/>
          <w:sz w:val="24"/>
          <w:szCs w:val="24"/>
        </w:rPr>
        <w:t xml:space="preserve">HFD-induced </w:t>
      </w:r>
      <w:r w:rsidR="0041101C" w:rsidRPr="000A61C9">
        <w:rPr>
          <w:rFonts w:ascii="Times New Roman" w:hAnsi="Times New Roman" w:cs="Times New Roman"/>
          <w:b/>
          <w:bCs/>
          <w:iCs/>
          <w:sz w:val="24"/>
          <w:szCs w:val="24"/>
        </w:rPr>
        <w:t xml:space="preserve">metabolic </w:t>
      </w:r>
      <w:r w:rsidR="0041101C">
        <w:rPr>
          <w:rFonts w:ascii="Times New Roman" w:hAnsi="Times New Roman" w:cs="Times New Roman"/>
          <w:b/>
          <w:bCs/>
          <w:iCs/>
          <w:sz w:val="24"/>
          <w:szCs w:val="24"/>
        </w:rPr>
        <w:t>dysfunction</w:t>
      </w:r>
      <w:r w:rsidR="0041101C" w:rsidRPr="003C0996" w:rsidDel="0041101C">
        <w:rPr>
          <w:rFonts w:ascii="Times New Roman" w:hAnsi="Times New Roman" w:cs="Times New Roman"/>
          <w:b/>
          <w:bCs/>
          <w:iCs/>
          <w:sz w:val="24"/>
          <w:szCs w:val="24"/>
        </w:rPr>
        <w:t xml:space="preserve"> </w:t>
      </w:r>
    </w:p>
    <w:p w14:paraId="5B2D1ACF" w14:textId="7E6573E4" w:rsidR="0075005A" w:rsidRDefault="00051F5A" w:rsidP="000A61C9">
      <w:pPr>
        <w:spacing w:before="120" w:after="0" w:line="240" w:lineRule="auto"/>
        <w:rPr>
          <w:rFonts w:ascii="Times New Roman" w:hAnsi="Times New Roman" w:cs="Times New Roman"/>
          <w:iCs/>
          <w:sz w:val="24"/>
          <w:szCs w:val="24"/>
        </w:rPr>
      </w:pPr>
      <w:r>
        <w:rPr>
          <w:rFonts w:ascii="Times New Roman" w:hAnsi="Times New Roman" w:cs="Times New Roman"/>
          <w:iCs/>
          <w:sz w:val="24"/>
          <w:szCs w:val="24"/>
        </w:rPr>
        <w:t>T</w:t>
      </w:r>
      <w:r w:rsidR="00860A10">
        <w:rPr>
          <w:rFonts w:ascii="Times New Roman" w:hAnsi="Times New Roman" w:cs="Times New Roman"/>
          <w:iCs/>
          <w:sz w:val="24"/>
          <w:szCs w:val="24"/>
        </w:rPr>
        <w:t xml:space="preserve">he HFD mouse model </w:t>
      </w:r>
      <w:r>
        <w:rPr>
          <w:rFonts w:ascii="Times New Roman" w:hAnsi="Times New Roman" w:cs="Times New Roman"/>
          <w:iCs/>
          <w:sz w:val="24"/>
          <w:szCs w:val="24"/>
        </w:rPr>
        <w:t xml:space="preserve">develops PN </w:t>
      </w:r>
      <w:r w:rsidRPr="000A61C9">
        <w:rPr>
          <w:rFonts w:ascii="Times New Roman" w:hAnsi="Times New Roman" w:cs="Times New Roman"/>
          <w:iCs/>
          <w:sz w:val="24"/>
          <w:szCs w:val="24"/>
        </w:rPr>
        <w:fldChar w:fldCharType="begin">
          <w:fldData xml:space="preserve">PEVuZE5vdGU+PENpdGU+PEF1dGhvcj5FaWQ8L0F1dGhvcj48WWVhcj4yMDIxPC9ZZWFyPjxSZWNO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==
</w:fldData>
        </w:fldChar>
      </w:r>
      <w:r w:rsidR="00C17675">
        <w:rPr>
          <w:rFonts w:ascii="Times New Roman" w:hAnsi="Times New Roman" w:cs="Times New Roman"/>
          <w:iCs/>
          <w:sz w:val="24"/>
          <w:szCs w:val="24"/>
        </w:rPr>
        <w:instrText xml:space="preserve"> ADDIN EN.CITE </w:instrText>
      </w:r>
      <w:r w:rsidR="00C17675">
        <w:rPr>
          <w:rFonts w:ascii="Times New Roman" w:hAnsi="Times New Roman" w:cs="Times New Roman"/>
          <w:iCs/>
          <w:sz w:val="24"/>
          <w:szCs w:val="24"/>
        </w:rPr>
        <w:fldChar w:fldCharType="begin">
          <w:fldData xml:space="preserve">PEVuZE5vdGU+PENpdGU+PEF1dGhvcj5FaWQ8L0F1dGhvcj48WWVhcj4yMDIxPC9ZZWFyPjxSZWNO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==
</w:fldData>
        </w:fldChar>
      </w:r>
      <w:r w:rsidR="00C17675">
        <w:rPr>
          <w:rFonts w:ascii="Times New Roman" w:hAnsi="Times New Roman" w:cs="Times New Roman"/>
          <w:iCs/>
          <w:sz w:val="24"/>
          <w:szCs w:val="24"/>
        </w:rPr>
        <w:instrText xml:space="preserve"> ADDIN EN.CITE.DATA </w:instrText>
      </w:r>
      <w:r w:rsidR="00C17675">
        <w:rPr>
          <w:rFonts w:ascii="Times New Roman" w:hAnsi="Times New Roman" w:cs="Times New Roman"/>
          <w:iCs/>
          <w:sz w:val="24"/>
          <w:szCs w:val="24"/>
        </w:rPr>
      </w:r>
      <w:r w:rsidR="00C17675">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C17675">
        <w:rPr>
          <w:rFonts w:ascii="Times New Roman" w:hAnsi="Times New Roman" w:cs="Times New Roman"/>
          <w:iCs/>
          <w:noProof/>
          <w:sz w:val="24"/>
          <w:szCs w:val="24"/>
        </w:rPr>
        <w:t>[16]</w:t>
      </w:r>
      <w:r w:rsidRPr="000A61C9">
        <w:rPr>
          <w:rFonts w:ascii="Times New Roman" w:hAnsi="Times New Roman" w:cs="Times New Roman"/>
          <w:iCs/>
          <w:sz w:val="24"/>
          <w:szCs w:val="24"/>
        </w:rPr>
        <w:fldChar w:fldCharType="end"/>
      </w:r>
      <w:r>
        <w:rPr>
          <w:rFonts w:ascii="Times New Roman" w:hAnsi="Times New Roman" w:cs="Times New Roman"/>
          <w:iCs/>
          <w:sz w:val="24"/>
          <w:szCs w:val="24"/>
        </w:rPr>
        <w:t xml:space="preserve"> paralleling increased risk of PN in humans with </w:t>
      </w:r>
      <w:r w:rsidR="00860A10">
        <w:rPr>
          <w:rFonts w:ascii="Times New Roman" w:hAnsi="Times New Roman" w:cs="Times New Roman"/>
          <w:iCs/>
          <w:sz w:val="24"/>
          <w:szCs w:val="24"/>
        </w:rPr>
        <w:t>diet-induced obesity</w:t>
      </w:r>
      <w:r w:rsidR="00860A10" w:rsidRPr="00D108CE">
        <w:rPr>
          <w:rFonts w:ascii="Times New Roman" w:hAnsi="Times New Roman" w:cs="Times New Roman"/>
          <w:iCs/>
          <w:sz w:val="24"/>
          <w:szCs w:val="24"/>
        </w:rPr>
        <w:t xml:space="preserve"> </w:t>
      </w:r>
      <w:r w:rsidR="00860A10">
        <w:rPr>
          <w:rFonts w:ascii="Times New Roman" w:hAnsi="Times New Roman" w:cs="Times New Roman"/>
          <w:iCs/>
          <w:sz w:val="24"/>
          <w:szCs w:val="24"/>
        </w:rPr>
        <w:t>and prediabete</w:t>
      </w:r>
      <w:r>
        <w:rPr>
          <w:rFonts w:ascii="Times New Roman" w:hAnsi="Times New Roman" w:cs="Times New Roman"/>
          <w:iCs/>
          <w:sz w:val="24"/>
          <w:szCs w:val="24"/>
        </w:rPr>
        <w:t xml:space="preserve">s </w:t>
      </w:r>
      <w:r w:rsidRPr="000A61C9">
        <w:rPr>
          <w:rFonts w:ascii="Times New Roman" w:hAnsi="Times New Roman" w:cs="Times New Roman"/>
          <w:color w:val="000000" w:themeColor="text1"/>
          <w:sz w:val="24"/>
          <w:szCs w:val="24"/>
        </w:rPr>
        <w:fldChar w:fldCharType="begin">
          <w:fldData xml:space="preserve">PEVuZE5vdGU+PENpdGU+PEF1dGhvcj5FbGFmcm9zPC9BdXRob3I+PFllYXI+MjAyMjwvWWVhcj48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</w:fldData>
        </w:fldChar>
      </w:r>
      <w:r w:rsidRPr="000A61C9">
        <w:rPr>
          <w:rFonts w:ascii="Times New Roman" w:hAnsi="Times New Roman" w:cs="Times New Roman"/>
          <w:color w:val="000000" w:themeColor="text1"/>
          <w:sz w:val="24"/>
          <w:szCs w:val="24"/>
        </w:rPr>
        <w:instrText xml:space="preserve"> ADDIN EN.CITE </w:instrText>
      </w:r>
      <w:r w:rsidRPr="000A61C9">
        <w:rPr>
          <w:rFonts w:ascii="Times New Roman" w:hAnsi="Times New Roman" w:cs="Times New Roman"/>
          <w:color w:val="000000" w:themeColor="text1"/>
          <w:sz w:val="24"/>
          <w:szCs w:val="24"/>
        </w:rPr>
        <w:fldChar w:fldCharType="begin">
          <w:fldData xml:space="preserve">PEVuZE5vdGU+PENpdGU+PEF1dGhvcj5FbGFmcm9zPC9BdXRob3I+PFllYXI+MjAyMjwvWWVhcj48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</w:fldData>
        </w:fldChar>
      </w:r>
      <w:r w:rsidRPr="000A61C9">
        <w:rPr>
          <w:rFonts w:ascii="Times New Roman" w:hAnsi="Times New Roman" w:cs="Times New Roman"/>
          <w:color w:val="000000" w:themeColor="text1"/>
          <w:sz w:val="24"/>
          <w:szCs w:val="24"/>
        </w:rPr>
        <w:instrText xml:space="preserve"> ADDIN EN.CITE.DATA </w:instrText>
      </w:r>
      <w:r w:rsidRPr="000A61C9">
        <w:rPr>
          <w:rFonts w:ascii="Times New Roman" w:hAnsi="Times New Roman" w:cs="Times New Roman"/>
          <w:color w:val="000000" w:themeColor="text1"/>
          <w:sz w:val="24"/>
          <w:szCs w:val="24"/>
        </w:rPr>
      </w:r>
      <w:r w:rsidRPr="000A61C9">
        <w:rPr>
          <w:rFonts w:ascii="Times New Roman" w:hAnsi="Times New Roman" w:cs="Times New Roman"/>
          <w:color w:val="000000" w:themeColor="text1"/>
          <w:sz w:val="24"/>
          <w:szCs w:val="24"/>
        </w:rPr>
        <w:fldChar w:fldCharType="end"/>
      </w:r>
      <w:r w:rsidRPr="000A61C9">
        <w:rPr>
          <w:rFonts w:ascii="Times New Roman" w:hAnsi="Times New Roman" w:cs="Times New Roman"/>
          <w:color w:val="000000" w:themeColor="text1"/>
          <w:sz w:val="24"/>
          <w:szCs w:val="24"/>
        </w:rPr>
      </w:r>
      <w:r w:rsidRPr="000A61C9">
        <w:rPr>
          <w:rFonts w:ascii="Times New Roman" w:hAnsi="Times New Roman" w:cs="Times New Roman"/>
          <w:color w:val="000000" w:themeColor="text1"/>
          <w:sz w:val="24"/>
          <w:szCs w:val="24"/>
        </w:rPr>
        <w:fldChar w:fldCharType="separate"/>
      </w:r>
      <w:r w:rsidRPr="000A61C9">
        <w:rPr>
          <w:rFonts w:ascii="Times New Roman" w:hAnsi="Times New Roman" w:cs="Times New Roman"/>
          <w:noProof/>
          <w:color w:val="000000" w:themeColor="text1"/>
          <w:sz w:val="24"/>
          <w:szCs w:val="24"/>
        </w:rPr>
        <w:t>[4]</w:t>
      </w:r>
      <w:r w:rsidRPr="000A61C9">
        <w:rPr>
          <w:rFonts w:ascii="Times New Roman" w:hAnsi="Times New Roman" w:cs="Times New Roman"/>
          <w:color w:val="000000" w:themeColor="text1"/>
          <w:sz w:val="24"/>
          <w:szCs w:val="24"/>
        </w:rPr>
        <w:fldChar w:fldCharType="end"/>
      </w:r>
      <w:r>
        <w:rPr>
          <w:rFonts w:ascii="Times New Roman" w:hAnsi="Times New Roman" w:cs="Times New Roman"/>
          <w:iCs/>
          <w:sz w:val="24"/>
          <w:szCs w:val="24"/>
        </w:rPr>
        <w:t xml:space="preserve">. </w:t>
      </w:r>
      <w:del w:id="103" w:author="Feldman, Eva" w:date="2025-11-22T08:59:00Z" w16du:dateUtc="2025-11-22T13:59:00Z">
        <w:r w:rsidDel="00680033">
          <w:rPr>
            <w:rFonts w:ascii="Times New Roman" w:hAnsi="Times New Roman" w:cs="Times New Roman"/>
            <w:iCs/>
            <w:sz w:val="24"/>
            <w:szCs w:val="24"/>
          </w:rPr>
          <w:delText xml:space="preserve">Thus, we </w:delText>
        </w:r>
        <w:r w:rsidR="00DA2B5C" w:rsidRPr="000A61C9" w:rsidDel="00680033">
          <w:rPr>
            <w:rFonts w:ascii="Times New Roman" w:hAnsi="Times New Roman" w:cs="Times New Roman"/>
            <w:iCs/>
            <w:sz w:val="24"/>
            <w:szCs w:val="24"/>
          </w:rPr>
          <w:delText xml:space="preserve">next </w:delText>
        </w:r>
      </w:del>
      <w:del w:id="104" w:author="Feldman, Eva" w:date="2025-11-22T08:57:00Z" w16du:dateUtc="2025-11-22T13:57:00Z">
        <w:r w:rsidR="007B4995" w:rsidDel="00753524">
          <w:rPr>
            <w:rFonts w:ascii="Times New Roman" w:hAnsi="Times New Roman" w:cs="Times New Roman"/>
            <w:iCs/>
            <w:sz w:val="24"/>
            <w:szCs w:val="24"/>
          </w:rPr>
          <w:delText xml:space="preserve">comprehensively </w:delText>
        </w:r>
      </w:del>
      <w:del w:id="105" w:author="Feldman, Eva" w:date="2025-11-22T08:59:00Z" w16du:dateUtc="2025-11-22T13:59:00Z">
        <w:r w:rsidDel="00680033">
          <w:rPr>
            <w:rFonts w:ascii="Times New Roman" w:hAnsi="Times New Roman" w:cs="Times New Roman"/>
            <w:iCs/>
            <w:sz w:val="24"/>
            <w:szCs w:val="24"/>
          </w:rPr>
          <w:delText>examined</w:delText>
        </w:r>
      </w:del>
      <w:ins w:id="106" w:author="Feldman, Eva" w:date="2025-11-22T08:59:00Z" w16du:dateUtc="2025-11-22T13:59:00Z">
        <w:r w:rsidR="00680033">
          <w:rPr>
            <w:rFonts w:ascii="Times New Roman" w:hAnsi="Times New Roman" w:cs="Times New Roman"/>
            <w:iCs/>
            <w:sz w:val="24"/>
            <w:szCs w:val="24"/>
          </w:rPr>
          <w:t>To characterize</w:t>
        </w:r>
      </w:ins>
      <w:r>
        <w:rPr>
          <w:rFonts w:ascii="Times New Roman" w:hAnsi="Times New Roman" w:cs="Times New Roman"/>
          <w:iCs/>
          <w:sz w:val="24"/>
          <w:szCs w:val="24"/>
        </w:rPr>
        <w:t xml:space="preserve"> </w:t>
      </w:r>
      <w:r w:rsidR="00DA2B5C" w:rsidRPr="000A61C9">
        <w:rPr>
          <w:rFonts w:ascii="Times New Roman" w:hAnsi="Times New Roman" w:cs="Times New Roman"/>
          <w:iCs/>
          <w:sz w:val="24"/>
          <w:szCs w:val="24"/>
        </w:rPr>
        <w:t xml:space="preserve">PN </w:t>
      </w:r>
      <w:r w:rsidR="00506901" w:rsidRPr="000A61C9">
        <w:rPr>
          <w:rFonts w:ascii="Times New Roman" w:hAnsi="Times New Roman" w:cs="Times New Roman"/>
          <w:iCs/>
          <w:sz w:val="24"/>
          <w:szCs w:val="24"/>
        </w:rPr>
        <w:t>phenotypes</w:t>
      </w:r>
      <w:r>
        <w:rPr>
          <w:rFonts w:ascii="Times New Roman" w:hAnsi="Times New Roman" w:cs="Times New Roman"/>
          <w:iCs/>
          <w:sz w:val="24"/>
          <w:szCs w:val="24"/>
        </w:rPr>
        <w:t xml:space="preserve">, </w:t>
      </w:r>
      <w:ins w:id="107" w:author="Feldman, Eva" w:date="2025-11-22T08:59:00Z" w16du:dateUtc="2025-11-22T13:59:00Z">
        <w:r w:rsidR="00AA744C">
          <w:rPr>
            <w:rFonts w:ascii="Times New Roman" w:hAnsi="Times New Roman" w:cs="Times New Roman"/>
            <w:iCs/>
            <w:sz w:val="24"/>
            <w:szCs w:val="24"/>
          </w:rPr>
          <w:t xml:space="preserve">we </w:t>
        </w:r>
      </w:ins>
      <w:del w:id="108" w:author="Feldman, Eva" w:date="2025-11-22T08:59:00Z" w16du:dateUtc="2025-11-22T13:59:00Z">
        <w:r w:rsidR="007B4995" w:rsidDel="00AA744C">
          <w:rPr>
            <w:rFonts w:ascii="Times New Roman" w:hAnsi="Times New Roman" w:cs="Times New Roman"/>
            <w:iCs/>
            <w:sz w:val="24"/>
            <w:szCs w:val="24"/>
          </w:rPr>
          <w:delText>assessing in mice</w:delText>
        </w:r>
      </w:del>
      <w:ins w:id="109" w:author="Feldman, Eva" w:date="2025-11-22T08:59:00Z" w16du:dateUtc="2025-11-22T13:59:00Z">
        <w:r w:rsidR="00AA744C">
          <w:rPr>
            <w:rFonts w:ascii="Times New Roman" w:hAnsi="Times New Roman" w:cs="Times New Roman"/>
            <w:iCs/>
            <w:sz w:val="24"/>
            <w:szCs w:val="24"/>
          </w:rPr>
          <w:t>assessed</w:t>
        </w:r>
      </w:ins>
      <w:r w:rsidR="007B4995">
        <w:rPr>
          <w:rFonts w:ascii="Times New Roman" w:hAnsi="Times New Roman" w:cs="Times New Roman"/>
          <w:iCs/>
          <w:sz w:val="24"/>
          <w:szCs w:val="24"/>
        </w:rPr>
        <w:t xml:space="preserve"> m</w:t>
      </w:r>
      <w:r w:rsidR="007B4995" w:rsidRPr="000A61C9">
        <w:rPr>
          <w:rFonts w:ascii="Times New Roman" w:hAnsi="Times New Roman" w:cs="Times New Roman"/>
          <w:iCs/>
          <w:sz w:val="24"/>
          <w:szCs w:val="24"/>
        </w:rPr>
        <w:t xml:space="preserve">echanical </w:t>
      </w:r>
      <w:r w:rsidR="007B4995">
        <w:rPr>
          <w:rFonts w:ascii="Times New Roman" w:hAnsi="Times New Roman" w:cs="Times New Roman"/>
          <w:iCs/>
          <w:sz w:val="24"/>
          <w:szCs w:val="24"/>
        </w:rPr>
        <w:t>and</w:t>
      </w:r>
      <w:r w:rsidR="007B4995" w:rsidRPr="000A61C9">
        <w:rPr>
          <w:rFonts w:ascii="Times New Roman" w:hAnsi="Times New Roman" w:cs="Times New Roman"/>
          <w:iCs/>
          <w:sz w:val="24"/>
          <w:szCs w:val="24"/>
        </w:rPr>
        <w:t xml:space="preserve"> thermal sensitivit</w:t>
      </w:r>
      <w:r w:rsidR="007B4995">
        <w:rPr>
          <w:rFonts w:ascii="Times New Roman" w:hAnsi="Times New Roman" w:cs="Times New Roman"/>
          <w:iCs/>
          <w:sz w:val="24"/>
          <w:szCs w:val="24"/>
        </w:rPr>
        <w:t>ies</w:t>
      </w:r>
      <w:r w:rsidR="007B4995" w:rsidRPr="000A61C9">
        <w:rPr>
          <w:rFonts w:ascii="Times New Roman" w:hAnsi="Times New Roman" w:cs="Times New Roman"/>
          <w:iCs/>
          <w:sz w:val="24"/>
          <w:szCs w:val="24"/>
        </w:rPr>
        <w:t xml:space="preserve">, </w:t>
      </w:r>
      <w:del w:id="110" w:author="Feldman, Eva" w:date="2025-11-22T08:55:00Z" w16du:dateUtc="2025-11-22T13:55:00Z">
        <w:r w:rsidR="007B4995" w:rsidDel="001844B1">
          <w:rPr>
            <w:rFonts w:ascii="Times New Roman" w:hAnsi="Times New Roman" w:cs="Times New Roman"/>
            <w:iCs/>
            <w:sz w:val="24"/>
            <w:szCs w:val="24"/>
          </w:rPr>
          <w:delText xml:space="preserve">tests of mechanical and thermal </w:delText>
        </w:r>
        <w:r w:rsidR="00656FFC" w:rsidRPr="000A61C9" w:rsidDel="001844B1">
          <w:rPr>
            <w:rFonts w:ascii="Times New Roman" w:hAnsi="Times New Roman" w:cs="Times New Roman"/>
            <w:iCs/>
            <w:sz w:val="24"/>
            <w:szCs w:val="24"/>
          </w:rPr>
          <w:delText>hypoalgesia</w:delText>
        </w:r>
        <w:r w:rsidR="007B4995" w:rsidRPr="007B4995" w:rsidDel="001844B1">
          <w:rPr>
            <w:rFonts w:ascii="Times New Roman" w:hAnsi="Times New Roman" w:cs="Times New Roman"/>
            <w:iCs/>
            <w:sz w:val="24"/>
            <w:szCs w:val="24"/>
          </w:rPr>
          <w:delText xml:space="preserve"> </w:delText>
        </w:r>
        <w:r w:rsidR="007B4995" w:rsidDel="001844B1">
          <w:rPr>
            <w:rFonts w:ascii="Times New Roman" w:hAnsi="Times New Roman" w:cs="Times New Roman"/>
            <w:iCs/>
            <w:sz w:val="24"/>
            <w:szCs w:val="24"/>
          </w:rPr>
          <w:delText>present in</w:delText>
        </w:r>
        <w:r w:rsidR="00656FFC" w:rsidDel="001844B1">
          <w:rPr>
            <w:rFonts w:ascii="Times New Roman" w:hAnsi="Times New Roman" w:cs="Times New Roman"/>
            <w:iCs/>
            <w:sz w:val="24"/>
            <w:szCs w:val="24"/>
          </w:rPr>
          <w:delText xml:space="preserve"> </w:delText>
        </w:r>
        <w:commentRangeStart w:id="111"/>
        <w:commentRangeStart w:id="112"/>
        <w:r w:rsidR="00656FFC" w:rsidDel="001844B1">
          <w:rPr>
            <w:rFonts w:ascii="Times New Roman" w:hAnsi="Times New Roman" w:cs="Times New Roman"/>
            <w:iCs/>
            <w:sz w:val="24"/>
            <w:szCs w:val="24"/>
          </w:rPr>
          <w:delText>progress</w:delText>
        </w:r>
        <w:r w:rsidR="003C0996" w:rsidDel="001844B1">
          <w:rPr>
            <w:rFonts w:ascii="Times New Roman" w:hAnsi="Times New Roman" w:cs="Times New Roman"/>
            <w:iCs/>
            <w:sz w:val="24"/>
            <w:szCs w:val="24"/>
          </w:rPr>
          <w:delText>ive</w:delText>
        </w:r>
      </w:del>
      <w:ins w:id="113" w:author="Feldman, Eva" w:date="2025-11-22T08:59:00Z" w16du:dateUtc="2025-11-22T13:59:00Z">
        <w:r w:rsidR="00AA744C">
          <w:rPr>
            <w:rFonts w:ascii="Times New Roman" w:hAnsi="Times New Roman" w:cs="Times New Roman"/>
            <w:iCs/>
            <w:sz w:val="24"/>
            <w:szCs w:val="24"/>
          </w:rPr>
          <w:t>analogous to sensory testing performed in humans with</w:t>
        </w:r>
      </w:ins>
      <w:del w:id="114" w:author="Feldman, Eva" w:date="2025-11-22T08:59:00Z" w16du:dateUtc="2025-11-22T13:59:00Z">
        <w:r w:rsidR="007B4995" w:rsidDel="00AA744C">
          <w:rPr>
            <w:rFonts w:ascii="Times New Roman" w:hAnsi="Times New Roman" w:cs="Times New Roman"/>
            <w:iCs/>
            <w:sz w:val="24"/>
            <w:szCs w:val="24"/>
          </w:rPr>
          <w:delText xml:space="preserve"> human</w:delText>
        </w:r>
      </w:del>
      <w:r w:rsidR="007B4995">
        <w:rPr>
          <w:rFonts w:ascii="Times New Roman" w:hAnsi="Times New Roman" w:cs="Times New Roman"/>
          <w:iCs/>
          <w:sz w:val="24"/>
          <w:szCs w:val="24"/>
        </w:rPr>
        <w:t xml:space="preserve"> PN</w:t>
      </w:r>
      <w:commentRangeEnd w:id="111"/>
      <w:r w:rsidR="003C0996">
        <w:rPr>
          <w:rStyle w:val="CommentReference"/>
        </w:rPr>
        <w:commentReference w:id="111"/>
      </w:r>
      <w:commentRangeEnd w:id="112"/>
      <w:r w:rsidR="002B4F60">
        <w:rPr>
          <w:rStyle w:val="CommentReference"/>
        </w:rPr>
        <w:commentReference w:id="112"/>
      </w:r>
      <w:r w:rsidR="00656FFC">
        <w:rPr>
          <w:rFonts w:ascii="Times New Roman" w:hAnsi="Times New Roman" w:cs="Times New Roman"/>
          <w:iCs/>
          <w:sz w:val="24"/>
          <w:szCs w:val="24"/>
        </w:rPr>
        <w:t xml:space="preserve"> </w:t>
      </w:r>
      <w:r w:rsidR="00656FFC">
        <w:rPr>
          <w:rFonts w:ascii="Times New Roman" w:hAnsi="Times New Roman" w:cs="Times New Roman"/>
          <w:iCs/>
          <w:sz w:val="24"/>
          <w:szCs w:val="24"/>
        </w:rPr>
        <w:fldChar w:fldCharType="begin">
          <w:fldData xml:space="preserve">PEVuZE5vdGU+PENpdGU+PEF1dGhvcj5KZW5zZW48L0F1dGhvcj48WWVhcj4yMDIxPC9ZZWFyPjxJ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</w:fldData>
        </w:fldChar>
      </w:r>
      <w:r w:rsidR="00C17675">
        <w:rPr>
          <w:rFonts w:ascii="Times New Roman" w:hAnsi="Times New Roman" w:cs="Times New Roman"/>
          <w:iCs/>
          <w:sz w:val="24"/>
          <w:szCs w:val="24"/>
        </w:rPr>
        <w:instrText xml:space="preserve"> ADDIN EN.CITE </w:instrText>
      </w:r>
      <w:r w:rsidR="00C17675">
        <w:rPr>
          <w:rFonts w:ascii="Times New Roman" w:hAnsi="Times New Roman" w:cs="Times New Roman"/>
          <w:iCs/>
          <w:sz w:val="24"/>
          <w:szCs w:val="24"/>
        </w:rPr>
        <w:fldChar w:fldCharType="begin">
          <w:fldData xml:space="preserve">PEVuZE5vdGU+PENpdGU+PEF1dGhvcj5KZW5zZW48L0F1dGhvcj48WWVhcj4yMDIxPC9ZZWFyPjxJ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</w:fldData>
        </w:fldChar>
      </w:r>
      <w:r w:rsidR="00C17675">
        <w:rPr>
          <w:rFonts w:ascii="Times New Roman" w:hAnsi="Times New Roman" w:cs="Times New Roman"/>
          <w:iCs/>
          <w:sz w:val="24"/>
          <w:szCs w:val="24"/>
        </w:rPr>
        <w:instrText xml:space="preserve"> ADDIN EN.CITE.DATA </w:instrText>
      </w:r>
      <w:r w:rsidR="00C17675">
        <w:rPr>
          <w:rFonts w:ascii="Times New Roman" w:hAnsi="Times New Roman" w:cs="Times New Roman"/>
          <w:iCs/>
          <w:sz w:val="24"/>
          <w:szCs w:val="24"/>
        </w:rPr>
      </w:r>
      <w:r w:rsidR="00C17675">
        <w:rPr>
          <w:rFonts w:ascii="Times New Roman" w:hAnsi="Times New Roman" w:cs="Times New Roman"/>
          <w:iCs/>
          <w:sz w:val="24"/>
          <w:szCs w:val="24"/>
        </w:rPr>
        <w:fldChar w:fldCharType="end"/>
      </w:r>
      <w:r w:rsidR="00656FFC">
        <w:rPr>
          <w:rFonts w:ascii="Times New Roman" w:hAnsi="Times New Roman" w:cs="Times New Roman"/>
          <w:iCs/>
          <w:sz w:val="24"/>
          <w:szCs w:val="24"/>
        </w:rPr>
      </w:r>
      <w:r w:rsidR="00656FFC">
        <w:rPr>
          <w:rFonts w:ascii="Times New Roman" w:hAnsi="Times New Roman" w:cs="Times New Roman"/>
          <w:iCs/>
          <w:sz w:val="24"/>
          <w:szCs w:val="24"/>
        </w:rPr>
        <w:fldChar w:fldCharType="separate"/>
      </w:r>
      <w:r w:rsidR="00C17675">
        <w:rPr>
          <w:rFonts w:ascii="Times New Roman" w:hAnsi="Times New Roman" w:cs="Times New Roman"/>
          <w:iCs/>
          <w:noProof/>
          <w:sz w:val="24"/>
          <w:szCs w:val="24"/>
        </w:rPr>
        <w:t>[20]</w:t>
      </w:r>
      <w:r w:rsidR="00656FFC">
        <w:rPr>
          <w:rFonts w:ascii="Times New Roman" w:hAnsi="Times New Roman" w:cs="Times New Roman"/>
          <w:iCs/>
          <w:sz w:val="24"/>
          <w:szCs w:val="24"/>
        </w:rPr>
        <w:fldChar w:fldCharType="end"/>
      </w:r>
      <w:r w:rsidR="007B4995">
        <w:rPr>
          <w:rFonts w:ascii="Times New Roman" w:hAnsi="Times New Roman" w:cs="Times New Roman"/>
          <w:iCs/>
          <w:sz w:val="24"/>
          <w:szCs w:val="24"/>
        </w:rPr>
        <w:t>.</w:t>
      </w:r>
      <w:r w:rsidR="00656FFC">
        <w:rPr>
          <w:rFonts w:ascii="Times New Roman" w:hAnsi="Times New Roman" w:cs="Times New Roman"/>
          <w:iCs/>
          <w:sz w:val="24"/>
          <w:szCs w:val="24"/>
        </w:rPr>
        <w:t xml:space="preserve"> </w:t>
      </w:r>
      <w:del w:id="115" w:author="Feldman, Eva" w:date="2025-11-22T09:00:00Z" w16du:dateUtc="2025-11-22T14:00:00Z">
        <w:r w:rsidR="007B4995" w:rsidDel="00D5723A">
          <w:rPr>
            <w:rFonts w:ascii="Times New Roman" w:hAnsi="Times New Roman" w:cs="Times New Roman"/>
            <w:iCs/>
            <w:sz w:val="24"/>
            <w:szCs w:val="24"/>
          </w:rPr>
          <w:delText xml:space="preserve">We also evaluated </w:delText>
        </w:r>
        <w:r w:rsidR="007B4995" w:rsidDel="006476B8">
          <w:rPr>
            <w:rFonts w:ascii="Times New Roman" w:hAnsi="Times New Roman" w:cs="Times New Roman"/>
            <w:iCs/>
            <w:sz w:val="24"/>
            <w:szCs w:val="24"/>
          </w:rPr>
          <w:delText>e</w:delText>
        </w:r>
      </w:del>
      <w:ins w:id="116" w:author="Feldman, Eva" w:date="2025-11-22T09:00:00Z" w16du:dateUtc="2025-11-22T14:00:00Z">
        <w:r w:rsidR="006476B8">
          <w:rPr>
            <w:rFonts w:ascii="Times New Roman" w:hAnsi="Times New Roman" w:cs="Times New Roman"/>
            <w:iCs/>
            <w:sz w:val="24"/>
            <w:szCs w:val="24"/>
          </w:rPr>
          <w:t>E</w:t>
        </w:r>
      </w:ins>
      <w:r w:rsidR="007B4995">
        <w:rPr>
          <w:rFonts w:ascii="Times New Roman" w:hAnsi="Times New Roman" w:cs="Times New Roman"/>
          <w:iCs/>
          <w:sz w:val="24"/>
          <w:szCs w:val="24"/>
        </w:rPr>
        <w:t xml:space="preserve">lectrophysiological </w:t>
      </w:r>
      <w:del w:id="117" w:author="Feldman, Eva" w:date="2025-11-22T09:00:00Z" w16du:dateUtc="2025-11-22T14:00:00Z">
        <w:r w:rsidR="007B4995" w:rsidDel="006476B8">
          <w:rPr>
            <w:rFonts w:ascii="Times New Roman" w:hAnsi="Times New Roman" w:cs="Times New Roman"/>
            <w:iCs/>
            <w:sz w:val="24"/>
            <w:szCs w:val="24"/>
          </w:rPr>
          <w:delText xml:space="preserve">nerve </w:delText>
        </w:r>
        <w:r w:rsidR="00656FFC" w:rsidDel="006476B8">
          <w:rPr>
            <w:rFonts w:ascii="Times New Roman" w:hAnsi="Times New Roman" w:cs="Times New Roman"/>
            <w:iCs/>
            <w:sz w:val="24"/>
            <w:szCs w:val="24"/>
          </w:rPr>
          <w:delText>function</w:delText>
        </w:r>
      </w:del>
      <w:ins w:id="118" w:author="Feldman, Eva" w:date="2025-11-22T09:00:00Z" w16du:dateUtc="2025-11-22T14:00:00Z">
        <w:r w:rsidR="006476B8">
          <w:rPr>
            <w:rFonts w:ascii="Times New Roman" w:hAnsi="Times New Roman" w:cs="Times New Roman"/>
            <w:iCs/>
            <w:sz w:val="24"/>
            <w:szCs w:val="24"/>
          </w:rPr>
          <w:t xml:space="preserve">evaluated included measures of </w:t>
        </w:r>
      </w:ins>
      <w:del w:id="119" w:author="Feldman, Eva" w:date="2025-11-22T09:00:00Z" w16du:dateUtc="2025-11-22T14:00:00Z">
        <w:r w:rsidR="007B4995" w:rsidDel="006476B8">
          <w:rPr>
            <w:rFonts w:ascii="Times New Roman" w:hAnsi="Times New Roman" w:cs="Times New Roman"/>
            <w:iCs/>
            <w:sz w:val="24"/>
            <w:szCs w:val="24"/>
          </w:rPr>
          <w:delText xml:space="preserve"> in mice by </w:delText>
        </w:r>
      </w:del>
      <w:ins w:id="120" w:author="Feldman, Eva" w:date="2025-11-22T09:00:00Z" w16du:dateUtc="2025-11-22T14:00:00Z">
        <w:r w:rsidR="006476B8">
          <w:rPr>
            <w:rFonts w:ascii="Times New Roman" w:hAnsi="Times New Roman" w:cs="Times New Roman"/>
            <w:iCs/>
            <w:sz w:val="24"/>
            <w:szCs w:val="24"/>
          </w:rPr>
          <w:t xml:space="preserve"> motor and sensory </w:t>
        </w:r>
      </w:ins>
      <w:r w:rsidR="007B4995" w:rsidRPr="000A61C9">
        <w:rPr>
          <w:rFonts w:ascii="Times New Roman" w:hAnsi="Times New Roman" w:cs="Times New Roman"/>
          <w:iCs/>
          <w:sz w:val="24"/>
          <w:szCs w:val="24"/>
        </w:rPr>
        <w:t xml:space="preserve">nerve conduction </w:t>
      </w:r>
      <w:del w:id="121" w:author="Feldman, Eva" w:date="2025-11-22T09:01:00Z" w16du:dateUtc="2025-11-22T14:01:00Z">
        <w:r w:rsidR="007B4995" w:rsidRPr="000A61C9" w:rsidDel="006476B8">
          <w:rPr>
            <w:rFonts w:ascii="Times New Roman" w:hAnsi="Times New Roman" w:cs="Times New Roman"/>
            <w:iCs/>
            <w:sz w:val="24"/>
            <w:szCs w:val="24"/>
          </w:rPr>
          <w:delText xml:space="preserve">velocity </w:delText>
        </w:r>
      </w:del>
      <w:ins w:id="122" w:author="Feldman, Eva" w:date="2025-11-22T09:01:00Z" w16du:dateUtc="2025-11-22T14:01:00Z">
        <w:r w:rsidR="006476B8" w:rsidRPr="000A61C9">
          <w:rPr>
            <w:rFonts w:ascii="Times New Roman" w:hAnsi="Times New Roman" w:cs="Times New Roman"/>
            <w:iCs/>
            <w:sz w:val="24"/>
            <w:szCs w:val="24"/>
          </w:rPr>
          <w:t>velocit</w:t>
        </w:r>
        <w:r w:rsidR="006476B8">
          <w:rPr>
            <w:rFonts w:ascii="Times New Roman" w:hAnsi="Times New Roman" w:cs="Times New Roman"/>
            <w:iCs/>
            <w:sz w:val="24"/>
            <w:szCs w:val="24"/>
          </w:rPr>
          <w:t>ies</w:t>
        </w:r>
        <w:r w:rsidR="006476B8" w:rsidRPr="000A61C9">
          <w:rPr>
            <w:rFonts w:ascii="Times New Roman" w:hAnsi="Times New Roman" w:cs="Times New Roman"/>
            <w:iCs/>
            <w:sz w:val="24"/>
            <w:szCs w:val="24"/>
          </w:rPr>
          <w:t xml:space="preserve"> </w:t>
        </w:r>
      </w:ins>
      <w:r w:rsidR="007B4995" w:rsidRPr="000A61C9">
        <w:rPr>
          <w:rFonts w:ascii="Times New Roman" w:hAnsi="Times New Roman" w:cs="Times New Roman"/>
          <w:iCs/>
          <w:sz w:val="24"/>
          <w:szCs w:val="24"/>
        </w:rPr>
        <w:t>(NCV</w:t>
      </w:r>
      <w:ins w:id="123" w:author="Feldman, Eva" w:date="2025-11-22T09:01:00Z" w16du:dateUtc="2025-11-22T14:01:00Z">
        <w:r w:rsidR="006476B8">
          <w:rPr>
            <w:rFonts w:ascii="Times New Roman" w:hAnsi="Times New Roman" w:cs="Times New Roman"/>
            <w:iCs/>
            <w:sz w:val="24"/>
            <w:szCs w:val="24"/>
          </w:rPr>
          <w:t>s</w:t>
        </w:r>
      </w:ins>
      <w:r w:rsidR="007B4995" w:rsidRPr="000A61C9">
        <w:rPr>
          <w:rFonts w:ascii="Times New Roman" w:hAnsi="Times New Roman" w:cs="Times New Roman"/>
          <w:iCs/>
          <w:sz w:val="24"/>
          <w:szCs w:val="24"/>
        </w:rPr>
        <w:t>)</w:t>
      </w:r>
      <w:r w:rsidR="007B4995">
        <w:rPr>
          <w:rFonts w:ascii="Times New Roman" w:hAnsi="Times New Roman" w:cs="Times New Roman"/>
          <w:iCs/>
          <w:sz w:val="24"/>
          <w:szCs w:val="24"/>
        </w:rPr>
        <w:t>, a measure of large fiber function</w:t>
      </w:r>
      <w:r w:rsidR="00656FFC">
        <w:rPr>
          <w:rFonts w:ascii="Times New Roman" w:hAnsi="Times New Roman" w:cs="Times New Roman"/>
          <w:iCs/>
          <w:sz w:val="24"/>
          <w:szCs w:val="24"/>
        </w:rPr>
        <w:t xml:space="preserve">, </w:t>
      </w:r>
      <w:del w:id="124" w:author="Feldman, Eva" w:date="2025-11-22T09:01:00Z" w16du:dateUtc="2025-11-22T14:01:00Z">
        <w:r w:rsidR="00656FFC" w:rsidDel="006476B8">
          <w:rPr>
            <w:rFonts w:ascii="Times New Roman" w:hAnsi="Times New Roman" w:cs="Times New Roman"/>
            <w:iCs/>
            <w:sz w:val="24"/>
            <w:szCs w:val="24"/>
          </w:rPr>
          <w:delText>and histologically by</w:delText>
        </w:r>
        <w:r w:rsidR="0075005A" w:rsidDel="006476B8">
          <w:rPr>
            <w:rFonts w:ascii="Times New Roman" w:hAnsi="Times New Roman" w:cs="Times New Roman"/>
            <w:iCs/>
            <w:sz w:val="24"/>
            <w:szCs w:val="24"/>
          </w:rPr>
          <w:delText xml:space="preserve"> </w:delText>
        </w:r>
      </w:del>
      <w:ins w:id="125" w:author="Feldman, Eva" w:date="2025-11-22T09:01:00Z" w16du:dateUtc="2025-11-22T14:01:00Z">
        <w:r w:rsidR="006476B8">
          <w:rPr>
            <w:rFonts w:ascii="Times New Roman" w:hAnsi="Times New Roman" w:cs="Times New Roman"/>
            <w:iCs/>
            <w:sz w:val="24"/>
            <w:szCs w:val="24"/>
          </w:rPr>
          <w:t xml:space="preserve">while histological analysis focused on </w:t>
        </w:r>
      </w:ins>
      <w:r w:rsidR="0075005A">
        <w:rPr>
          <w:rFonts w:ascii="Times New Roman" w:hAnsi="Times New Roman" w:cs="Times New Roman"/>
          <w:iCs/>
          <w:sz w:val="24"/>
          <w:szCs w:val="24"/>
        </w:rPr>
        <w:t>footpad</w:t>
      </w:r>
      <w:r w:rsidR="00656FFC">
        <w:rPr>
          <w:rFonts w:ascii="Times New Roman" w:hAnsi="Times New Roman" w:cs="Times New Roman"/>
          <w:iCs/>
          <w:sz w:val="24"/>
          <w:szCs w:val="24"/>
        </w:rPr>
        <w:t xml:space="preserve"> </w:t>
      </w:r>
      <w:r w:rsidR="00656FFC" w:rsidRPr="000A61C9">
        <w:rPr>
          <w:rFonts w:ascii="Times New Roman" w:hAnsi="Times New Roman" w:cs="Times New Roman"/>
          <w:iCs/>
          <w:sz w:val="24"/>
          <w:szCs w:val="24"/>
        </w:rPr>
        <w:t>intraepidermal nerve fiber density (IENFD)</w:t>
      </w:r>
      <w:r w:rsidR="00656FFC">
        <w:rPr>
          <w:rFonts w:ascii="Times New Roman" w:hAnsi="Times New Roman" w:cs="Times New Roman"/>
          <w:iCs/>
          <w:sz w:val="24"/>
          <w:szCs w:val="24"/>
        </w:rPr>
        <w:t xml:space="preserve">, a measure of small fiber structure, both </w:t>
      </w:r>
      <w:del w:id="126" w:author="Feldman, Eva" w:date="2025-11-22T09:02:00Z" w16du:dateUtc="2025-11-22T14:02:00Z">
        <w:r w:rsidR="00656FFC" w:rsidDel="006476B8">
          <w:rPr>
            <w:rFonts w:ascii="Times New Roman" w:hAnsi="Times New Roman" w:cs="Times New Roman"/>
            <w:iCs/>
            <w:sz w:val="24"/>
            <w:szCs w:val="24"/>
          </w:rPr>
          <w:delText>often</w:delText>
        </w:r>
        <w:r w:rsidR="007B4995" w:rsidDel="006476B8">
          <w:rPr>
            <w:rFonts w:ascii="Times New Roman" w:hAnsi="Times New Roman" w:cs="Times New Roman"/>
            <w:iCs/>
            <w:sz w:val="24"/>
            <w:szCs w:val="24"/>
          </w:rPr>
          <w:delText xml:space="preserve"> </w:delText>
        </w:r>
      </w:del>
      <w:ins w:id="127" w:author="Feldman, Eva" w:date="2025-11-22T09:02:00Z" w16du:dateUtc="2025-11-22T14:02:00Z">
        <w:r w:rsidR="006476B8">
          <w:rPr>
            <w:rFonts w:ascii="Times New Roman" w:hAnsi="Times New Roman" w:cs="Times New Roman"/>
            <w:iCs/>
            <w:sz w:val="24"/>
            <w:szCs w:val="24"/>
          </w:rPr>
          <w:t xml:space="preserve">commonly </w:t>
        </w:r>
      </w:ins>
      <w:r w:rsidR="007B4995">
        <w:rPr>
          <w:rFonts w:ascii="Times New Roman" w:hAnsi="Times New Roman" w:cs="Times New Roman"/>
          <w:iCs/>
          <w:sz w:val="24"/>
          <w:szCs w:val="24"/>
        </w:rPr>
        <w:t>impaired in human PN</w:t>
      </w:r>
      <w:r w:rsidR="00656FFC">
        <w:rPr>
          <w:rFonts w:ascii="Times New Roman" w:hAnsi="Times New Roman" w:cs="Times New Roman"/>
          <w:iCs/>
          <w:sz w:val="24"/>
          <w:szCs w:val="24"/>
        </w:rPr>
        <w:t xml:space="preserve">. Finally, we </w:t>
      </w:r>
      <w:del w:id="128" w:author="Feldman, Eva" w:date="2025-11-22T09:02:00Z" w16du:dateUtc="2025-11-22T14:02:00Z">
        <w:r w:rsidR="00656FFC" w:rsidDel="0083544D">
          <w:rPr>
            <w:rFonts w:ascii="Times New Roman" w:hAnsi="Times New Roman" w:cs="Times New Roman"/>
            <w:iCs/>
            <w:sz w:val="24"/>
            <w:szCs w:val="24"/>
          </w:rPr>
          <w:delText xml:space="preserve">assayed </w:delText>
        </w:r>
      </w:del>
      <w:ins w:id="129" w:author="Feldman, Eva" w:date="2025-11-22T09:02:00Z" w16du:dateUtc="2025-11-22T14:02:00Z">
        <w:r w:rsidR="0083544D">
          <w:rPr>
            <w:rFonts w:ascii="Times New Roman" w:hAnsi="Times New Roman" w:cs="Times New Roman"/>
            <w:iCs/>
            <w:sz w:val="24"/>
            <w:szCs w:val="24"/>
          </w:rPr>
          <w:t xml:space="preserve">examined </w:t>
        </w:r>
      </w:ins>
      <w:r w:rsidR="00776A30">
        <w:rPr>
          <w:rFonts w:ascii="Times New Roman" w:hAnsi="Times New Roman" w:cs="Times New Roman"/>
          <w:iCs/>
          <w:sz w:val="24"/>
          <w:szCs w:val="24"/>
        </w:rPr>
        <w:t>neuromuscular junction (</w:t>
      </w:r>
      <w:r w:rsidR="00DA2B5C" w:rsidRPr="000A61C9">
        <w:rPr>
          <w:rFonts w:ascii="Times New Roman" w:hAnsi="Times New Roman" w:cs="Times New Roman"/>
          <w:iCs/>
          <w:sz w:val="24"/>
          <w:szCs w:val="24"/>
        </w:rPr>
        <w:t>NMJ</w:t>
      </w:r>
      <w:r w:rsidR="00776A30">
        <w:rPr>
          <w:rFonts w:ascii="Times New Roman" w:hAnsi="Times New Roman" w:cs="Times New Roman"/>
          <w:iCs/>
          <w:sz w:val="24"/>
          <w:szCs w:val="24"/>
        </w:rPr>
        <w:t>)</w:t>
      </w:r>
      <w:r w:rsidR="00DA2B5C" w:rsidRPr="000A61C9">
        <w:rPr>
          <w:rFonts w:ascii="Times New Roman" w:hAnsi="Times New Roman" w:cs="Times New Roman"/>
          <w:iCs/>
          <w:sz w:val="24"/>
          <w:szCs w:val="24"/>
        </w:rPr>
        <w:t xml:space="preserve"> integrity</w:t>
      </w:r>
      <w:r w:rsidR="00656FFC">
        <w:rPr>
          <w:rFonts w:ascii="Times New Roman" w:hAnsi="Times New Roman" w:cs="Times New Roman"/>
          <w:iCs/>
          <w:sz w:val="24"/>
          <w:szCs w:val="24"/>
        </w:rPr>
        <w:t xml:space="preserve">, a surrogate </w:t>
      </w:r>
      <w:ins w:id="130" w:author="Feldman, Eva" w:date="2025-11-22T09:02:00Z" w16du:dateUtc="2025-11-22T14:02:00Z">
        <w:r w:rsidR="0083544D">
          <w:rPr>
            <w:rFonts w:ascii="Times New Roman" w:hAnsi="Times New Roman" w:cs="Times New Roman"/>
            <w:iCs/>
            <w:sz w:val="24"/>
            <w:szCs w:val="24"/>
          </w:rPr>
          <w:t xml:space="preserve">marker </w:t>
        </w:r>
      </w:ins>
      <w:r w:rsidR="00656FFC">
        <w:rPr>
          <w:rFonts w:ascii="Times New Roman" w:hAnsi="Times New Roman" w:cs="Times New Roman"/>
          <w:iCs/>
          <w:sz w:val="24"/>
          <w:szCs w:val="24"/>
        </w:rPr>
        <w:t>of</w:t>
      </w:r>
      <w:r w:rsidR="00656FFC" w:rsidRPr="00656FFC">
        <w:rPr>
          <w:rFonts w:ascii="Times New Roman" w:hAnsi="Times New Roman" w:cs="Times New Roman"/>
          <w:iCs/>
          <w:sz w:val="24"/>
          <w:szCs w:val="24"/>
        </w:rPr>
        <w:t xml:space="preserve"> motor neuron</w:t>
      </w:r>
      <w:r w:rsidR="00656FFC">
        <w:rPr>
          <w:rFonts w:ascii="Times New Roman" w:hAnsi="Times New Roman" w:cs="Times New Roman"/>
          <w:iCs/>
          <w:sz w:val="24"/>
          <w:szCs w:val="24"/>
        </w:rPr>
        <w:t xml:space="preserve"> </w:t>
      </w:r>
      <w:r w:rsidR="00656FFC" w:rsidRPr="00656FFC">
        <w:rPr>
          <w:rFonts w:ascii="Times New Roman" w:hAnsi="Times New Roman" w:cs="Times New Roman"/>
          <w:iCs/>
          <w:sz w:val="24"/>
          <w:szCs w:val="24"/>
        </w:rPr>
        <w:t xml:space="preserve">and skeletal muscle communication </w:t>
      </w:r>
      <w:r w:rsidR="00656FFC">
        <w:rPr>
          <w:rFonts w:ascii="Times New Roman" w:hAnsi="Times New Roman" w:cs="Times New Roman"/>
          <w:iCs/>
          <w:sz w:val="24"/>
          <w:szCs w:val="24"/>
        </w:rPr>
        <w:t xml:space="preserve">and motor neuron denervation. </w:t>
      </w:r>
    </w:p>
    <w:p w14:paraId="6C6CFD4B" w14:textId="2FEDE721" w:rsidR="008C1640" w:rsidRPr="000A61C9" w:rsidRDefault="00DA2B5C" w:rsidP="006A41D7">
      <w:pPr>
        <w:spacing w:before="120" w:after="0" w:line="240" w:lineRule="auto"/>
        <w:ind w:firstLine="360"/>
        <w:rPr>
          <w:rFonts w:ascii="Times New Roman" w:hAnsi="Times New Roman" w:cs="Times New Roman"/>
          <w:iCs/>
          <w:sz w:val="24"/>
          <w:szCs w:val="24"/>
        </w:rPr>
      </w:pPr>
      <w:r w:rsidRPr="000A61C9">
        <w:rPr>
          <w:rFonts w:ascii="Times New Roman" w:hAnsi="Times New Roman" w:cs="Times New Roman"/>
          <w:iCs/>
          <w:sz w:val="24"/>
          <w:szCs w:val="24"/>
        </w:rPr>
        <w:t xml:space="preserve">As anticipated, HFD mice developed </w:t>
      </w:r>
      <w:r w:rsidR="00656FFC">
        <w:rPr>
          <w:rFonts w:ascii="Times New Roman" w:hAnsi="Times New Roman" w:cs="Times New Roman"/>
          <w:iCs/>
          <w:sz w:val="24"/>
          <w:szCs w:val="24"/>
        </w:rPr>
        <w:t xml:space="preserve">PN with </w:t>
      </w:r>
      <w:r w:rsidRPr="000A61C9">
        <w:rPr>
          <w:rFonts w:ascii="Times New Roman" w:hAnsi="Times New Roman" w:cs="Times New Roman"/>
          <w:iCs/>
          <w:sz w:val="24"/>
          <w:szCs w:val="24"/>
        </w:rPr>
        <w:t>hypoalgesia</w:t>
      </w:r>
      <w:r w:rsidR="005A33F3" w:rsidRPr="000A61C9">
        <w:rPr>
          <w:rFonts w:ascii="Times New Roman" w:hAnsi="Times New Roman" w:cs="Times New Roman"/>
          <w:iCs/>
          <w:sz w:val="24"/>
          <w:szCs w:val="24"/>
        </w:rPr>
        <w:t xml:space="preserve"> to mechanical and thermal</w:t>
      </w:r>
      <w:r w:rsidR="00656FFC">
        <w:rPr>
          <w:rFonts w:ascii="Times New Roman" w:hAnsi="Times New Roman" w:cs="Times New Roman"/>
          <w:iCs/>
          <w:sz w:val="24"/>
          <w:szCs w:val="24"/>
        </w:rPr>
        <w:t xml:space="preserve"> </w:t>
      </w:r>
      <w:r w:rsidR="005A33F3" w:rsidRPr="000A61C9">
        <w:rPr>
          <w:rFonts w:ascii="Times New Roman" w:hAnsi="Times New Roman" w:cs="Times New Roman"/>
          <w:iCs/>
          <w:sz w:val="24"/>
          <w:szCs w:val="24"/>
        </w:rPr>
        <w:t>stimuli</w:t>
      </w:r>
      <w:r w:rsidRPr="000A61C9">
        <w:rPr>
          <w:rFonts w:ascii="Times New Roman" w:hAnsi="Times New Roman" w:cs="Times New Roman"/>
          <w:iCs/>
          <w:sz w:val="24"/>
          <w:szCs w:val="24"/>
        </w:rPr>
        <w:t xml:space="preserve">, delayed </w:t>
      </w:r>
      <w:r w:rsidR="00656FFC">
        <w:rPr>
          <w:rFonts w:ascii="Times New Roman" w:hAnsi="Times New Roman" w:cs="Times New Roman"/>
          <w:iCs/>
          <w:sz w:val="24"/>
          <w:szCs w:val="24"/>
        </w:rPr>
        <w:t>sensory</w:t>
      </w:r>
      <w:r w:rsidRPr="000A61C9">
        <w:rPr>
          <w:rFonts w:ascii="Times New Roman" w:hAnsi="Times New Roman" w:cs="Times New Roman"/>
          <w:iCs/>
          <w:sz w:val="24"/>
          <w:szCs w:val="24"/>
        </w:rPr>
        <w:t xml:space="preserve"> and </w:t>
      </w:r>
      <w:r w:rsidR="00656FFC">
        <w:rPr>
          <w:rFonts w:ascii="Times New Roman" w:hAnsi="Times New Roman" w:cs="Times New Roman"/>
          <w:iCs/>
          <w:sz w:val="24"/>
          <w:szCs w:val="24"/>
        </w:rPr>
        <w:t xml:space="preserve">motor </w:t>
      </w:r>
      <w:r w:rsidRPr="000A61C9">
        <w:rPr>
          <w:rFonts w:ascii="Times New Roman" w:hAnsi="Times New Roman" w:cs="Times New Roman"/>
          <w:iCs/>
          <w:sz w:val="24"/>
          <w:szCs w:val="24"/>
        </w:rPr>
        <w:t>NCV</w:t>
      </w:r>
      <w:r w:rsidR="00656FFC">
        <w:rPr>
          <w:rFonts w:ascii="Times New Roman" w:hAnsi="Times New Roman" w:cs="Times New Roman"/>
          <w:iCs/>
          <w:sz w:val="24"/>
          <w:szCs w:val="24"/>
        </w:rPr>
        <w:t>s</w:t>
      </w:r>
      <w:r w:rsidRPr="000A61C9">
        <w:rPr>
          <w:rFonts w:ascii="Times New Roman" w:hAnsi="Times New Roman" w:cs="Times New Roman"/>
          <w:iCs/>
          <w:sz w:val="24"/>
          <w:szCs w:val="24"/>
        </w:rPr>
        <w:t>, and reduced IENFD</w:t>
      </w:r>
      <w:r w:rsidR="005A33F3" w:rsidRPr="000A61C9">
        <w:rPr>
          <w:rFonts w:ascii="Times New Roman" w:hAnsi="Times New Roman" w:cs="Times New Roman"/>
          <w:iCs/>
          <w:sz w:val="24"/>
          <w:szCs w:val="24"/>
        </w:rPr>
        <w:t xml:space="preserve">, </w:t>
      </w:r>
      <w:r w:rsidR="00506901" w:rsidRPr="000A61C9">
        <w:rPr>
          <w:rFonts w:ascii="Times New Roman" w:hAnsi="Times New Roman" w:cs="Times New Roman"/>
          <w:iCs/>
          <w:sz w:val="24"/>
          <w:szCs w:val="24"/>
        </w:rPr>
        <w:t xml:space="preserve">but </w:t>
      </w:r>
      <w:r w:rsidR="005A33F3" w:rsidRPr="000A61C9">
        <w:rPr>
          <w:rFonts w:ascii="Times New Roman" w:hAnsi="Times New Roman" w:cs="Times New Roman"/>
          <w:iCs/>
          <w:sz w:val="24"/>
          <w:szCs w:val="24"/>
        </w:rPr>
        <w:t>n</w:t>
      </w:r>
      <w:r w:rsidR="007931A3" w:rsidRPr="000A61C9">
        <w:rPr>
          <w:rFonts w:ascii="Times New Roman" w:hAnsi="Times New Roman" w:cs="Times New Roman"/>
          <w:iCs/>
          <w:sz w:val="24"/>
          <w:szCs w:val="24"/>
        </w:rPr>
        <w:t>o significant change</w:t>
      </w:r>
      <w:r w:rsidR="00506901" w:rsidRPr="000A61C9">
        <w:rPr>
          <w:rFonts w:ascii="Times New Roman" w:hAnsi="Times New Roman" w:cs="Times New Roman"/>
          <w:iCs/>
          <w:sz w:val="24"/>
          <w:szCs w:val="24"/>
        </w:rPr>
        <w:t>s</w:t>
      </w:r>
      <w:r w:rsidR="007931A3" w:rsidRPr="000A61C9">
        <w:rPr>
          <w:rFonts w:ascii="Times New Roman" w:hAnsi="Times New Roman" w:cs="Times New Roman"/>
          <w:iCs/>
          <w:sz w:val="24"/>
          <w:szCs w:val="24"/>
        </w:rPr>
        <w:t xml:space="preserve"> in NMJ</w:t>
      </w:r>
      <w:r w:rsidR="005A33F3" w:rsidRPr="000A61C9">
        <w:rPr>
          <w:rFonts w:ascii="Times New Roman" w:hAnsi="Times New Roman" w:cs="Times New Roman"/>
          <w:iCs/>
          <w:sz w:val="24"/>
          <w:szCs w:val="24"/>
        </w:rPr>
        <w:t xml:space="preserve"> </w:t>
      </w:r>
      <w:r w:rsidR="007332A5" w:rsidRPr="000A61C9">
        <w:rPr>
          <w:rFonts w:ascii="Times New Roman" w:hAnsi="Times New Roman" w:cs="Times New Roman"/>
          <w:iCs/>
          <w:sz w:val="24"/>
          <w:szCs w:val="24"/>
        </w:rPr>
        <w:t>integrity (</w:t>
      </w:r>
      <w:r w:rsidR="007332A5" w:rsidRPr="000A61C9">
        <w:rPr>
          <w:rFonts w:ascii="Times New Roman" w:hAnsi="Times New Roman" w:cs="Times New Roman"/>
          <w:b/>
          <w:bCs/>
          <w:iCs/>
          <w:sz w:val="24"/>
          <w:szCs w:val="24"/>
        </w:rPr>
        <w:t>Fig. 2</w:t>
      </w:r>
      <w:r w:rsidR="007332A5" w:rsidRPr="000A61C9">
        <w:rPr>
          <w:rFonts w:ascii="Times New Roman" w:hAnsi="Times New Roman" w:cs="Times New Roman"/>
          <w:iCs/>
          <w:sz w:val="24"/>
          <w:szCs w:val="24"/>
        </w:rPr>
        <w:t>)</w:t>
      </w:r>
      <w:r w:rsidR="007931A3" w:rsidRPr="000A61C9">
        <w:rPr>
          <w:rFonts w:ascii="Times New Roman" w:hAnsi="Times New Roman" w:cs="Times New Roman"/>
          <w:iCs/>
          <w:sz w:val="24"/>
          <w:szCs w:val="24"/>
        </w:rPr>
        <w:t>. DR</w:t>
      </w:r>
      <w:r w:rsidR="005A33F3" w:rsidRPr="000A61C9">
        <w:rPr>
          <w:rFonts w:ascii="Times New Roman" w:hAnsi="Times New Roman" w:cs="Times New Roman"/>
          <w:iCs/>
          <w:sz w:val="24"/>
          <w:szCs w:val="24"/>
        </w:rPr>
        <w:t xml:space="preserve"> effectively </w:t>
      </w:r>
      <w:r w:rsidR="007931A3" w:rsidRPr="000A61C9">
        <w:rPr>
          <w:rFonts w:ascii="Times New Roman" w:hAnsi="Times New Roman" w:cs="Times New Roman"/>
          <w:iCs/>
          <w:sz w:val="24"/>
          <w:szCs w:val="24"/>
        </w:rPr>
        <w:t>restored</w:t>
      </w:r>
      <w:r w:rsidR="000B26DA">
        <w:rPr>
          <w:rFonts w:ascii="Times New Roman" w:hAnsi="Times New Roman" w:cs="Times New Roman"/>
          <w:iCs/>
          <w:sz w:val="24"/>
          <w:szCs w:val="24"/>
        </w:rPr>
        <w:t xml:space="preserve"> all aspects of PN health, including</w:t>
      </w:r>
      <w:r w:rsidR="007931A3" w:rsidRPr="000A61C9">
        <w:rPr>
          <w:rFonts w:ascii="Times New Roman" w:hAnsi="Times New Roman" w:cs="Times New Roman"/>
          <w:iCs/>
          <w:sz w:val="24"/>
          <w:szCs w:val="24"/>
        </w:rPr>
        <w:t xml:space="preserve"> mechanical and thermal sensitivit</w:t>
      </w:r>
      <w:r w:rsidR="000B26DA">
        <w:rPr>
          <w:rFonts w:ascii="Times New Roman" w:hAnsi="Times New Roman" w:cs="Times New Roman"/>
          <w:iCs/>
          <w:sz w:val="24"/>
          <w:szCs w:val="24"/>
        </w:rPr>
        <w:t>ies</w:t>
      </w:r>
      <w:r w:rsidR="007931A3" w:rsidRPr="000A61C9">
        <w:rPr>
          <w:rFonts w:ascii="Times New Roman" w:hAnsi="Times New Roman" w:cs="Times New Roman"/>
          <w:iCs/>
          <w:sz w:val="24"/>
          <w:szCs w:val="24"/>
        </w:rPr>
        <w:t xml:space="preserve">, </w:t>
      </w:r>
      <w:r w:rsidR="000B26DA">
        <w:rPr>
          <w:rFonts w:ascii="Times New Roman" w:hAnsi="Times New Roman" w:cs="Times New Roman"/>
          <w:iCs/>
          <w:sz w:val="24"/>
          <w:szCs w:val="24"/>
        </w:rPr>
        <w:t>sensory</w:t>
      </w:r>
      <w:r w:rsidR="000B26DA" w:rsidRPr="000A61C9">
        <w:rPr>
          <w:rFonts w:ascii="Times New Roman" w:hAnsi="Times New Roman" w:cs="Times New Roman"/>
          <w:iCs/>
          <w:sz w:val="24"/>
          <w:szCs w:val="24"/>
        </w:rPr>
        <w:t xml:space="preserve"> and </w:t>
      </w:r>
      <w:r w:rsidR="000B26DA">
        <w:rPr>
          <w:rFonts w:ascii="Times New Roman" w:hAnsi="Times New Roman" w:cs="Times New Roman"/>
          <w:iCs/>
          <w:sz w:val="24"/>
          <w:szCs w:val="24"/>
        </w:rPr>
        <w:t xml:space="preserve">motor </w:t>
      </w:r>
      <w:r w:rsidR="007931A3" w:rsidRPr="000A61C9">
        <w:rPr>
          <w:rFonts w:ascii="Times New Roman" w:hAnsi="Times New Roman" w:cs="Times New Roman"/>
          <w:iCs/>
          <w:sz w:val="24"/>
          <w:szCs w:val="24"/>
        </w:rPr>
        <w:t>NCV</w:t>
      </w:r>
      <w:r w:rsidR="007D70E7" w:rsidRPr="000A61C9">
        <w:rPr>
          <w:rFonts w:ascii="Times New Roman" w:hAnsi="Times New Roman" w:cs="Times New Roman"/>
          <w:iCs/>
          <w:sz w:val="24"/>
          <w:szCs w:val="24"/>
        </w:rPr>
        <w:t>, and IENFD</w:t>
      </w:r>
      <w:r w:rsidR="004F686F" w:rsidRPr="000A61C9">
        <w:rPr>
          <w:rFonts w:ascii="Times New Roman" w:hAnsi="Times New Roman" w:cs="Times New Roman"/>
          <w:iCs/>
          <w:sz w:val="24"/>
          <w:szCs w:val="24"/>
        </w:rPr>
        <w:t xml:space="preserve">, </w:t>
      </w:r>
      <w:r w:rsidR="00A24B93" w:rsidRPr="000A61C9">
        <w:rPr>
          <w:rFonts w:ascii="Times New Roman" w:hAnsi="Times New Roman" w:cs="Times New Roman"/>
          <w:iCs/>
          <w:sz w:val="24"/>
          <w:szCs w:val="24"/>
        </w:rPr>
        <w:t>without</w:t>
      </w:r>
      <w:r w:rsidR="004F686F" w:rsidRPr="000A61C9">
        <w:rPr>
          <w:rFonts w:ascii="Times New Roman" w:hAnsi="Times New Roman" w:cs="Times New Roman"/>
          <w:iCs/>
          <w:sz w:val="24"/>
          <w:szCs w:val="24"/>
        </w:rPr>
        <w:t xml:space="preserve"> affect</w:t>
      </w:r>
      <w:r w:rsidR="00A24B93" w:rsidRPr="000A61C9">
        <w:rPr>
          <w:rFonts w:ascii="Times New Roman" w:hAnsi="Times New Roman" w:cs="Times New Roman"/>
          <w:iCs/>
          <w:sz w:val="24"/>
          <w:szCs w:val="24"/>
        </w:rPr>
        <w:t>ing</w:t>
      </w:r>
      <w:r w:rsidR="004F686F" w:rsidRPr="000A61C9">
        <w:rPr>
          <w:rFonts w:ascii="Times New Roman" w:hAnsi="Times New Roman" w:cs="Times New Roman"/>
          <w:iCs/>
          <w:sz w:val="24"/>
          <w:szCs w:val="24"/>
        </w:rPr>
        <w:t xml:space="preserve"> NMJ counts (</w:t>
      </w:r>
      <w:r w:rsidR="004F686F" w:rsidRPr="000A61C9">
        <w:rPr>
          <w:rFonts w:ascii="Times New Roman" w:hAnsi="Times New Roman" w:cs="Times New Roman"/>
          <w:b/>
          <w:bCs/>
          <w:iCs/>
          <w:sz w:val="24"/>
          <w:szCs w:val="24"/>
        </w:rPr>
        <w:t>Fig. 2</w:t>
      </w:r>
      <w:r w:rsidR="004F686F" w:rsidRPr="000A61C9">
        <w:rPr>
          <w:rFonts w:ascii="Times New Roman" w:hAnsi="Times New Roman" w:cs="Times New Roman"/>
          <w:iCs/>
          <w:sz w:val="24"/>
          <w:szCs w:val="24"/>
        </w:rPr>
        <w:t>)</w:t>
      </w:r>
      <w:r w:rsidR="007931A3" w:rsidRPr="000A61C9">
        <w:rPr>
          <w:rFonts w:ascii="Times New Roman" w:hAnsi="Times New Roman" w:cs="Times New Roman"/>
          <w:iCs/>
          <w:sz w:val="24"/>
          <w:szCs w:val="24"/>
        </w:rPr>
        <w:t xml:space="preserve">. </w:t>
      </w:r>
      <w:r w:rsidR="005A33F3" w:rsidRPr="000A61C9">
        <w:rPr>
          <w:rFonts w:ascii="Times New Roman" w:hAnsi="Times New Roman" w:cs="Times New Roman"/>
          <w:iCs/>
          <w:sz w:val="24"/>
          <w:szCs w:val="24"/>
        </w:rPr>
        <w:t>Interestingly</w:t>
      </w:r>
      <w:r w:rsidR="007931A3" w:rsidRPr="000A61C9">
        <w:rPr>
          <w:rFonts w:ascii="Times New Roman" w:hAnsi="Times New Roman" w:cs="Times New Roman"/>
          <w:iCs/>
          <w:sz w:val="24"/>
          <w:szCs w:val="24"/>
        </w:rPr>
        <w:t>,</w:t>
      </w:r>
      <w:r w:rsidR="00DD3755" w:rsidRPr="00DD3755">
        <w:rPr>
          <w:rFonts w:ascii="Times New Roman" w:hAnsi="Times New Roman" w:cs="Times New Roman"/>
          <w:iCs/>
          <w:sz w:val="24"/>
          <w:szCs w:val="24"/>
        </w:rPr>
        <w:t xml:space="preserve"> </w:t>
      </w:r>
      <w:r w:rsidR="00DD3755" w:rsidRPr="000A61C9">
        <w:rPr>
          <w:rFonts w:ascii="Times New Roman" w:hAnsi="Times New Roman" w:cs="Times New Roman"/>
          <w:iCs/>
          <w:sz w:val="24"/>
          <w:szCs w:val="24"/>
        </w:rPr>
        <w:t>although</w:t>
      </w:r>
      <w:r w:rsidR="007931A3" w:rsidRPr="000A61C9">
        <w:rPr>
          <w:rFonts w:ascii="Times New Roman" w:hAnsi="Times New Roman" w:cs="Times New Roman"/>
          <w:iCs/>
          <w:sz w:val="24"/>
          <w:szCs w:val="24"/>
        </w:rPr>
        <w:t xml:space="preserve"> </w:t>
      </w:r>
      <w:r w:rsidR="005A33F3" w:rsidRPr="000A61C9">
        <w:rPr>
          <w:rFonts w:ascii="Times New Roman" w:hAnsi="Times New Roman" w:cs="Times New Roman"/>
          <w:iCs/>
          <w:sz w:val="24"/>
          <w:szCs w:val="24"/>
        </w:rPr>
        <w:t>EX</w:t>
      </w:r>
      <w:r w:rsidR="00A24B93" w:rsidRPr="000A61C9">
        <w:rPr>
          <w:rFonts w:ascii="Times New Roman" w:hAnsi="Times New Roman" w:cs="Times New Roman"/>
          <w:iCs/>
          <w:sz w:val="24"/>
          <w:szCs w:val="24"/>
        </w:rPr>
        <w:t xml:space="preserve"> did </w:t>
      </w:r>
      <w:r w:rsidR="005A33F3" w:rsidRPr="000A61C9">
        <w:rPr>
          <w:rFonts w:ascii="Times New Roman" w:hAnsi="Times New Roman" w:cs="Times New Roman"/>
          <w:iCs/>
          <w:sz w:val="24"/>
          <w:szCs w:val="24"/>
        </w:rPr>
        <w:t>not improv</w:t>
      </w:r>
      <w:r w:rsidR="00A24B93" w:rsidRPr="000A61C9">
        <w:rPr>
          <w:rFonts w:ascii="Times New Roman" w:hAnsi="Times New Roman" w:cs="Times New Roman"/>
          <w:iCs/>
          <w:sz w:val="24"/>
          <w:szCs w:val="24"/>
        </w:rPr>
        <w:t>e</w:t>
      </w:r>
      <w:r w:rsidR="007931A3" w:rsidRPr="000A61C9">
        <w:rPr>
          <w:rFonts w:ascii="Times New Roman" w:hAnsi="Times New Roman" w:cs="Times New Roman"/>
          <w:iCs/>
          <w:sz w:val="24"/>
          <w:szCs w:val="24"/>
        </w:rPr>
        <w:t xml:space="preserve"> metabolic profile</w:t>
      </w:r>
      <w:r w:rsidR="00A24B93" w:rsidRPr="000A61C9">
        <w:rPr>
          <w:rFonts w:ascii="Times New Roman" w:hAnsi="Times New Roman" w:cs="Times New Roman"/>
          <w:iCs/>
          <w:sz w:val="24"/>
          <w:szCs w:val="24"/>
        </w:rPr>
        <w:t>s</w:t>
      </w:r>
      <w:r w:rsidR="007931A3" w:rsidRPr="000A61C9">
        <w:rPr>
          <w:rFonts w:ascii="Times New Roman" w:hAnsi="Times New Roman" w:cs="Times New Roman"/>
          <w:iCs/>
          <w:sz w:val="24"/>
          <w:szCs w:val="24"/>
        </w:rPr>
        <w:t xml:space="preserve">, </w:t>
      </w:r>
      <w:r w:rsidR="00DD3755">
        <w:rPr>
          <w:rFonts w:ascii="Times New Roman" w:hAnsi="Times New Roman" w:cs="Times New Roman"/>
          <w:iCs/>
          <w:sz w:val="24"/>
          <w:szCs w:val="24"/>
        </w:rPr>
        <w:t xml:space="preserve">it </w:t>
      </w:r>
      <w:r w:rsidR="007931A3" w:rsidRPr="000A61C9">
        <w:rPr>
          <w:rFonts w:ascii="Times New Roman" w:hAnsi="Times New Roman" w:cs="Times New Roman"/>
          <w:iCs/>
          <w:sz w:val="24"/>
          <w:szCs w:val="24"/>
        </w:rPr>
        <w:t xml:space="preserve">normalized mechanical and thermal </w:t>
      </w:r>
      <w:r w:rsidR="005A33F3" w:rsidRPr="000A61C9">
        <w:rPr>
          <w:rFonts w:ascii="Times New Roman" w:hAnsi="Times New Roman" w:cs="Times New Roman"/>
          <w:iCs/>
          <w:sz w:val="24"/>
          <w:szCs w:val="24"/>
        </w:rPr>
        <w:t>sensitivit</w:t>
      </w:r>
      <w:r w:rsidR="00A24B93" w:rsidRPr="000A61C9">
        <w:rPr>
          <w:rFonts w:ascii="Times New Roman" w:hAnsi="Times New Roman" w:cs="Times New Roman"/>
          <w:iCs/>
          <w:sz w:val="24"/>
          <w:szCs w:val="24"/>
        </w:rPr>
        <w:t>ies</w:t>
      </w:r>
      <w:r w:rsidR="007931A3" w:rsidRPr="000A61C9">
        <w:rPr>
          <w:rFonts w:ascii="Times New Roman" w:hAnsi="Times New Roman" w:cs="Times New Roman"/>
          <w:iCs/>
          <w:sz w:val="24"/>
          <w:szCs w:val="24"/>
        </w:rPr>
        <w:t xml:space="preserve"> and </w:t>
      </w:r>
      <w:r w:rsidR="00DD3755">
        <w:rPr>
          <w:rFonts w:ascii="Times New Roman" w:hAnsi="Times New Roman" w:cs="Times New Roman"/>
          <w:iCs/>
          <w:sz w:val="24"/>
          <w:szCs w:val="24"/>
        </w:rPr>
        <w:t xml:space="preserve">sensory </w:t>
      </w:r>
      <w:r w:rsidR="007931A3" w:rsidRPr="000A61C9">
        <w:rPr>
          <w:rFonts w:ascii="Times New Roman" w:hAnsi="Times New Roman" w:cs="Times New Roman"/>
          <w:iCs/>
          <w:sz w:val="24"/>
          <w:szCs w:val="24"/>
        </w:rPr>
        <w:t xml:space="preserve">NCV and </w:t>
      </w:r>
      <w:r w:rsidR="005A33F3" w:rsidRPr="000A61C9">
        <w:rPr>
          <w:rFonts w:ascii="Times New Roman" w:hAnsi="Times New Roman" w:cs="Times New Roman"/>
          <w:iCs/>
          <w:sz w:val="24"/>
          <w:szCs w:val="24"/>
        </w:rPr>
        <w:t xml:space="preserve">partially </w:t>
      </w:r>
      <w:r w:rsidR="007931A3" w:rsidRPr="000A61C9">
        <w:rPr>
          <w:rFonts w:ascii="Times New Roman" w:hAnsi="Times New Roman" w:cs="Times New Roman"/>
          <w:iCs/>
          <w:sz w:val="24"/>
          <w:szCs w:val="24"/>
        </w:rPr>
        <w:t xml:space="preserve">improved </w:t>
      </w:r>
      <w:r w:rsidR="00DD3755">
        <w:rPr>
          <w:rFonts w:ascii="Times New Roman" w:hAnsi="Times New Roman" w:cs="Times New Roman"/>
          <w:iCs/>
          <w:sz w:val="24"/>
          <w:szCs w:val="24"/>
        </w:rPr>
        <w:t xml:space="preserve">motor </w:t>
      </w:r>
      <w:r w:rsidR="007931A3" w:rsidRPr="000A61C9">
        <w:rPr>
          <w:rFonts w:ascii="Times New Roman" w:hAnsi="Times New Roman" w:cs="Times New Roman"/>
          <w:iCs/>
          <w:sz w:val="24"/>
          <w:szCs w:val="24"/>
        </w:rPr>
        <w:t>NCV</w:t>
      </w:r>
      <w:r w:rsidR="0062147B" w:rsidRPr="000A61C9">
        <w:rPr>
          <w:rFonts w:ascii="Times New Roman" w:hAnsi="Times New Roman" w:cs="Times New Roman"/>
          <w:iCs/>
          <w:sz w:val="24"/>
          <w:szCs w:val="24"/>
        </w:rPr>
        <w:t xml:space="preserve"> (</w:t>
      </w:r>
      <w:r w:rsidR="0062147B" w:rsidRPr="000A61C9">
        <w:rPr>
          <w:rFonts w:ascii="Times New Roman" w:hAnsi="Times New Roman" w:cs="Times New Roman"/>
          <w:b/>
          <w:bCs/>
          <w:iCs/>
          <w:sz w:val="24"/>
          <w:szCs w:val="24"/>
        </w:rPr>
        <w:t>Fig. 2A</w:t>
      </w:r>
      <w:r w:rsidR="00DD3755">
        <w:rPr>
          <w:rFonts w:ascii="Times New Roman" w:hAnsi="Times New Roman" w:cs="Times New Roman"/>
          <w:b/>
          <w:bCs/>
          <w:iCs/>
          <w:sz w:val="24"/>
          <w:szCs w:val="24"/>
        </w:rPr>
        <w:t xml:space="preserve"> </w:t>
      </w:r>
      <w:r w:rsidR="00DD3755">
        <w:rPr>
          <w:rFonts w:ascii="Times New Roman" w:hAnsi="Times New Roman" w:cs="Times New Roman"/>
          <w:iCs/>
          <w:sz w:val="24"/>
          <w:szCs w:val="24"/>
        </w:rPr>
        <w:t xml:space="preserve">to </w:t>
      </w:r>
      <w:r w:rsidR="0062147B" w:rsidRPr="000A61C9">
        <w:rPr>
          <w:rFonts w:ascii="Times New Roman" w:hAnsi="Times New Roman" w:cs="Times New Roman"/>
          <w:b/>
          <w:bCs/>
          <w:iCs/>
          <w:sz w:val="24"/>
          <w:szCs w:val="24"/>
        </w:rPr>
        <w:t>D</w:t>
      </w:r>
      <w:r w:rsidR="0062147B" w:rsidRPr="000A61C9">
        <w:rPr>
          <w:rFonts w:ascii="Times New Roman" w:hAnsi="Times New Roman" w:cs="Times New Roman"/>
          <w:iCs/>
          <w:sz w:val="24"/>
          <w:szCs w:val="24"/>
        </w:rPr>
        <w:t>)</w:t>
      </w:r>
      <w:r w:rsidR="007931A3" w:rsidRPr="000A61C9">
        <w:rPr>
          <w:rFonts w:ascii="Times New Roman" w:hAnsi="Times New Roman" w:cs="Times New Roman"/>
          <w:iCs/>
          <w:sz w:val="24"/>
          <w:szCs w:val="24"/>
        </w:rPr>
        <w:t xml:space="preserve">. </w:t>
      </w:r>
      <w:r w:rsidR="00DD3755">
        <w:rPr>
          <w:rFonts w:ascii="Times New Roman" w:hAnsi="Times New Roman" w:cs="Times New Roman"/>
          <w:iCs/>
          <w:sz w:val="24"/>
          <w:szCs w:val="24"/>
        </w:rPr>
        <w:t xml:space="preserve">The last intervention, DREX, rescued </w:t>
      </w:r>
      <w:r w:rsidR="00DD3755" w:rsidRPr="000A61C9">
        <w:rPr>
          <w:rFonts w:ascii="Times New Roman" w:hAnsi="Times New Roman" w:cs="Times New Roman"/>
          <w:iCs/>
          <w:sz w:val="24"/>
          <w:szCs w:val="24"/>
        </w:rPr>
        <w:t xml:space="preserve">mechanical and thermal sensitivities and </w:t>
      </w:r>
      <w:r w:rsidR="00DD3755">
        <w:rPr>
          <w:rFonts w:ascii="Times New Roman" w:hAnsi="Times New Roman" w:cs="Times New Roman"/>
          <w:iCs/>
          <w:sz w:val="24"/>
          <w:szCs w:val="24"/>
        </w:rPr>
        <w:t xml:space="preserve">sensory </w:t>
      </w:r>
      <w:r w:rsidR="00DD3755" w:rsidRPr="000A61C9">
        <w:rPr>
          <w:rFonts w:ascii="Times New Roman" w:hAnsi="Times New Roman" w:cs="Times New Roman"/>
          <w:iCs/>
          <w:sz w:val="24"/>
          <w:szCs w:val="24"/>
        </w:rPr>
        <w:t xml:space="preserve">and </w:t>
      </w:r>
      <w:r w:rsidR="00DD3755">
        <w:rPr>
          <w:rFonts w:ascii="Times New Roman" w:hAnsi="Times New Roman" w:cs="Times New Roman"/>
          <w:iCs/>
          <w:sz w:val="24"/>
          <w:szCs w:val="24"/>
        </w:rPr>
        <w:t xml:space="preserve">motor </w:t>
      </w:r>
      <w:r w:rsidR="00DD3755" w:rsidRPr="000A61C9">
        <w:rPr>
          <w:rFonts w:ascii="Times New Roman" w:hAnsi="Times New Roman" w:cs="Times New Roman"/>
          <w:iCs/>
          <w:sz w:val="24"/>
          <w:szCs w:val="24"/>
        </w:rPr>
        <w:t>NCV</w:t>
      </w:r>
      <w:r w:rsidR="00DD3755">
        <w:rPr>
          <w:rFonts w:ascii="Times New Roman" w:hAnsi="Times New Roman" w:cs="Times New Roman"/>
          <w:iCs/>
          <w:sz w:val="24"/>
          <w:szCs w:val="24"/>
        </w:rPr>
        <w:t>s. Notably, and in contrast to DR</w:t>
      </w:r>
      <w:r w:rsidR="007931A3" w:rsidRPr="000A61C9">
        <w:rPr>
          <w:rFonts w:ascii="Times New Roman" w:hAnsi="Times New Roman" w:cs="Times New Roman"/>
          <w:iCs/>
          <w:sz w:val="24"/>
          <w:szCs w:val="24"/>
        </w:rPr>
        <w:t>, EX</w:t>
      </w:r>
      <w:del w:id="131" w:author="Feldman, Eva" w:date="2025-11-22T09:04:00Z" w16du:dateUtc="2025-11-22T14:04:00Z">
        <w:r w:rsidR="0075005A" w:rsidDel="00534ACA">
          <w:rPr>
            <w:rFonts w:ascii="Times New Roman" w:hAnsi="Times New Roman" w:cs="Times New Roman"/>
            <w:iCs/>
            <w:sz w:val="24"/>
            <w:szCs w:val="24"/>
          </w:rPr>
          <w:delText>,</w:delText>
        </w:r>
        <w:r w:rsidR="00DD3755" w:rsidDel="00534ACA">
          <w:rPr>
            <w:rFonts w:ascii="Times New Roman" w:hAnsi="Times New Roman" w:cs="Times New Roman"/>
            <w:iCs/>
            <w:sz w:val="24"/>
            <w:szCs w:val="24"/>
          </w:rPr>
          <w:delText xml:space="preserve"> either </w:delText>
        </w:r>
        <w:r w:rsidR="007931A3" w:rsidRPr="000A61C9" w:rsidDel="00534ACA">
          <w:rPr>
            <w:rFonts w:ascii="Times New Roman" w:hAnsi="Times New Roman" w:cs="Times New Roman"/>
            <w:iCs/>
            <w:sz w:val="24"/>
            <w:szCs w:val="24"/>
          </w:rPr>
          <w:delText xml:space="preserve">alone or </w:delText>
        </w:r>
        <w:r w:rsidR="00DD3755" w:rsidDel="00534ACA">
          <w:rPr>
            <w:rFonts w:ascii="Times New Roman" w:hAnsi="Times New Roman" w:cs="Times New Roman"/>
            <w:iCs/>
            <w:sz w:val="24"/>
            <w:szCs w:val="24"/>
          </w:rPr>
          <w:delText>in the combined DREX group,</w:delText>
        </w:r>
        <w:r w:rsidR="007931A3" w:rsidRPr="000A61C9" w:rsidDel="00534ACA">
          <w:rPr>
            <w:rFonts w:ascii="Times New Roman" w:hAnsi="Times New Roman" w:cs="Times New Roman"/>
            <w:iCs/>
            <w:sz w:val="24"/>
            <w:szCs w:val="24"/>
          </w:rPr>
          <w:delText xml:space="preserve"> </w:delText>
        </w:r>
        <w:r w:rsidR="00DD3755" w:rsidDel="00534ACA">
          <w:rPr>
            <w:rFonts w:ascii="Times New Roman" w:hAnsi="Times New Roman" w:cs="Times New Roman"/>
            <w:iCs/>
            <w:sz w:val="24"/>
            <w:szCs w:val="24"/>
          </w:rPr>
          <w:delText>could</w:delText>
        </w:r>
      </w:del>
      <w:ins w:id="132" w:author="Feldman, Eva" w:date="2025-11-22T09:04:00Z" w16du:dateUtc="2025-11-22T14:04:00Z">
        <w:r w:rsidR="00534ACA">
          <w:rPr>
            <w:rFonts w:ascii="Times New Roman" w:hAnsi="Times New Roman" w:cs="Times New Roman"/>
            <w:iCs/>
            <w:sz w:val="24"/>
            <w:szCs w:val="24"/>
          </w:rPr>
          <w:t xml:space="preserve"> did</w:t>
        </w:r>
      </w:ins>
      <w:r w:rsidR="00DD3755">
        <w:rPr>
          <w:rFonts w:ascii="Times New Roman" w:hAnsi="Times New Roman" w:cs="Times New Roman"/>
          <w:iCs/>
          <w:sz w:val="24"/>
          <w:szCs w:val="24"/>
        </w:rPr>
        <w:t xml:space="preserve"> not improve </w:t>
      </w:r>
      <w:del w:id="133" w:author="Feldman, Eva" w:date="2025-11-22T09:06:00Z" w16du:dateUtc="2025-11-22T14:06:00Z">
        <w:r w:rsidR="00DD3755" w:rsidDel="00A15BF1">
          <w:rPr>
            <w:rFonts w:ascii="Times New Roman" w:hAnsi="Times New Roman" w:cs="Times New Roman"/>
            <w:iCs/>
            <w:sz w:val="24"/>
            <w:szCs w:val="24"/>
          </w:rPr>
          <w:delText>footpad</w:delText>
        </w:r>
        <w:r w:rsidR="00DD3755" w:rsidRPr="000A61C9" w:rsidDel="00A15BF1">
          <w:rPr>
            <w:rFonts w:ascii="Times New Roman" w:hAnsi="Times New Roman" w:cs="Times New Roman"/>
            <w:iCs/>
            <w:sz w:val="24"/>
            <w:szCs w:val="24"/>
          </w:rPr>
          <w:delText xml:space="preserve"> cutaneous innervation</w:delText>
        </w:r>
      </w:del>
      <w:ins w:id="134" w:author="Feldman, Eva" w:date="2025-11-22T09:06:00Z" w16du:dateUtc="2025-11-22T14:06:00Z">
        <w:r w:rsidR="00A15BF1">
          <w:rPr>
            <w:rFonts w:ascii="Times New Roman" w:hAnsi="Times New Roman" w:cs="Times New Roman"/>
            <w:iCs/>
            <w:sz w:val="24"/>
            <w:szCs w:val="24"/>
          </w:rPr>
          <w:t>footpad IENFD</w:t>
        </w:r>
      </w:ins>
      <w:ins w:id="135" w:author="Feldman, Eva" w:date="2025-11-22T09:05:00Z" w16du:dateUtc="2025-11-22T14:05:00Z">
        <w:r w:rsidR="00EB1615">
          <w:rPr>
            <w:rFonts w:ascii="Times New Roman" w:hAnsi="Times New Roman" w:cs="Times New Roman"/>
            <w:iCs/>
            <w:sz w:val="24"/>
            <w:szCs w:val="24"/>
          </w:rPr>
          <w:t xml:space="preserve"> either as a single intervention or as part of DREX</w:t>
        </w:r>
      </w:ins>
      <w:r w:rsidR="00DD3755">
        <w:rPr>
          <w:rFonts w:ascii="Times New Roman" w:hAnsi="Times New Roman" w:cs="Times New Roman"/>
          <w:iCs/>
          <w:sz w:val="24"/>
          <w:szCs w:val="24"/>
        </w:rPr>
        <w:t xml:space="preserve">, </w:t>
      </w:r>
      <w:r w:rsidR="0075005A">
        <w:rPr>
          <w:rFonts w:ascii="Times New Roman" w:hAnsi="Times New Roman" w:cs="Times New Roman"/>
          <w:iCs/>
          <w:sz w:val="24"/>
          <w:szCs w:val="24"/>
        </w:rPr>
        <w:t>and</w:t>
      </w:r>
      <w:r w:rsidR="00DD3755">
        <w:rPr>
          <w:rFonts w:ascii="Times New Roman" w:hAnsi="Times New Roman" w:cs="Times New Roman"/>
          <w:iCs/>
          <w:sz w:val="24"/>
          <w:szCs w:val="24"/>
        </w:rPr>
        <w:t xml:space="preserve"> in fact </w:t>
      </w:r>
      <w:r w:rsidR="0075005A">
        <w:rPr>
          <w:rFonts w:ascii="Times New Roman" w:hAnsi="Times New Roman" w:cs="Times New Roman"/>
          <w:iCs/>
          <w:sz w:val="24"/>
          <w:szCs w:val="24"/>
        </w:rPr>
        <w:t xml:space="preserve">even </w:t>
      </w:r>
      <w:r w:rsidR="00DD3755">
        <w:rPr>
          <w:rFonts w:ascii="Times New Roman" w:hAnsi="Times New Roman" w:cs="Times New Roman"/>
          <w:iCs/>
          <w:sz w:val="24"/>
          <w:szCs w:val="24"/>
        </w:rPr>
        <w:t xml:space="preserve">worsened </w:t>
      </w:r>
      <w:del w:id="136" w:author="Feldman, Eva" w:date="2025-11-22T09:07:00Z" w16du:dateUtc="2025-11-22T14:07:00Z">
        <w:r w:rsidR="0075005A" w:rsidDel="00A15BF1">
          <w:rPr>
            <w:rFonts w:ascii="Times New Roman" w:hAnsi="Times New Roman" w:cs="Times New Roman"/>
            <w:iCs/>
            <w:sz w:val="24"/>
            <w:szCs w:val="24"/>
          </w:rPr>
          <w:delText xml:space="preserve">it </w:delText>
        </w:r>
      </w:del>
      <w:ins w:id="137" w:author="Feldman, Eva" w:date="2025-11-22T09:07:00Z" w16du:dateUtc="2025-11-22T14:07:00Z">
        <w:r w:rsidR="00A15BF1">
          <w:rPr>
            <w:rFonts w:ascii="Times New Roman" w:hAnsi="Times New Roman" w:cs="Times New Roman"/>
            <w:iCs/>
            <w:sz w:val="24"/>
            <w:szCs w:val="24"/>
          </w:rPr>
          <w:t xml:space="preserve">footpad innervation </w:t>
        </w:r>
      </w:ins>
      <w:r w:rsidR="00DD3755">
        <w:rPr>
          <w:rFonts w:ascii="Times New Roman" w:hAnsi="Times New Roman" w:cs="Times New Roman"/>
          <w:iCs/>
          <w:sz w:val="24"/>
          <w:szCs w:val="24"/>
        </w:rPr>
        <w:t xml:space="preserve">relative to HFD </w:t>
      </w:r>
      <w:r w:rsidR="00DD3755" w:rsidRPr="000A61C9">
        <w:rPr>
          <w:rFonts w:ascii="Times New Roman" w:hAnsi="Times New Roman" w:cs="Times New Roman"/>
          <w:iCs/>
          <w:sz w:val="24"/>
          <w:szCs w:val="24"/>
        </w:rPr>
        <w:t>(</w:t>
      </w:r>
      <w:r w:rsidR="00DD3755" w:rsidRPr="000A61C9">
        <w:rPr>
          <w:rFonts w:ascii="Times New Roman" w:hAnsi="Times New Roman" w:cs="Times New Roman"/>
          <w:b/>
          <w:bCs/>
          <w:iCs/>
          <w:sz w:val="24"/>
          <w:szCs w:val="24"/>
        </w:rPr>
        <w:t>Fig. 2E</w:t>
      </w:r>
      <w:del w:id="138" w:author="Feldman, Eva" w:date="2025-11-22T09:05:00Z" w16du:dateUtc="2025-11-22T14:05:00Z">
        <w:r w:rsidR="00DD3755" w:rsidRPr="000A61C9" w:rsidDel="00EB1615">
          <w:rPr>
            <w:rFonts w:ascii="Times New Roman" w:hAnsi="Times New Roman" w:cs="Times New Roman"/>
            <w:iCs/>
            <w:sz w:val="24"/>
            <w:szCs w:val="24"/>
          </w:rPr>
          <w:delText>)</w:delText>
        </w:r>
        <w:r w:rsidR="00DD3755" w:rsidDel="00EB1615">
          <w:rPr>
            <w:rFonts w:ascii="Times New Roman" w:hAnsi="Times New Roman" w:cs="Times New Roman"/>
            <w:iCs/>
            <w:sz w:val="24"/>
            <w:szCs w:val="24"/>
          </w:rPr>
          <w:delText xml:space="preserve">, </w:delText>
        </w:r>
      </w:del>
      <w:ins w:id="139" w:author="Feldman, Eva" w:date="2025-11-22T09:05:00Z" w16du:dateUtc="2025-11-22T14:05:00Z">
        <w:r w:rsidR="00EB1615" w:rsidRPr="000A61C9">
          <w:rPr>
            <w:rFonts w:ascii="Times New Roman" w:hAnsi="Times New Roman" w:cs="Times New Roman"/>
            <w:iCs/>
            <w:sz w:val="24"/>
            <w:szCs w:val="24"/>
          </w:rPr>
          <w:t>)</w:t>
        </w:r>
        <w:r w:rsidR="00EB1615">
          <w:rPr>
            <w:rFonts w:ascii="Times New Roman" w:hAnsi="Times New Roman" w:cs="Times New Roman"/>
            <w:iCs/>
            <w:sz w:val="24"/>
            <w:szCs w:val="24"/>
          </w:rPr>
          <w:t>.</w:t>
        </w:r>
        <w:r w:rsidR="00AC3746">
          <w:rPr>
            <w:rFonts w:ascii="Times New Roman" w:hAnsi="Times New Roman" w:cs="Times New Roman"/>
            <w:iCs/>
            <w:sz w:val="24"/>
            <w:szCs w:val="24"/>
          </w:rPr>
          <w:t xml:space="preserve"> This</w:t>
        </w:r>
      </w:ins>
      <w:ins w:id="140" w:author="Feldman, Eva" w:date="2025-11-22T09:06:00Z" w16du:dateUtc="2025-11-22T14:06:00Z">
        <w:r w:rsidR="00AC3746">
          <w:rPr>
            <w:rFonts w:ascii="Times New Roman" w:hAnsi="Times New Roman" w:cs="Times New Roman"/>
            <w:iCs/>
            <w:sz w:val="24"/>
            <w:szCs w:val="24"/>
          </w:rPr>
          <w:t xml:space="preserve"> result was anticipated as EX on the running wheel </w:t>
        </w:r>
      </w:ins>
      <w:ins w:id="141" w:author="Feldman, Eva" w:date="2025-11-22T09:07:00Z" w16du:dateUtc="2025-11-22T14:07:00Z">
        <w:r w:rsidR="00677FAE">
          <w:rPr>
            <w:rFonts w:ascii="Times New Roman" w:hAnsi="Times New Roman" w:cs="Times New Roman"/>
            <w:iCs/>
            <w:sz w:val="24"/>
            <w:szCs w:val="24"/>
          </w:rPr>
          <w:t xml:space="preserve">mediates small fiber loss due to </w:t>
        </w:r>
        <w:r w:rsidR="00D42DB2">
          <w:rPr>
            <w:rFonts w:ascii="Times New Roman" w:hAnsi="Times New Roman" w:cs="Times New Roman"/>
            <w:iCs/>
            <w:sz w:val="24"/>
            <w:szCs w:val="24"/>
          </w:rPr>
          <w:t>continuous</w:t>
        </w:r>
      </w:ins>
      <w:ins w:id="142" w:author="Feldman, Eva" w:date="2025-11-22T09:08:00Z" w16du:dateUtc="2025-11-22T14:08:00Z">
        <w:r w:rsidR="00414C7F">
          <w:rPr>
            <w:rFonts w:ascii="Times New Roman" w:hAnsi="Times New Roman" w:cs="Times New Roman"/>
            <w:iCs/>
            <w:sz w:val="24"/>
            <w:szCs w:val="24"/>
          </w:rPr>
          <w:t xml:space="preserve"> increased footpad pressure (REF), </w:t>
        </w:r>
        <w:proofErr w:type="gramStart"/>
        <w:r w:rsidR="00414C7F">
          <w:rPr>
            <w:rFonts w:ascii="Times New Roman" w:hAnsi="Times New Roman" w:cs="Times New Roman"/>
            <w:iCs/>
            <w:sz w:val="24"/>
            <w:szCs w:val="24"/>
          </w:rPr>
          <w:t>similar to</w:t>
        </w:r>
        <w:proofErr w:type="gramEnd"/>
        <w:r w:rsidR="00414C7F">
          <w:rPr>
            <w:rFonts w:ascii="Times New Roman" w:hAnsi="Times New Roman" w:cs="Times New Roman"/>
            <w:iCs/>
            <w:sz w:val="24"/>
            <w:szCs w:val="24"/>
          </w:rPr>
          <w:t xml:space="preserve"> what is observed in </w:t>
        </w:r>
      </w:ins>
      <w:ins w:id="143" w:author="Feldman, Eva" w:date="2025-11-22T09:16:00Z" w16du:dateUtc="2025-11-22T14:16:00Z">
        <w:r w:rsidR="00E93DE0">
          <w:rPr>
            <w:rFonts w:ascii="Times New Roman" w:hAnsi="Times New Roman" w:cs="Times New Roman"/>
            <w:iCs/>
            <w:sz w:val="24"/>
            <w:szCs w:val="24"/>
          </w:rPr>
          <w:t>long distance runners</w:t>
        </w:r>
      </w:ins>
      <w:ins w:id="144" w:author="Feldman, Eva" w:date="2025-11-22T09:08:00Z" w16du:dateUtc="2025-11-22T14:08:00Z">
        <w:r w:rsidR="00414C7F">
          <w:rPr>
            <w:rFonts w:ascii="Times New Roman" w:hAnsi="Times New Roman" w:cs="Times New Roman"/>
            <w:iCs/>
            <w:sz w:val="24"/>
            <w:szCs w:val="24"/>
          </w:rPr>
          <w:t xml:space="preserve"> (</w:t>
        </w:r>
      </w:ins>
      <w:ins w:id="145" w:author="Feldman, Eva" w:date="2025-11-22T09:09:00Z" w16du:dateUtc="2025-11-22T14:09:00Z">
        <w:r w:rsidR="00414C7F">
          <w:rPr>
            <w:rFonts w:ascii="Times New Roman" w:hAnsi="Times New Roman" w:cs="Times New Roman"/>
            <w:iCs/>
            <w:sz w:val="24"/>
            <w:szCs w:val="24"/>
          </w:rPr>
          <w:t>PMID</w:t>
        </w:r>
      </w:ins>
      <w:ins w:id="146" w:author="Feldman, Eva" w:date="2025-11-22T09:16:00Z" w16du:dateUtc="2025-11-22T14:16:00Z">
        <w:r w:rsidR="00E93DE0">
          <w:rPr>
            <w:rFonts w:ascii="Times New Roman" w:hAnsi="Times New Roman" w:cs="Times New Roman"/>
            <w:iCs/>
            <w:sz w:val="24"/>
            <w:szCs w:val="24"/>
          </w:rPr>
          <w:t>3035293)</w:t>
        </w:r>
      </w:ins>
      <w:ins w:id="147" w:author="Feldman, Eva" w:date="2025-11-22T09:17:00Z" w16du:dateUtc="2025-11-22T14:17:00Z">
        <w:r w:rsidR="0024513B">
          <w:rPr>
            <w:rFonts w:ascii="Times New Roman" w:hAnsi="Times New Roman" w:cs="Times New Roman"/>
            <w:iCs/>
            <w:sz w:val="24"/>
            <w:szCs w:val="24"/>
          </w:rPr>
          <w:t>. EX did</w:t>
        </w:r>
      </w:ins>
      <w:del w:id="148" w:author="Feldman, Eva" w:date="2025-11-22T09:17:00Z" w16du:dateUtc="2025-11-22T14:17:00Z">
        <w:r w:rsidR="0075005A" w:rsidDel="0024513B">
          <w:rPr>
            <w:rFonts w:ascii="Times New Roman" w:hAnsi="Times New Roman" w:cs="Times New Roman"/>
            <w:iCs/>
            <w:sz w:val="24"/>
            <w:szCs w:val="24"/>
          </w:rPr>
          <w:delText>although it</w:delText>
        </w:r>
      </w:del>
      <w:r w:rsidR="00DD3755" w:rsidRPr="000A61C9">
        <w:rPr>
          <w:rFonts w:ascii="Times New Roman" w:hAnsi="Times New Roman" w:cs="Times New Roman"/>
          <w:iCs/>
          <w:sz w:val="24"/>
          <w:szCs w:val="24"/>
        </w:rPr>
        <w:t xml:space="preserve"> </w:t>
      </w:r>
      <w:r w:rsidR="007931A3" w:rsidRPr="000A61C9">
        <w:rPr>
          <w:rFonts w:ascii="Times New Roman" w:hAnsi="Times New Roman" w:cs="Times New Roman"/>
          <w:iCs/>
          <w:sz w:val="24"/>
          <w:szCs w:val="24"/>
        </w:rPr>
        <w:t>increase</w:t>
      </w:r>
      <w:del w:id="149" w:author="Feldman, Eva" w:date="2025-11-22T09:17:00Z" w16du:dateUtc="2025-11-22T14:17:00Z">
        <w:r w:rsidR="007931A3" w:rsidRPr="000A61C9" w:rsidDel="003600F0">
          <w:rPr>
            <w:rFonts w:ascii="Times New Roman" w:hAnsi="Times New Roman" w:cs="Times New Roman"/>
            <w:iCs/>
            <w:sz w:val="24"/>
            <w:szCs w:val="24"/>
          </w:rPr>
          <w:delText>d</w:delText>
        </w:r>
      </w:del>
      <w:r w:rsidR="007931A3" w:rsidRPr="000A61C9">
        <w:rPr>
          <w:rFonts w:ascii="Times New Roman" w:hAnsi="Times New Roman" w:cs="Times New Roman"/>
          <w:iCs/>
          <w:sz w:val="24"/>
          <w:szCs w:val="24"/>
        </w:rPr>
        <w:t xml:space="preserve"> innervated </w:t>
      </w:r>
      <w:ins w:id="150" w:author="Feldman, Eva" w:date="2025-11-22T09:17:00Z" w16du:dateUtc="2025-11-22T14:17:00Z">
        <w:r w:rsidR="00F444D2">
          <w:rPr>
            <w:rFonts w:ascii="Times New Roman" w:hAnsi="Times New Roman" w:cs="Times New Roman"/>
            <w:iCs/>
            <w:sz w:val="24"/>
            <w:szCs w:val="24"/>
          </w:rPr>
          <w:t xml:space="preserve">motor </w:t>
        </w:r>
      </w:ins>
      <w:del w:id="151" w:author="Feldman, Eva" w:date="2025-11-22T09:18:00Z" w16du:dateUtc="2025-11-22T14:18:00Z">
        <w:r w:rsidR="007931A3" w:rsidRPr="000A61C9" w:rsidDel="00F444D2">
          <w:rPr>
            <w:rFonts w:ascii="Times New Roman" w:hAnsi="Times New Roman" w:cs="Times New Roman"/>
            <w:iCs/>
            <w:sz w:val="24"/>
            <w:szCs w:val="24"/>
          </w:rPr>
          <w:delText>endplate</w:delText>
        </w:r>
        <w:r w:rsidR="00A24B93" w:rsidRPr="000A61C9" w:rsidDel="00F444D2">
          <w:rPr>
            <w:rFonts w:ascii="Times New Roman" w:hAnsi="Times New Roman" w:cs="Times New Roman"/>
            <w:iCs/>
            <w:sz w:val="24"/>
            <w:szCs w:val="24"/>
          </w:rPr>
          <w:delText xml:space="preserve"> count</w:delText>
        </w:r>
        <w:r w:rsidR="007931A3" w:rsidRPr="000A61C9" w:rsidDel="00F444D2">
          <w:rPr>
            <w:rFonts w:ascii="Times New Roman" w:hAnsi="Times New Roman" w:cs="Times New Roman"/>
            <w:iCs/>
            <w:sz w:val="24"/>
            <w:szCs w:val="24"/>
          </w:rPr>
          <w:delText>s</w:delText>
        </w:r>
      </w:del>
      <w:ins w:id="152" w:author="Feldman, Eva" w:date="2025-11-22T09:18:00Z" w16du:dateUtc="2025-11-22T14:18:00Z">
        <w:r w:rsidR="00F444D2">
          <w:rPr>
            <w:rFonts w:ascii="Times New Roman" w:hAnsi="Times New Roman" w:cs="Times New Roman"/>
            <w:iCs/>
            <w:sz w:val="24"/>
            <w:szCs w:val="24"/>
          </w:rPr>
          <w:t>endplates</w:t>
        </w:r>
      </w:ins>
      <w:r w:rsidR="00F841C8" w:rsidRPr="000A61C9">
        <w:rPr>
          <w:rFonts w:ascii="Times New Roman" w:hAnsi="Times New Roman" w:cs="Times New Roman"/>
          <w:iCs/>
          <w:sz w:val="24"/>
          <w:szCs w:val="24"/>
        </w:rPr>
        <w:t xml:space="preserve"> </w:t>
      </w:r>
      <w:r w:rsidR="0075005A" w:rsidRPr="000A61C9">
        <w:rPr>
          <w:rFonts w:ascii="Times New Roman" w:hAnsi="Times New Roman" w:cs="Times New Roman"/>
          <w:iCs/>
          <w:sz w:val="24"/>
          <w:szCs w:val="24"/>
        </w:rPr>
        <w:t xml:space="preserve">versus HFD </w:t>
      </w:r>
      <w:r w:rsidR="00F841C8" w:rsidRPr="000A61C9">
        <w:rPr>
          <w:rFonts w:ascii="Times New Roman" w:hAnsi="Times New Roman" w:cs="Times New Roman"/>
          <w:iCs/>
          <w:sz w:val="24"/>
          <w:szCs w:val="24"/>
        </w:rPr>
        <w:t>(</w:t>
      </w:r>
      <w:r w:rsidR="00F841C8" w:rsidRPr="000A61C9">
        <w:rPr>
          <w:rFonts w:ascii="Times New Roman" w:hAnsi="Times New Roman" w:cs="Times New Roman"/>
          <w:b/>
          <w:bCs/>
          <w:iCs/>
          <w:sz w:val="24"/>
          <w:szCs w:val="24"/>
        </w:rPr>
        <w:t>Fig. 2F</w:t>
      </w:r>
      <w:r w:rsidR="00F841C8" w:rsidRPr="000A61C9">
        <w:rPr>
          <w:rFonts w:ascii="Times New Roman" w:hAnsi="Times New Roman" w:cs="Times New Roman"/>
          <w:iCs/>
          <w:sz w:val="24"/>
          <w:szCs w:val="24"/>
        </w:rPr>
        <w:t>)</w:t>
      </w:r>
      <w:ins w:id="153" w:author="Feldman, Eva" w:date="2025-11-22T09:17:00Z" w16du:dateUtc="2025-11-22T14:17:00Z">
        <w:r w:rsidR="003600F0">
          <w:rPr>
            <w:rFonts w:ascii="Times New Roman" w:hAnsi="Times New Roman" w:cs="Times New Roman"/>
            <w:iCs/>
            <w:sz w:val="24"/>
            <w:szCs w:val="24"/>
          </w:rPr>
          <w:t>, a result that also parallel</w:t>
        </w:r>
      </w:ins>
      <w:ins w:id="154" w:author="Feldman, Eva" w:date="2025-11-22T09:18:00Z" w16du:dateUtc="2025-11-22T14:18:00Z">
        <w:r w:rsidR="00F444D2">
          <w:rPr>
            <w:rFonts w:ascii="Times New Roman" w:hAnsi="Times New Roman" w:cs="Times New Roman"/>
            <w:iCs/>
            <w:sz w:val="24"/>
            <w:szCs w:val="24"/>
          </w:rPr>
          <w:t>s what is observed in human (PMID</w:t>
        </w:r>
      </w:ins>
      <w:ins w:id="155" w:author="Feldman, Eva" w:date="2025-11-22T09:20:00Z" w16du:dateUtc="2025-11-22T14:20:00Z">
        <w:r w:rsidR="00343702">
          <w:rPr>
            <w:rFonts w:ascii="Times New Roman" w:hAnsi="Times New Roman" w:cs="Times New Roman"/>
            <w:iCs/>
            <w:sz w:val="24"/>
            <w:szCs w:val="24"/>
          </w:rPr>
          <w:t>3530</w:t>
        </w:r>
        <w:r w:rsidR="009A0358">
          <w:rPr>
            <w:rFonts w:ascii="Times New Roman" w:hAnsi="Times New Roman" w:cs="Times New Roman"/>
            <w:iCs/>
            <w:sz w:val="24"/>
            <w:szCs w:val="24"/>
          </w:rPr>
          <w:t>4791)</w:t>
        </w:r>
      </w:ins>
      <w:r w:rsidR="007931A3" w:rsidRPr="000A61C9">
        <w:rPr>
          <w:rFonts w:ascii="Times New Roman" w:hAnsi="Times New Roman" w:cs="Times New Roman"/>
          <w:iCs/>
          <w:sz w:val="24"/>
          <w:szCs w:val="24"/>
        </w:rPr>
        <w:t xml:space="preserve">. </w:t>
      </w:r>
      <w:r w:rsidR="00F841C8" w:rsidRPr="000A61C9">
        <w:rPr>
          <w:rFonts w:ascii="Times New Roman" w:hAnsi="Times New Roman" w:cs="Times New Roman"/>
          <w:iCs/>
          <w:sz w:val="24"/>
          <w:szCs w:val="24"/>
        </w:rPr>
        <w:t>In summary, DR restored both nerve function and cutaneous innervation, while EX</w:t>
      </w:r>
      <w:r w:rsidR="0075005A">
        <w:rPr>
          <w:rFonts w:ascii="Times New Roman" w:hAnsi="Times New Roman" w:cs="Times New Roman"/>
          <w:iCs/>
          <w:sz w:val="24"/>
          <w:szCs w:val="24"/>
        </w:rPr>
        <w:t xml:space="preserve"> and DREX</w:t>
      </w:r>
      <w:r w:rsidR="00F841C8" w:rsidRPr="000A61C9">
        <w:rPr>
          <w:rFonts w:ascii="Times New Roman" w:hAnsi="Times New Roman" w:cs="Times New Roman"/>
          <w:iCs/>
          <w:sz w:val="24"/>
          <w:szCs w:val="24"/>
        </w:rPr>
        <w:t xml:space="preserve"> improved nerve function and NMJ integrity but did not restore cutaneous innervation.</w:t>
      </w:r>
    </w:p>
    <w:p w14:paraId="19758715" w14:textId="77777777" w:rsidR="006407CF" w:rsidRPr="000A61C9" w:rsidRDefault="006407CF" w:rsidP="000A61C9">
      <w:pPr>
        <w:spacing w:before="120" w:after="0" w:line="240" w:lineRule="auto"/>
        <w:rPr>
          <w:rFonts w:ascii="Times New Roman" w:hAnsi="Times New Roman" w:cs="Times New Roman"/>
          <w:b/>
          <w:bCs/>
          <w:sz w:val="24"/>
          <w:szCs w:val="24"/>
        </w:rPr>
      </w:pPr>
    </w:p>
    <w:p w14:paraId="3D632225" w14:textId="7480B08F" w:rsidR="00A32FAE" w:rsidRPr="006A41D7" w:rsidRDefault="00A32FAE" w:rsidP="000A61C9">
      <w:pPr>
        <w:spacing w:before="120" w:after="0" w:line="240" w:lineRule="auto"/>
        <w:outlineLvl w:val="1"/>
        <w:rPr>
          <w:rFonts w:ascii="Times New Roman" w:hAnsi="Times New Roman" w:cs="Times New Roman"/>
          <w:b/>
          <w:bCs/>
          <w:sz w:val="24"/>
          <w:szCs w:val="24"/>
        </w:rPr>
      </w:pPr>
      <w:r w:rsidRPr="006A41D7">
        <w:rPr>
          <w:rFonts w:ascii="Times New Roman" w:hAnsi="Times New Roman" w:cs="Times New Roman"/>
          <w:b/>
          <w:bCs/>
          <w:sz w:val="24"/>
          <w:szCs w:val="24"/>
        </w:rPr>
        <w:t>DR</w:t>
      </w:r>
      <w:r w:rsidR="00AC4B1A" w:rsidRPr="006A41D7">
        <w:rPr>
          <w:rFonts w:ascii="Times New Roman" w:hAnsi="Times New Roman" w:cs="Times New Roman"/>
          <w:b/>
          <w:bCs/>
          <w:sz w:val="24"/>
          <w:szCs w:val="24"/>
        </w:rPr>
        <w:t>,</w:t>
      </w:r>
      <w:r w:rsidR="00AC4B1A" w:rsidRPr="006A41D7" w:rsidDel="00257A1E">
        <w:rPr>
          <w:rFonts w:ascii="Times New Roman" w:hAnsi="Times New Roman" w:cs="Times New Roman"/>
          <w:b/>
          <w:bCs/>
          <w:sz w:val="24"/>
          <w:szCs w:val="24"/>
        </w:rPr>
        <w:t xml:space="preserve"> </w:t>
      </w:r>
      <w:r w:rsidR="00AC4B1A" w:rsidRPr="006A41D7">
        <w:rPr>
          <w:rFonts w:ascii="Times New Roman" w:hAnsi="Times New Roman" w:cs="Times New Roman"/>
          <w:b/>
          <w:bCs/>
          <w:sz w:val="24"/>
          <w:szCs w:val="24"/>
        </w:rPr>
        <w:t>EX, and DREX</w:t>
      </w:r>
      <w:r w:rsidRPr="006A41D7">
        <w:rPr>
          <w:rFonts w:ascii="Times New Roman" w:hAnsi="Times New Roman" w:cs="Times New Roman"/>
          <w:b/>
          <w:bCs/>
          <w:sz w:val="24"/>
          <w:szCs w:val="24"/>
        </w:rPr>
        <w:t xml:space="preserve"> modify </w:t>
      </w:r>
      <w:r w:rsidR="008E63DF" w:rsidRPr="006A41D7">
        <w:rPr>
          <w:rFonts w:ascii="Times New Roman" w:hAnsi="Times New Roman" w:cs="Times New Roman"/>
          <w:b/>
          <w:bCs/>
          <w:sz w:val="24"/>
          <w:szCs w:val="24"/>
        </w:rPr>
        <w:t>glial diversity</w:t>
      </w:r>
      <w:r w:rsidRPr="006A41D7">
        <w:rPr>
          <w:rFonts w:ascii="Times New Roman" w:hAnsi="Times New Roman" w:cs="Times New Roman"/>
          <w:b/>
          <w:bCs/>
          <w:sz w:val="24"/>
          <w:szCs w:val="24"/>
        </w:rPr>
        <w:t xml:space="preserve"> </w:t>
      </w:r>
      <w:r w:rsidR="00AC4B1A" w:rsidRPr="006A41D7">
        <w:rPr>
          <w:rFonts w:ascii="Times New Roman" w:hAnsi="Times New Roman" w:cs="Times New Roman"/>
          <w:b/>
          <w:bCs/>
          <w:sz w:val="24"/>
          <w:szCs w:val="24"/>
        </w:rPr>
        <w:t>in sciatic</w:t>
      </w:r>
      <w:r w:rsidRPr="006A41D7">
        <w:rPr>
          <w:rFonts w:ascii="Times New Roman" w:hAnsi="Times New Roman" w:cs="Times New Roman"/>
          <w:b/>
          <w:bCs/>
          <w:sz w:val="24"/>
          <w:szCs w:val="24"/>
        </w:rPr>
        <w:t xml:space="preserve"> </w:t>
      </w:r>
      <w:r w:rsidR="008E63DF" w:rsidRPr="006A41D7">
        <w:rPr>
          <w:rFonts w:ascii="Times New Roman" w:hAnsi="Times New Roman" w:cs="Times New Roman"/>
          <w:b/>
          <w:bCs/>
          <w:sz w:val="24"/>
          <w:szCs w:val="24"/>
        </w:rPr>
        <w:t>n</w:t>
      </w:r>
      <w:r w:rsidRPr="006A41D7">
        <w:rPr>
          <w:rFonts w:ascii="Times New Roman" w:hAnsi="Times New Roman" w:cs="Times New Roman"/>
          <w:b/>
          <w:bCs/>
          <w:sz w:val="24"/>
          <w:szCs w:val="24"/>
        </w:rPr>
        <w:t>erve</w:t>
      </w:r>
    </w:p>
    <w:p w14:paraId="6E92EB3A" w14:textId="5C66162E" w:rsidR="006407CF" w:rsidRPr="000A61C9" w:rsidRDefault="00AC4B1A" w:rsidP="000A61C9">
      <w:pPr>
        <w:spacing w:before="120" w:after="0" w:line="240" w:lineRule="auto"/>
        <w:rPr>
          <w:rFonts w:ascii="Times New Roman" w:hAnsi="Times New Roman" w:cs="Times New Roman"/>
          <w:sz w:val="24"/>
          <w:szCs w:val="24"/>
        </w:rPr>
      </w:pPr>
      <w:r w:rsidRPr="00AC4B1A">
        <w:rPr>
          <w:rFonts w:ascii="Times New Roman" w:hAnsi="Times New Roman" w:cs="Times New Roman"/>
          <w:sz w:val="24"/>
          <w:szCs w:val="24"/>
        </w:rPr>
        <w:t>Since </w:t>
      </w:r>
      <w:r w:rsidR="006407CF" w:rsidRPr="00AC4B1A">
        <w:rPr>
          <w:rFonts w:ascii="Times New Roman" w:hAnsi="Times New Roman" w:cs="Times New Roman"/>
          <w:sz w:val="24"/>
          <w:szCs w:val="24"/>
        </w:rPr>
        <w:t xml:space="preserve">DR, EX, and </w:t>
      </w:r>
      <w:r w:rsidR="000F5C31" w:rsidRPr="00AC4B1A">
        <w:rPr>
          <w:rFonts w:ascii="Times New Roman" w:hAnsi="Times New Roman" w:cs="Times New Roman"/>
          <w:sz w:val="24"/>
          <w:szCs w:val="24"/>
        </w:rPr>
        <w:t>DREX</w:t>
      </w:r>
      <w:r w:rsidR="006407CF" w:rsidRPr="00AC4B1A">
        <w:rPr>
          <w:rFonts w:ascii="Times New Roman" w:hAnsi="Times New Roman" w:cs="Times New Roman"/>
          <w:sz w:val="24"/>
          <w:szCs w:val="24"/>
        </w:rPr>
        <w:t xml:space="preserve"> </w:t>
      </w:r>
      <w:r w:rsidRPr="00AC4B1A">
        <w:rPr>
          <w:rFonts w:ascii="Times New Roman" w:hAnsi="Times New Roman" w:cs="Times New Roman"/>
          <w:sz w:val="24"/>
          <w:szCs w:val="24"/>
        </w:rPr>
        <w:t xml:space="preserve">reverse </w:t>
      </w:r>
      <w:r w:rsidR="006407CF" w:rsidRPr="00AC4B1A">
        <w:rPr>
          <w:rFonts w:ascii="Times New Roman" w:hAnsi="Times New Roman" w:cs="Times New Roman"/>
          <w:sz w:val="24"/>
          <w:szCs w:val="24"/>
        </w:rPr>
        <w:t xml:space="preserve">HFD-induced PN, </w:t>
      </w:r>
      <w:r w:rsidRPr="00AC4B1A">
        <w:rPr>
          <w:rFonts w:ascii="Times New Roman" w:hAnsi="Times New Roman" w:cs="Times New Roman"/>
          <w:sz w:val="24"/>
          <w:szCs w:val="24"/>
        </w:rPr>
        <w:t xml:space="preserve">even </w:t>
      </w:r>
      <w:r w:rsidR="006407CF" w:rsidRPr="00AC4B1A">
        <w:rPr>
          <w:rFonts w:ascii="Times New Roman" w:hAnsi="Times New Roman" w:cs="Times New Roman"/>
          <w:sz w:val="24"/>
          <w:szCs w:val="24"/>
        </w:rPr>
        <w:t>in EX mice</w:t>
      </w:r>
      <w:r w:rsidRPr="00AC4B1A">
        <w:rPr>
          <w:rFonts w:ascii="Times New Roman" w:hAnsi="Times New Roman" w:cs="Times New Roman"/>
          <w:sz w:val="24"/>
          <w:szCs w:val="24"/>
        </w:rPr>
        <w:t xml:space="preserve"> that fail to improve in weight and glucose tolerance</w:t>
      </w:r>
      <w:r w:rsidR="001B0B8A" w:rsidRPr="00AC4B1A">
        <w:rPr>
          <w:rFonts w:ascii="Times New Roman" w:hAnsi="Times New Roman" w:cs="Times New Roman"/>
          <w:sz w:val="24"/>
          <w:szCs w:val="24"/>
        </w:rPr>
        <w:t>,</w:t>
      </w:r>
      <w:r w:rsidR="006407CF" w:rsidRPr="00AC4B1A">
        <w:rPr>
          <w:rFonts w:ascii="Times New Roman" w:hAnsi="Times New Roman" w:cs="Times New Roman"/>
          <w:sz w:val="24"/>
          <w:szCs w:val="24"/>
        </w:rPr>
        <w:t xml:space="preserve"> </w:t>
      </w:r>
      <w:r w:rsidR="001B0B8A" w:rsidRPr="00AC4B1A">
        <w:rPr>
          <w:rFonts w:ascii="Times New Roman" w:hAnsi="Times New Roman" w:cs="Times New Roman"/>
          <w:sz w:val="24"/>
          <w:szCs w:val="24"/>
        </w:rPr>
        <w:t>w</w:t>
      </w:r>
      <w:r w:rsidR="006407CF" w:rsidRPr="00AC4B1A">
        <w:rPr>
          <w:rFonts w:ascii="Times New Roman" w:hAnsi="Times New Roman" w:cs="Times New Roman"/>
          <w:sz w:val="24"/>
          <w:szCs w:val="24"/>
        </w:rPr>
        <w:t xml:space="preserve">e </w:t>
      </w:r>
      <w:r w:rsidR="001B0B8A" w:rsidRPr="00AC4B1A">
        <w:rPr>
          <w:rFonts w:ascii="Times New Roman" w:hAnsi="Times New Roman" w:cs="Times New Roman"/>
          <w:sz w:val="24"/>
          <w:szCs w:val="24"/>
        </w:rPr>
        <w:t>hypothesized that</w:t>
      </w:r>
      <w:r w:rsidR="006407CF" w:rsidRPr="00AC4B1A">
        <w:rPr>
          <w:rFonts w:ascii="Times New Roman" w:hAnsi="Times New Roman" w:cs="Times New Roman"/>
          <w:sz w:val="24"/>
          <w:szCs w:val="24"/>
        </w:rPr>
        <w:t xml:space="preserve"> </w:t>
      </w:r>
      <w:r w:rsidR="001B0B8A" w:rsidRPr="00AC4B1A">
        <w:rPr>
          <w:rFonts w:ascii="Times New Roman" w:hAnsi="Times New Roman" w:cs="Times New Roman"/>
          <w:sz w:val="24"/>
          <w:szCs w:val="24"/>
        </w:rPr>
        <w:t>these</w:t>
      </w:r>
      <w:r w:rsidR="006407CF" w:rsidRPr="00AC4B1A">
        <w:rPr>
          <w:rFonts w:ascii="Times New Roman" w:hAnsi="Times New Roman" w:cs="Times New Roman"/>
          <w:sz w:val="24"/>
          <w:szCs w:val="24"/>
        </w:rPr>
        <w:t xml:space="preserve"> interventions </w:t>
      </w:r>
      <w:r w:rsidR="00CA761C" w:rsidRPr="00AC4B1A">
        <w:rPr>
          <w:rFonts w:ascii="Times New Roman" w:hAnsi="Times New Roman" w:cs="Times New Roman"/>
          <w:sz w:val="24"/>
          <w:szCs w:val="24"/>
        </w:rPr>
        <w:t xml:space="preserve">exert </w:t>
      </w:r>
      <w:r w:rsidRPr="00AC4B1A">
        <w:rPr>
          <w:rFonts w:ascii="Times New Roman" w:hAnsi="Times New Roman" w:cs="Times New Roman"/>
          <w:sz w:val="24"/>
          <w:szCs w:val="24"/>
        </w:rPr>
        <w:t xml:space="preserve">their </w:t>
      </w:r>
      <w:r w:rsidR="00CA761C" w:rsidRPr="00AC4B1A">
        <w:rPr>
          <w:rFonts w:ascii="Times New Roman" w:hAnsi="Times New Roman" w:cs="Times New Roman"/>
          <w:sz w:val="24"/>
          <w:szCs w:val="24"/>
        </w:rPr>
        <w:t xml:space="preserve">beneficial effects </w:t>
      </w:r>
      <w:r w:rsidRPr="00AC4B1A">
        <w:rPr>
          <w:rFonts w:ascii="Times New Roman" w:hAnsi="Times New Roman" w:cs="Times New Roman"/>
          <w:sz w:val="24"/>
          <w:szCs w:val="24"/>
        </w:rPr>
        <w:t xml:space="preserve">beyond ameliorated systemic metabolism by directly </w:t>
      </w:r>
      <w:del w:id="156" w:author="Feldman, Eva" w:date="2025-11-22T09:28:00Z" w16du:dateUtc="2025-11-22T14:28:00Z">
        <w:r w:rsidRPr="00AC4B1A" w:rsidDel="00FB59B7">
          <w:rPr>
            <w:rFonts w:ascii="Times New Roman" w:hAnsi="Times New Roman" w:cs="Times New Roman"/>
            <w:sz w:val="24"/>
            <w:szCs w:val="24"/>
          </w:rPr>
          <w:delText xml:space="preserve">wielding </w:delText>
        </w:r>
      </w:del>
      <w:ins w:id="157" w:author="Feldman, Eva" w:date="2025-11-22T09:28:00Z" w16du:dateUtc="2025-11-22T14:28:00Z">
        <w:r w:rsidR="00FB59B7">
          <w:rPr>
            <w:rFonts w:ascii="Times New Roman" w:hAnsi="Times New Roman" w:cs="Times New Roman"/>
            <w:sz w:val="24"/>
            <w:szCs w:val="24"/>
          </w:rPr>
          <w:t>effecting the</w:t>
        </w:r>
        <w:r w:rsidR="00FB59B7" w:rsidRPr="00AC4B1A">
          <w:rPr>
            <w:rFonts w:ascii="Times New Roman" w:hAnsi="Times New Roman" w:cs="Times New Roman"/>
            <w:sz w:val="24"/>
            <w:szCs w:val="24"/>
          </w:rPr>
          <w:t xml:space="preserve"> </w:t>
        </w:r>
      </w:ins>
      <w:del w:id="158" w:author="Feldman, Eva" w:date="2025-11-22T09:28:00Z" w16du:dateUtc="2025-11-22T14:28:00Z">
        <w:r w:rsidRPr="00AC4B1A" w:rsidDel="00C9736A">
          <w:rPr>
            <w:rFonts w:ascii="Times New Roman" w:hAnsi="Times New Roman" w:cs="Times New Roman"/>
            <w:sz w:val="24"/>
            <w:szCs w:val="24"/>
          </w:rPr>
          <w:delText xml:space="preserve">neuroprotective outcomes </w:delText>
        </w:r>
        <w:r w:rsidR="00CA761C" w:rsidRPr="00AC4B1A" w:rsidDel="00C9736A">
          <w:rPr>
            <w:rFonts w:ascii="Times New Roman" w:hAnsi="Times New Roman" w:cs="Times New Roman"/>
            <w:sz w:val="24"/>
            <w:szCs w:val="24"/>
          </w:rPr>
          <w:delText>within</w:delText>
        </w:r>
        <w:r w:rsidR="006407CF" w:rsidRPr="00AC4B1A" w:rsidDel="00C9736A">
          <w:rPr>
            <w:rFonts w:ascii="Times New Roman" w:hAnsi="Times New Roman" w:cs="Times New Roman"/>
            <w:sz w:val="24"/>
            <w:szCs w:val="24"/>
          </w:rPr>
          <w:delText xml:space="preserve"> the </w:delText>
        </w:r>
      </w:del>
      <w:r w:rsidR="006407CF" w:rsidRPr="00AC4B1A">
        <w:rPr>
          <w:rFonts w:ascii="Times New Roman" w:hAnsi="Times New Roman" w:cs="Times New Roman"/>
          <w:sz w:val="24"/>
          <w:szCs w:val="24"/>
        </w:rPr>
        <w:t xml:space="preserve">nerve </w:t>
      </w:r>
      <w:r w:rsidR="001B0B8A" w:rsidRPr="00AC4B1A">
        <w:rPr>
          <w:rFonts w:ascii="Times New Roman" w:hAnsi="Times New Roman" w:cs="Times New Roman"/>
          <w:sz w:val="24"/>
          <w:szCs w:val="24"/>
        </w:rPr>
        <w:t>microenvironment</w:t>
      </w:r>
      <w:r w:rsidR="006407CF" w:rsidRPr="00AC4B1A">
        <w:rPr>
          <w:rFonts w:ascii="Times New Roman" w:hAnsi="Times New Roman" w:cs="Times New Roman"/>
          <w:sz w:val="24"/>
          <w:szCs w:val="24"/>
        </w:rPr>
        <w:t xml:space="preserve">. </w:t>
      </w:r>
      <w:r w:rsidR="00671D82">
        <w:rPr>
          <w:rFonts w:ascii="Times New Roman" w:hAnsi="Times New Roman" w:cs="Times New Roman"/>
          <w:sz w:val="24"/>
          <w:szCs w:val="24"/>
        </w:rPr>
        <w:t>The scenario is echoed in human studies, where lifestyle interventions have been shown to improve or stabilize PN outcomes despite lack of weight loss</w:t>
      </w:r>
      <w:r w:rsidR="00745F19">
        <w:rPr>
          <w:rFonts w:ascii="Times New Roman" w:hAnsi="Times New Roman" w:cs="Times New Roman"/>
          <w:sz w:val="24"/>
          <w:szCs w:val="24"/>
        </w:rPr>
        <w:t xml:space="preserve"> or improvement in other metabolic parameters </w:t>
      </w:r>
      <w:r w:rsidR="00C17675">
        <w:rPr>
          <w:rFonts w:ascii="Times New Roman" w:hAnsi="Times New Roman" w:cs="Times New Roman"/>
          <w:sz w:val="24"/>
          <w:szCs w:val="24"/>
        </w:rPr>
        <w:fldChar w:fldCharType="begin">
          <w:fldData xml:space="preserve">PEVuZE5vdGU+PENpdGU+PEF1dGhvcj5CYWxkdWNjaTwvQXV0aG9yPjxZZWFyPjIwMDY8L1llYXI+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</w:fldData>
        </w:fldChar>
      </w:r>
      <w:r w:rsidR="00C17675">
        <w:rPr>
          <w:rFonts w:ascii="Times New Roman" w:hAnsi="Times New Roman" w:cs="Times New Roman"/>
          <w:sz w:val="24"/>
          <w:szCs w:val="24"/>
        </w:rPr>
        <w:instrText xml:space="preserve"> ADDIN EN.CITE </w:instrText>
      </w:r>
      <w:r w:rsidR="00C17675">
        <w:rPr>
          <w:rFonts w:ascii="Times New Roman" w:hAnsi="Times New Roman" w:cs="Times New Roman"/>
          <w:sz w:val="24"/>
          <w:szCs w:val="24"/>
        </w:rPr>
        <w:fldChar w:fldCharType="begin">
          <w:fldData xml:space="preserve">PEVuZE5vdGU+PENpdGU+PEF1dGhvcj5CYWxkdWNjaTwvQXV0aG9yPjxZZWFyPjIwMDY8L1llYXI+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</w:fldData>
        </w:fldChar>
      </w:r>
      <w:r w:rsidR="00C17675">
        <w:rPr>
          <w:rFonts w:ascii="Times New Roman" w:hAnsi="Times New Roman" w:cs="Times New Roman"/>
          <w:sz w:val="24"/>
          <w:szCs w:val="24"/>
        </w:rPr>
        <w:instrText xml:space="preserve"> ADDIN EN.CITE.DATA </w:instrText>
      </w:r>
      <w:r w:rsidR="00C17675">
        <w:rPr>
          <w:rFonts w:ascii="Times New Roman" w:hAnsi="Times New Roman" w:cs="Times New Roman"/>
          <w:sz w:val="24"/>
          <w:szCs w:val="24"/>
        </w:rPr>
      </w:r>
      <w:r w:rsidR="00C17675">
        <w:rPr>
          <w:rFonts w:ascii="Times New Roman" w:hAnsi="Times New Roman" w:cs="Times New Roman"/>
          <w:sz w:val="24"/>
          <w:szCs w:val="24"/>
        </w:rPr>
        <w:fldChar w:fldCharType="end"/>
      </w:r>
      <w:r w:rsidR="00C17675">
        <w:rPr>
          <w:rFonts w:ascii="Times New Roman" w:hAnsi="Times New Roman" w:cs="Times New Roman"/>
          <w:sz w:val="24"/>
          <w:szCs w:val="24"/>
        </w:rPr>
      </w:r>
      <w:r w:rsidR="00C17675">
        <w:rPr>
          <w:rFonts w:ascii="Times New Roman" w:hAnsi="Times New Roman" w:cs="Times New Roman"/>
          <w:sz w:val="24"/>
          <w:szCs w:val="24"/>
        </w:rPr>
        <w:fldChar w:fldCharType="separate"/>
      </w:r>
      <w:r w:rsidR="00C17675">
        <w:rPr>
          <w:rFonts w:ascii="Times New Roman" w:hAnsi="Times New Roman" w:cs="Times New Roman"/>
          <w:noProof/>
          <w:sz w:val="24"/>
          <w:szCs w:val="24"/>
        </w:rPr>
        <w:t>[8, 21, 22]</w:t>
      </w:r>
      <w:r w:rsidR="00C17675">
        <w:rPr>
          <w:rFonts w:ascii="Times New Roman" w:hAnsi="Times New Roman" w:cs="Times New Roman"/>
          <w:sz w:val="24"/>
          <w:szCs w:val="24"/>
        </w:rPr>
        <w:fldChar w:fldCharType="end"/>
      </w:r>
      <w:r w:rsidR="00671D82">
        <w:rPr>
          <w:rFonts w:ascii="Times New Roman" w:hAnsi="Times New Roman" w:cs="Times New Roman"/>
          <w:sz w:val="24"/>
          <w:szCs w:val="24"/>
        </w:rPr>
        <w:t>.</w:t>
      </w:r>
      <w:r w:rsidR="00745F19">
        <w:rPr>
          <w:rFonts w:ascii="Times New Roman" w:hAnsi="Times New Roman" w:cs="Times New Roman"/>
          <w:sz w:val="24"/>
          <w:szCs w:val="24"/>
        </w:rPr>
        <w:t xml:space="preserve"> </w:t>
      </w:r>
      <w:del w:id="159" w:author="Feldman, Eva" w:date="2025-11-22T09:28:00Z" w16du:dateUtc="2025-11-22T14:28:00Z">
        <w:r w:rsidR="00671D82" w:rsidDel="00C9736A">
          <w:rPr>
            <w:rFonts w:ascii="Times New Roman" w:hAnsi="Times New Roman" w:cs="Times New Roman"/>
            <w:sz w:val="24"/>
            <w:szCs w:val="24"/>
          </w:rPr>
          <w:delText>Thus, t</w:delText>
        </w:r>
        <w:r w:rsidR="006407CF" w:rsidRPr="00AC4B1A" w:rsidDel="00C9736A">
          <w:rPr>
            <w:rFonts w:ascii="Times New Roman" w:hAnsi="Times New Roman" w:cs="Times New Roman"/>
            <w:sz w:val="24"/>
            <w:szCs w:val="24"/>
          </w:rPr>
          <w:delText>o</w:delText>
        </w:r>
      </w:del>
      <w:ins w:id="160" w:author="Feldman, Eva" w:date="2025-11-22T09:28:00Z" w16du:dateUtc="2025-11-22T14:28:00Z">
        <w:r w:rsidR="00C9736A">
          <w:rPr>
            <w:rFonts w:ascii="Times New Roman" w:hAnsi="Times New Roman" w:cs="Times New Roman"/>
            <w:sz w:val="24"/>
            <w:szCs w:val="24"/>
          </w:rPr>
          <w:t>T</w:t>
        </w:r>
      </w:ins>
      <w:ins w:id="161" w:author="Feldman, Eva" w:date="2025-11-22T09:29:00Z" w16du:dateUtc="2025-11-22T14:29:00Z">
        <w:r w:rsidR="00C9736A">
          <w:rPr>
            <w:rFonts w:ascii="Times New Roman" w:hAnsi="Times New Roman" w:cs="Times New Roman"/>
            <w:sz w:val="24"/>
            <w:szCs w:val="24"/>
          </w:rPr>
          <w:t>o</w:t>
        </w:r>
      </w:ins>
      <w:r w:rsidR="006407CF" w:rsidRPr="00AC4B1A">
        <w:rPr>
          <w:rFonts w:ascii="Times New Roman" w:hAnsi="Times New Roman" w:cs="Times New Roman"/>
          <w:sz w:val="24"/>
          <w:szCs w:val="24"/>
        </w:rPr>
        <w:t xml:space="preserve"> gain mechanistic insight, we </w:t>
      </w:r>
      <w:ins w:id="162" w:author="Feldman, Eva" w:date="2025-11-22T09:29:00Z" w16du:dateUtc="2025-11-22T14:29:00Z">
        <w:r w:rsidR="00C9736A">
          <w:rPr>
            <w:rFonts w:ascii="Times New Roman" w:hAnsi="Times New Roman" w:cs="Times New Roman"/>
            <w:sz w:val="24"/>
            <w:szCs w:val="24"/>
          </w:rPr>
          <w:t xml:space="preserve">next </w:t>
        </w:r>
      </w:ins>
      <w:r w:rsidR="001D53A7" w:rsidRPr="00AC4B1A">
        <w:rPr>
          <w:rFonts w:ascii="Times New Roman" w:hAnsi="Times New Roman" w:cs="Times New Roman"/>
          <w:sz w:val="24"/>
          <w:szCs w:val="24"/>
        </w:rPr>
        <w:t>assessed</w:t>
      </w:r>
      <w:r w:rsidR="006407CF" w:rsidRPr="00AC4B1A">
        <w:rPr>
          <w:rFonts w:ascii="Times New Roman" w:hAnsi="Times New Roman" w:cs="Times New Roman"/>
          <w:sz w:val="24"/>
          <w:szCs w:val="24"/>
        </w:rPr>
        <w:t xml:space="preserve"> transcriptomic and </w:t>
      </w:r>
      <w:r w:rsidR="001443F1" w:rsidRPr="00AC4B1A">
        <w:rPr>
          <w:rFonts w:ascii="Times New Roman" w:hAnsi="Times New Roman" w:cs="Times New Roman"/>
          <w:sz w:val="24"/>
          <w:szCs w:val="24"/>
        </w:rPr>
        <w:t>cellular</w:t>
      </w:r>
      <w:r w:rsidR="006407CF" w:rsidRPr="00AC4B1A">
        <w:rPr>
          <w:rFonts w:ascii="Times New Roman" w:hAnsi="Times New Roman" w:cs="Times New Roman"/>
          <w:sz w:val="24"/>
          <w:szCs w:val="24"/>
        </w:rPr>
        <w:t xml:space="preserve"> changes in</w:t>
      </w:r>
      <w:r w:rsidR="001D53A7" w:rsidRPr="00AC4B1A">
        <w:rPr>
          <w:rFonts w:ascii="Times New Roman" w:hAnsi="Times New Roman" w:cs="Times New Roman"/>
          <w:sz w:val="24"/>
          <w:szCs w:val="24"/>
        </w:rPr>
        <w:t xml:space="preserve"> the</w:t>
      </w:r>
      <w:r w:rsidR="006407CF" w:rsidRPr="00AC4B1A">
        <w:rPr>
          <w:rFonts w:ascii="Times New Roman" w:hAnsi="Times New Roman" w:cs="Times New Roman"/>
          <w:sz w:val="24"/>
          <w:szCs w:val="24"/>
        </w:rPr>
        <w:t xml:space="preserve"> sciatic nerve </w:t>
      </w:r>
      <w:r w:rsidR="001443F1" w:rsidRPr="00AC4B1A">
        <w:rPr>
          <w:rFonts w:ascii="Times New Roman" w:hAnsi="Times New Roman" w:cs="Times New Roman"/>
          <w:sz w:val="24"/>
          <w:szCs w:val="24"/>
        </w:rPr>
        <w:t>using</w:t>
      </w:r>
      <w:r w:rsidR="006407CF" w:rsidRPr="00AC4B1A">
        <w:rPr>
          <w:rFonts w:ascii="Times New Roman" w:hAnsi="Times New Roman" w:cs="Times New Roman"/>
          <w:sz w:val="24"/>
          <w:szCs w:val="24"/>
        </w:rPr>
        <w:t xml:space="preserve"> </w:t>
      </w:r>
      <w:r w:rsidRPr="006A41D7">
        <w:rPr>
          <w:rFonts w:ascii="Times New Roman" w:hAnsi="Times New Roman" w:cs="Times New Roman"/>
          <w:iCs/>
          <w:sz w:val="24"/>
          <w:szCs w:val="24"/>
        </w:rPr>
        <w:t xml:space="preserve">single-cell </w:t>
      </w:r>
      <w:r w:rsidRPr="00AC4B1A">
        <w:rPr>
          <w:rFonts w:ascii="Times New Roman" w:hAnsi="Times New Roman" w:cs="Times New Roman"/>
          <w:iCs/>
          <w:sz w:val="24"/>
          <w:szCs w:val="24"/>
        </w:rPr>
        <w:t>RNA sequencing (</w:t>
      </w:r>
      <w:r w:rsidR="006407CF" w:rsidRPr="00AC4B1A">
        <w:rPr>
          <w:rFonts w:ascii="Times New Roman" w:hAnsi="Times New Roman" w:cs="Times New Roman"/>
          <w:sz w:val="24"/>
          <w:szCs w:val="24"/>
        </w:rPr>
        <w:t>scRNA-seq</w:t>
      </w:r>
      <w:r w:rsidRPr="00AC4B1A">
        <w:rPr>
          <w:rFonts w:ascii="Times New Roman" w:hAnsi="Times New Roman" w:cs="Times New Roman"/>
          <w:sz w:val="24"/>
          <w:szCs w:val="24"/>
        </w:rPr>
        <w:t xml:space="preserve">) to </w:t>
      </w:r>
      <w:r w:rsidRPr="006A41D7">
        <w:rPr>
          <w:rFonts w:ascii="Times New Roman" w:hAnsi="Times New Roman" w:cs="Times New Roman"/>
          <w:iCs/>
          <w:sz w:val="24"/>
          <w:szCs w:val="24"/>
        </w:rPr>
        <w:t xml:space="preserve">generate high-resolution gene </w:t>
      </w:r>
      <w:r w:rsidRPr="006A41D7">
        <w:rPr>
          <w:rFonts w:ascii="Times New Roman" w:hAnsi="Times New Roman" w:cs="Times New Roman"/>
          <w:iCs/>
          <w:sz w:val="24"/>
          <w:szCs w:val="24"/>
        </w:rPr>
        <w:lastRenderedPageBreak/>
        <w:t xml:space="preserve">expression data, including in SCs </w:t>
      </w:r>
      <w:r w:rsidRPr="006A41D7">
        <w:rPr>
          <w:rFonts w:ascii="Times New Roman" w:hAnsi="Times New Roman" w:cs="Times New Roman"/>
          <w:iCs/>
          <w:sz w:val="24"/>
          <w:szCs w:val="24"/>
        </w:rPr>
        <w:fldChar w:fldCharType="begin">
          <w:fldData xml:space="preserve">PEVuZE5vdGU+PENpdGU+PEF1dGhvcj5FaWQ8L0F1dGhvcj48WWVhcj4yMDIzPC9ZZWFyPjxSZWNO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=
</w:fldData>
        </w:fldChar>
      </w:r>
      <w:r w:rsidR="00C17675">
        <w:rPr>
          <w:rFonts w:ascii="Times New Roman" w:hAnsi="Times New Roman" w:cs="Times New Roman"/>
          <w:iCs/>
          <w:sz w:val="24"/>
          <w:szCs w:val="24"/>
        </w:rPr>
        <w:instrText xml:space="preserve"> ADDIN EN.CITE </w:instrText>
      </w:r>
      <w:r w:rsidR="00C17675">
        <w:rPr>
          <w:rFonts w:ascii="Times New Roman" w:hAnsi="Times New Roman" w:cs="Times New Roman"/>
          <w:iCs/>
          <w:sz w:val="24"/>
          <w:szCs w:val="24"/>
        </w:rPr>
        <w:fldChar w:fldCharType="begin">
          <w:fldData xml:space="preserve">PEVuZE5vdGU+PENpdGU+PEF1dGhvcj5FaWQ8L0F1dGhvcj48WWVhcj4yMDIzPC9ZZWFyPjxSZWNO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=
</w:fldData>
        </w:fldChar>
      </w:r>
      <w:r w:rsidR="00C17675">
        <w:rPr>
          <w:rFonts w:ascii="Times New Roman" w:hAnsi="Times New Roman" w:cs="Times New Roman"/>
          <w:iCs/>
          <w:sz w:val="24"/>
          <w:szCs w:val="24"/>
        </w:rPr>
        <w:instrText xml:space="preserve"> ADDIN EN.CITE.DATA </w:instrText>
      </w:r>
      <w:r w:rsidR="00C17675">
        <w:rPr>
          <w:rFonts w:ascii="Times New Roman" w:hAnsi="Times New Roman" w:cs="Times New Roman"/>
          <w:iCs/>
          <w:sz w:val="24"/>
          <w:szCs w:val="24"/>
        </w:rPr>
      </w:r>
      <w:r w:rsidR="00C17675">
        <w:rPr>
          <w:rFonts w:ascii="Times New Roman" w:hAnsi="Times New Roman" w:cs="Times New Roman"/>
          <w:iCs/>
          <w:sz w:val="24"/>
          <w:szCs w:val="24"/>
        </w:rPr>
        <w:fldChar w:fldCharType="end"/>
      </w:r>
      <w:r w:rsidRPr="006A41D7">
        <w:rPr>
          <w:rFonts w:ascii="Times New Roman" w:hAnsi="Times New Roman" w:cs="Times New Roman"/>
          <w:iCs/>
          <w:sz w:val="24"/>
          <w:szCs w:val="24"/>
        </w:rPr>
      </w:r>
      <w:r w:rsidRPr="006A41D7">
        <w:rPr>
          <w:rFonts w:ascii="Times New Roman" w:hAnsi="Times New Roman" w:cs="Times New Roman"/>
          <w:iCs/>
          <w:sz w:val="24"/>
          <w:szCs w:val="24"/>
        </w:rPr>
        <w:fldChar w:fldCharType="separate"/>
      </w:r>
      <w:r w:rsidR="00C17675">
        <w:rPr>
          <w:rFonts w:ascii="Times New Roman" w:hAnsi="Times New Roman" w:cs="Times New Roman"/>
          <w:iCs/>
          <w:noProof/>
          <w:sz w:val="24"/>
          <w:szCs w:val="24"/>
        </w:rPr>
        <w:t>[17, 23]</w:t>
      </w:r>
      <w:r w:rsidRPr="006A41D7">
        <w:rPr>
          <w:rFonts w:ascii="Times New Roman" w:hAnsi="Times New Roman" w:cs="Times New Roman"/>
          <w:iCs/>
          <w:sz w:val="24"/>
          <w:szCs w:val="24"/>
        </w:rPr>
        <w:fldChar w:fldCharType="end"/>
      </w:r>
      <w:r w:rsidR="001443F1" w:rsidRPr="00AC4B1A">
        <w:rPr>
          <w:rFonts w:ascii="Times New Roman" w:hAnsi="Times New Roman" w:cs="Times New Roman"/>
          <w:sz w:val="24"/>
          <w:szCs w:val="24"/>
        </w:rPr>
        <w:t>.</w:t>
      </w:r>
      <w:r w:rsidR="006407CF" w:rsidRPr="000A61C9">
        <w:rPr>
          <w:rFonts w:ascii="Times New Roman" w:hAnsi="Times New Roman" w:cs="Times New Roman"/>
          <w:sz w:val="24"/>
          <w:szCs w:val="24"/>
        </w:rPr>
        <w:t xml:space="preserve"> Unsupervised clustering identified 7 major cell types, including SCs, fibroblasts, and macrophages (</w:t>
      </w:r>
      <w:r w:rsidR="00380917">
        <w:rPr>
          <w:rFonts w:ascii="Times New Roman" w:hAnsi="Times New Roman" w:cs="Times New Roman"/>
          <w:b/>
          <w:bCs/>
          <w:sz w:val="24"/>
          <w:szCs w:val="24"/>
        </w:rPr>
        <w:t>f</w:t>
      </w:r>
      <w:r w:rsidR="006407CF" w:rsidRPr="000A61C9">
        <w:rPr>
          <w:rFonts w:ascii="Times New Roman" w:hAnsi="Times New Roman" w:cs="Times New Roman"/>
          <w:b/>
          <w:bCs/>
          <w:sz w:val="24"/>
          <w:szCs w:val="24"/>
        </w:rPr>
        <w:t xml:space="preserve">ig. </w:t>
      </w:r>
      <w:r w:rsidR="00DC71C1" w:rsidRPr="000A61C9">
        <w:rPr>
          <w:rFonts w:ascii="Times New Roman" w:hAnsi="Times New Roman" w:cs="Times New Roman"/>
          <w:b/>
          <w:bCs/>
          <w:sz w:val="24"/>
          <w:szCs w:val="24"/>
        </w:rPr>
        <w:t>3</w:t>
      </w:r>
      <w:r w:rsidR="006407CF" w:rsidRPr="000A61C9">
        <w:rPr>
          <w:rFonts w:ascii="Times New Roman" w:hAnsi="Times New Roman" w:cs="Times New Roman"/>
          <w:b/>
          <w:bCs/>
          <w:sz w:val="24"/>
          <w:szCs w:val="24"/>
        </w:rPr>
        <w:t>A</w:t>
      </w:r>
      <w:r w:rsidR="006407CF" w:rsidRPr="000A61C9">
        <w:rPr>
          <w:rFonts w:ascii="Times New Roman" w:hAnsi="Times New Roman" w:cs="Times New Roman"/>
          <w:sz w:val="24"/>
          <w:szCs w:val="24"/>
        </w:rPr>
        <w:t>), based on established markers (</w:t>
      </w:r>
      <w:r w:rsidR="006407CF" w:rsidRPr="000A61C9">
        <w:rPr>
          <w:rFonts w:ascii="Times New Roman" w:hAnsi="Times New Roman" w:cs="Times New Roman"/>
          <w:sz w:val="24"/>
          <w:szCs w:val="24"/>
          <w:highlight w:val="yellow"/>
        </w:rPr>
        <w:t>C</w:t>
      </w:r>
      <w:commentRangeStart w:id="163"/>
      <w:r w:rsidR="006407CF" w:rsidRPr="000A61C9">
        <w:rPr>
          <w:rFonts w:ascii="Times New Roman" w:hAnsi="Times New Roman" w:cs="Times New Roman"/>
          <w:sz w:val="24"/>
          <w:szCs w:val="24"/>
          <w:highlight w:val="yellow"/>
        </w:rPr>
        <w:t>IT</w:t>
      </w:r>
      <w:commentRangeEnd w:id="163"/>
      <w:r w:rsidR="00917064" w:rsidRPr="000A61C9">
        <w:rPr>
          <w:rStyle w:val="CommentReference"/>
          <w:rFonts w:ascii="Times New Roman" w:hAnsi="Times New Roman" w:cs="Times New Roman"/>
          <w:sz w:val="24"/>
          <w:szCs w:val="24"/>
          <w:highlight w:val="yellow"/>
        </w:rPr>
        <w:commentReference w:id="163"/>
      </w:r>
      <w:r w:rsidR="006407CF" w:rsidRPr="000A61C9">
        <w:rPr>
          <w:rFonts w:ascii="Times New Roman" w:hAnsi="Times New Roman" w:cs="Times New Roman"/>
          <w:sz w:val="24"/>
          <w:szCs w:val="24"/>
          <w:highlight w:val="yellow"/>
        </w:rPr>
        <w:t>E</w:t>
      </w:r>
      <w:r w:rsidR="006407CF" w:rsidRPr="000A61C9">
        <w:rPr>
          <w:rFonts w:ascii="Times New Roman" w:hAnsi="Times New Roman" w:cs="Times New Roman"/>
          <w:sz w:val="24"/>
          <w:szCs w:val="24"/>
        </w:rPr>
        <w:t>) (</w:t>
      </w:r>
      <w:r w:rsidR="00380917">
        <w:rPr>
          <w:rFonts w:ascii="Times New Roman" w:hAnsi="Times New Roman" w:cs="Times New Roman"/>
          <w:b/>
          <w:bCs/>
          <w:sz w:val="24"/>
          <w:szCs w:val="24"/>
        </w:rPr>
        <w:t>f</w:t>
      </w:r>
      <w:r w:rsidR="006407CF" w:rsidRPr="000A61C9">
        <w:rPr>
          <w:rFonts w:ascii="Times New Roman" w:hAnsi="Times New Roman" w:cs="Times New Roman"/>
          <w:b/>
          <w:bCs/>
          <w:sz w:val="24"/>
          <w:szCs w:val="24"/>
        </w:rPr>
        <w:t xml:space="preserve">ig. </w:t>
      </w:r>
      <w:r w:rsidR="00F61A5D" w:rsidRPr="000A61C9">
        <w:rPr>
          <w:rFonts w:ascii="Times New Roman" w:hAnsi="Times New Roman" w:cs="Times New Roman"/>
          <w:b/>
          <w:bCs/>
          <w:sz w:val="24"/>
          <w:szCs w:val="24"/>
        </w:rPr>
        <w:t>S3A</w:t>
      </w:r>
      <w:r w:rsidR="006407CF" w:rsidRPr="000A61C9">
        <w:rPr>
          <w:rFonts w:ascii="Times New Roman" w:hAnsi="Times New Roman" w:cs="Times New Roman"/>
          <w:sz w:val="24"/>
          <w:szCs w:val="24"/>
        </w:rPr>
        <w:t>). SCs</w:t>
      </w:r>
      <w:r w:rsidR="00DF7E66" w:rsidRPr="000A61C9">
        <w:rPr>
          <w:rFonts w:ascii="Times New Roman" w:hAnsi="Times New Roman" w:cs="Times New Roman"/>
          <w:sz w:val="24"/>
          <w:szCs w:val="24"/>
        </w:rPr>
        <w:t>,</w:t>
      </w:r>
      <w:r w:rsidR="006407CF" w:rsidRPr="000A61C9">
        <w:rPr>
          <w:rFonts w:ascii="Times New Roman" w:hAnsi="Times New Roman" w:cs="Times New Roman"/>
          <w:sz w:val="24"/>
          <w:szCs w:val="24"/>
        </w:rPr>
        <w:t xml:space="preserve"> the largest cluster, express</w:t>
      </w:r>
      <w:r w:rsidR="00D23E7C" w:rsidRPr="000A61C9">
        <w:rPr>
          <w:rFonts w:ascii="Times New Roman" w:hAnsi="Times New Roman" w:cs="Times New Roman"/>
          <w:sz w:val="24"/>
          <w:szCs w:val="24"/>
        </w:rPr>
        <w:t>ed</w:t>
      </w:r>
      <w:r w:rsidR="006407CF" w:rsidRPr="000A61C9">
        <w:rPr>
          <w:rFonts w:ascii="Times New Roman" w:hAnsi="Times New Roman" w:cs="Times New Roman"/>
          <w:sz w:val="24"/>
          <w:szCs w:val="24"/>
        </w:rPr>
        <w:t xml:space="preserve"> pan-SC markers (e.g., </w:t>
      </w:r>
      <w:r w:rsidR="006407CF" w:rsidRPr="000A61C9">
        <w:rPr>
          <w:rFonts w:ascii="Times New Roman" w:hAnsi="Times New Roman" w:cs="Times New Roman"/>
          <w:i/>
          <w:iCs/>
          <w:sz w:val="24"/>
          <w:szCs w:val="24"/>
        </w:rPr>
        <w:t>Sox10</w:t>
      </w:r>
      <w:r w:rsidR="006407CF" w:rsidRPr="000A61C9">
        <w:rPr>
          <w:rFonts w:ascii="Times New Roman" w:hAnsi="Times New Roman" w:cs="Times New Roman"/>
          <w:sz w:val="24"/>
          <w:szCs w:val="24"/>
        </w:rPr>
        <w:t xml:space="preserve">) and myelin genes (e.g., </w:t>
      </w:r>
      <w:proofErr w:type="spellStart"/>
      <w:r w:rsidR="006407CF" w:rsidRPr="000A61C9">
        <w:rPr>
          <w:rFonts w:ascii="Times New Roman" w:hAnsi="Times New Roman" w:cs="Times New Roman"/>
          <w:i/>
          <w:iCs/>
          <w:sz w:val="24"/>
          <w:szCs w:val="24"/>
        </w:rPr>
        <w:t>Mbp</w:t>
      </w:r>
      <w:proofErr w:type="spellEnd"/>
      <w:r w:rsidR="006407CF" w:rsidRPr="000A61C9">
        <w:rPr>
          <w:rFonts w:ascii="Times New Roman" w:hAnsi="Times New Roman" w:cs="Times New Roman"/>
          <w:sz w:val="24"/>
          <w:szCs w:val="24"/>
        </w:rPr>
        <w:t xml:space="preserve">, </w:t>
      </w:r>
      <w:proofErr w:type="spellStart"/>
      <w:r w:rsidR="006407CF" w:rsidRPr="000A61C9">
        <w:rPr>
          <w:rFonts w:ascii="Times New Roman" w:hAnsi="Times New Roman" w:cs="Times New Roman"/>
          <w:i/>
          <w:iCs/>
          <w:sz w:val="24"/>
          <w:szCs w:val="24"/>
        </w:rPr>
        <w:t>Mpz</w:t>
      </w:r>
      <w:proofErr w:type="spellEnd"/>
      <w:r w:rsidR="006407CF" w:rsidRPr="000A61C9">
        <w:rPr>
          <w:rFonts w:ascii="Times New Roman" w:hAnsi="Times New Roman" w:cs="Times New Roman"/>
          <w:sz w:val="24"/>
          <w:szCs w:val="24"/>
        </w:rPr>
        <w:t xml:space="preserve">, </w:t>
      </w:r>
      <w:r w:rsidR="006407CF" w:rsidRPr="000A61C9">
        <w:rPr>
          <w:rFonts w:ascii="Times New Roman" w:hAnsi="Times New Roman" w:cs="Times New Roman"/>
          <w:i/>
          <w:iCs/>
          <w:sz w:val="24"/>
          <w:szCs w:val="24"/>
        </w:rPr>
        <w:t>Pmp22</w:t>
      </w:r>
      <w:r w:rsidR="006407CF" w:rsidRPr="000A61C9">
        <w:rPr>
          <w:rFonts w:ascii="Times New Roman" w:hAnsi="Times New Roman" w:cs="Times New Roman"/>
          <w:sz w:val="24"/>
          <w:szCs w:val="24"/>
        </w:rPr>
        <w:t xml:space="preserve">). </w:t>
      </w:r>
      <w:r w:rsidR="00AD46BA" w:rsidRPr="000A61C9">
        <w:rPr>
          <w:rFonts w:ascii="Times New Roman" w:hAnsi="Times New Roman" w:cs="Times New Roman"/>
          <w:sz w:val="24"/>
          <w:szCs w:val="24"/>
        </w:rPr>
        <w:t>The</w:t>
      </w:r>
      <w:r w:rsidR="006407CF" w:rsidRPr="000A61C9">
        <w:rPr>
          <w:rFonts w:ascii="Times New Roman" w:hAnsi="Times New Roman" w:cs="Times New Roman"/>
          <w:sz w:val="24"/>
          <w:szCs w:val="24"/>
        </w:rPr>
        <w:t xml:space="preserve"> macrophage cluster</w:t>
      </w:r>
      <w:r w:rsidR="00AD46BA" w:rsidRPr="000A61C9">
        <w:rPr>
          <w:rFonts w:ascii="Times New Roman" w:hAnsi="Times New Roman" w:cs="Times New Roman"/>
          <w:sz w:val="24"/>
          <w:szCs w:val="24"/>
        </w:rPr>
        <w:t xml:space="preserve"> was</w:t>
      </w:r>
      <w:r w:rsidR="006407CF" w:rsidRPr="000A61C9">
        <w:rPr>
          <w:rFonts w:ascii="Times New Roman" w:hAnsi="Times New Roman" w:cs="Times New Roman"/>
          <w:sz w:val="24"/>
          <w:szCs w:val="24"/>
        </w:rPr>
        <w:t xml:space="preserve"> defined by </w:t>
      </w:r>
      <w:r w:rsidR="006407CF" w:rsidRPr="000A61C9">
        <w:rPr>
          <w:rFonts w:ascii="Times New Roman" w:hAnsi="Times New Roman" w:cs="Times New Roman"/>
          <w:i/>
          <w:iCs/>
          <w:sz w:val="24"/>
          <w:szCs w:val="24"/>
        </w:rPr>
        <w:t>H2-Ab1</w:t>
      </w:r>
      <w:r w:rsidR="006407CF" w:rsidRPr="000A61C9">
        <w:rPr>
          <w:rFonts w:ascii="Times New Roman" w:hAnsi="Times New Roman" w:cs="Times New Roman"/>
          <w:sz w:val="24"/>
          <w:szCs w:val="24"/>
        </w:rPr>
        <w:t xml:space="preserve"> and </w:t>
      </w:r>
      <w:r w:rsidR="006407CF" w:rsidRPr="000A61C9">
        <w:rPr>
          <w:rFonts w:ascii="Times New Roman" w:hAnsi="Times New Roman" w:cs="Times New Roman"/>
          <w:i/>
          <w:iCs/>
          <w:sz w:val="24"/>
          <w:szCs w:val="24"/>
        </w:rPr>
        <w:t>Mrc1</w:t>
      </w:r>
      <w:r w:rsidR="006407CF" w:rsidRPr="000A61C9">
        <w:rPr>
          <w:rFonts w:ascii="Times New Roman" w:hAnsi="Times New Roman" w:cs="Times New Roman"/>
          <w:sz w:val="24"/>
          <w:szCs w:val="24"/>
        </w:rPr>
        <w:t xml:space="preserve">. All </w:t>
      </w:r>
      <w:r w:rsidR="001A4150" w:rsidRPr="000A61C9">
        <w:rPr>
          <w:rFonts w:ascii="Times New Roman" w:hAnsi="Times New Roman" w:cs="Times New Roman"/>
          <w:sz w:val="24"/>
          <w:szCs w:val="24"/>
        </w:rPr>
        <w:t>groups had</w:t>
      </w:r>
      <w:r w:rsidR="00096DF6">
        <w:rPr>
          <w:rFonts w:ascii="Times New Roman" w:hAnsi="Times New Roman" w:cs="Times New Roman"/>
          <w:sz w:val="24"/>
          <w:szCs w:val="24"/>
        </w:rPr>
        <w:t xml:space="preserve"> all</w:t>
      </w:r>
      <w:r w:rsidR="001A4150" w:rsidRPr="000A61C9">
        <w:rPr>
          <w:rFonts w:ascii="Times New Roman" w:hAnsi="Times New Roman" w:cs="Times New Roman"/>
          <w:sz w:val="24"/>
          <w:szCs w:val="24"/>
        </w:rPr>
        <w:t xml:space="preserve"> </w:t>
      </w:r>
      <w:r w:rsidR="006407CF" w:rsidRPr="000A61C9">
        <w:rPr>
          <w:rFonts w:ascii="Times New Roman" w:hAnsi="Times New Roman" w:cs="Times New Roman"/>
          <w:sz w:val="24"/>
          <w:szCs w:val="24"/>
        </w:rPr>
        <w:t>cell types</w:t>
      </w:r>
      <w:r w:rsidR="003C6E7A" w:rsidRPr="000A61C9">
        <w:rPr>
          <w:rFonts w:ascii="Times New Roman" w:hAnsi="Times New Roman" w:cs="Times New Roman"/>
          <w:sz w:val="24"/>
          <w:szCs w:val="24"/>
        </w:rPr>
        <w:t xml:space="preserve">; however, </w:t>
      </w:r>
      <w:r w:rsidR="00BB029F" w:rsidRPr="000A61C9">
        <w:rPr>
          <w:rFonts w:ascii="Times New Roman" w:hAnsi="Times New Roman" w:cs="Times New Roman"/>
          <w:sz w:val="24"/>
          <w:szCs w:val="24"/>
        </w:rPr>
        <w:t>HFD</w:t>
      </w:r>
      <w:r w:rsidR="003C6E7A" w:rsidRPr="000A61C9">
        <w:rPr>
          <w:rFonts w:ascii="Times New Roman" w:hAnsi="Times New Roman" w:cs="Times New Roman"/>
          <w:sz w:val="24"/>
          <w:szCs w:val="24"/>
        </w:rPr>
        <w:t xml:space="preserve"> as well as EX</w:t>
      </w:r>
      <w:r w:rsidR="00BB029F" w:rsidRPr="000A61C9">
        <w:rPr>
          <w:rFonts w:ascii="Times New Roman" w:hAnsi="Times New Roman" w:cs="Times New Roman"/>
          <w:sz w:val="24"/>
          <w:szCs w:val="24"/>
        </w:rPr>
        <w:t xml:space="preserve"> </w:t>
      </w:r>
      <w:r w:rsidR="00096DF6">
        <w:rPr>
          <w:rFonts w:ascii="Times New Roman" w:hAnsi="Times New Roman" w:cs="Times New Roman"/>
          <w:sz w:val="24"/>
          <w:szCs w:val="24"/>
        </w:rPr>
        <w:t xml:space="preserve">sciatic nerve had </w:t>
      </w:r>
      <w:r w:rsidR="00BB029F" w:rsidRPr="000A61C9">
        <w:rPr>
          <w:rFonts w:ascii="Times New Roman" w:hAnsi="Times New Roman" w:cs="Times New Roman"/>
          <w:sz w:val="24"/>
          <w:szCs w:val="24"/>
        </w:rPr>
        <w:t>significantly reduced fibroblast</w:t>
      </w:r>
      <w:r w:rsidR="00F85548" w:rsidRPr="000A61C9">
        <w:rPr>
          <w:rFonts w:ascii="Times New Roman" w:hAnsi="Times New Roman" w:cs="Times New Roman"/>
          <w:sz w:val="24"/>
          <w:szCs w:val="24"/>
        </w:rPr>
        <w:t xml:space="preserve"> abundance</w:t>
      </w:r>
      <w:r w:rsidR="00BB029F" w:rsidRPr="000A61C9">
        <w:rPr>
          <w:rFonts w:ascii="Times New Roman" w:hAnsi="Times New Roman" w:cs="Times New Roman"/>
          <w:sz w:val="24"/>
          <w:szCs w:val="24"/>
        </w:rPr>
        <w:t xml:space="preserve"> </w:t>
      </w:r>
      <w:r w:rsidR="002B1182" w:rsidRPr="000A61C9">
        <w:rPr>
          <w:rFonts w:ascii="Times New Roman" w:hAnsi="Times New Roman" w:cs="Times New Roman"/>
          <w:sz w:val="24"/>
          <w:szCs w:val="24"/>
        </w:rPr>
        <w:t>relative to SD</w:t>
      </w:r>
      <w:r w:rsidR="00F85548" w:rsidRPr="000A61C9">
        <w:rPr>
          <w:rFonts w:ascii="Times New Roman" w:hAnsi="Times New Roman" w:cs="Times New Roman"/>
          <w:sz w:val="24"/>
          <w:szCs w:val="24"/>
        </w:rPr>
        <w:t>,</w:t>
      </w:r>
      <w:r w:rsidR="002B1182" w:rsidRPr="000A61C9">
        <w:rPr>
          <w:rFonts w:ascii="Times New Roman" w:hAnsi="Times New Roman" w:cs="Times New Roman"/>
          <w:sz w:val="24"/>
          <w:szCs w:val="24"/>
        </w:rPr>
        <w:t xml:space="preserve"> </w:t>
      </w:r>
      <w:r w:rsidR="00096DF6">
        <w:rPr>
          <w:rFonts w:ascii="Times New Roman" w:hAnsi="Times New Roman" w:cs="Times New Roman"/>
          <w:sz w:val="24"/>
          <w:szCs w:val="24"/>
        </w:rPr>
        <w:t>while</w:t>
      </w:r>
      <w:r w:rsidR="00096DF6" w:rsidRPr="000A61C9">
        <w:rPr>
          <w:rFonts w:ascii="Times New Roman" w:hAnsi="Times New Roman" w:cs="Times New Roman"/>
          <w:sz w:val="24"/>
          <w:szCs w:val="24"/>
        </w:rPr>
        <w:t xml:space="preserve"> </w:t>
      </w:r>
      <w:r w:rsidR="006407CF" w:rsidRPr="000A61C9">
        <w:rPr>
          <w:rFonts w:ascii="Times New Roman" w:hAnsi="Times New Roman" w:cs="Times New Roman"/>
          <w:sz w:val="24"/>
          <w:szCs w:val="24"/>
        </w:rPr>
        <w:t xml:space="preserve">EX </w:t>
      </w:r>
      <w:r w:rsidR="003C6E7A" w:rsidRPr="000A61C9">
        <w:rPr>
          <w:rFonts w:ascii="Times New Roman" w:hAnsi="Times New Roman" w:cs="Times New Roman"/>
          <w:sz w:val="24"/>
          <w:szCs w:val="24"/>
        </w:rPr>
        <w:t xml:space="preserve">also </w:t>
      </w:r>
      <w:r w:rsidR="00096DF6">
        <w:rPr>
          <w:rFonts w:ascii="Times New Roman" w:hAnsi="Times New Roman" w:cs="Times New Roman"/>
          <w:sz w:val="24"/>
          <w:szCs w:val="24"/>
        </w:rPr>
        <w:t xml:space="preserve">had </w:t>
      </w:r>
      <w:r w:rsidR="006407CF" w:rsidRPr="000A61C9">
        <w:rPr>
          <w:rFonts w:ascii="Times New Roman" w:hAnsi="Times New Roman" w:cs="Times New Roman"/>
          <w:sz w:val="24"/>
          <w:szCs w:val="24"/>
        </w:rPr>
        <w:t>increas</w:t>
      </w:r>
      <w:r w:rsidR="00096DF6">
        <w:rPr>
          <w:rFonts w:ascii="Times New Roman" w:hAnsi="Times New Roman" w:cs="Times New Roman"/>
          <w:sz w:val="24"/>
          <w:szCs w:val="24"/>
        </w:rPr>
        <w:t>ed</w:t>
      </w:r>
      <w:r w:rsidR="006407CF" w:rsidRPr="000A61C9">
        <w:rPr>
          <w:rFonts w:ascii="Times New Roman" w:hAnsi="Times New Roman" w:cs="Times New Roman"/>
          <w:sz w:val="24"/>
          <w:szCs w:val="24"/>
        </w:rPr>
        <w:t xml:space="preserve"> SCs (</w:t>
      </w:r>
      <w:r w:rsidR="00380917">
        <w:rPr>
          <w:rFonts w:ascii="Times New Roman" w:hAnsi="Times New Roman" w:cs="Times New Roman"/>
          <w:b/>
          <w:bCs/>
          <w:sz w:val="24"/>
          <w:szCs w:val="24"/>
        </w:rPr>
        <w:t>f</w:t>
      </w:r>
      <w:r w:rsidR="006407CF" w:rsidRPr="000A61C9">
        <w:rPr>
          <w:rFonts w:ascii="Times New Roman" w:hAnsi="Times New Roman" w:cs="Times New Roman"/>
          <w:b/>
          <w:bCs/>
          <w:sz w:val="24"/>
          <w:szCs w:val="24"/>
        </w:rPr>
        <w:t xml:space="preserve">ig. </w:t>
      </w:r>
      <w:r w:rsidR="00F61A5D" w:rsidRPr="000A61C9">
        <w:rPr>
          <w:rFonts w:ascii="Times New Roman" w:hAnsi="Times New Roman" w:cs="Times New Roman"/>
          <w:b/>
          <w:bCs/>
          <w:sz w:val="24"/>
          <w:szCs w:val="24"/>
        </w:rPr>
        <w:t>S3B</w:t>
      </w:r>
      <w:r w:rsidR="006407CF" w:rsidRPr="000A61C9">
        <w:rPr>
          <w:rFonts w:ascii="Times New Roman" w:hAnsi="Times New Roman" w:cs="Times New Roman"/>
          <w:sz w:val="24"/>
          <w:szCs w:val="24"/>
        </w:rPr>
        <w:t xml:space="preserve">). </w:t>
      </w:r>
      <w:r w:rsidR="00CD7ACB" w:rsidRPr="000A61C9">
        <w:rPr>
          <w:rFonts w:ascii="Times New Roman" w:hAnsi="Times New Roman" w:cs="Times New Roman"/>
          <w:sz w:val="24"/>
          <w:szCs w:val="24"/>
        </w:rPr>
        <w:t>Conversely</w:t>
      </w:r>
      <w:r w:rsidR="006407CF" w:rsidRPr="000A61C9">
        <w:rPr>
          <w:rFonts w:ascii="Times New Roman" w:hAnsi="Times New Roman" w:cs="Times New Roman"/>
          <w:sz w:val="24"/>
          <w:szCs w:val="24"/>
        </w:rPr>
        <w:t xml:space="preserve">, perineurial cells were </w:t>
      </w:r>
      <w:r w:rsidR="00CD7ACB" w:rsidRPr="000A61C9">
        <w:rPr>
          <w:rFonts w:ascii="Times New Roman" w:hAnsi="Times New Roman" w:cs="Times New Roman"/>
          <w:sz w:val="24"/>
          <w:szCs w:val="24"/>
        </w:rPr>
        <w:t>less common</w:t>
      </w:r>
      <w:r w:rsidR="006407CF" w:rsidRPr="000A61C9">
        <w:rPr>
          <w:rFonts w:ascii="Times New Roman" w:hAnsi="Times New Roman" w:cs="Times New Roman"/>
          <w:sz w:val="24"/>
          <w:szCs w:val="24"/>
        </w:rPr>
        <w:t xml:space="preserve"> in </w:t>
      </w:r>
      <w:r w:rsidR="000F5C31" w:rsidRPr="000A61C9">
        <w:rPr>
          <w:rFonts w:ascii="Times New Roman" w:hAnsi="Times New Roman" w:cs="Times New Roman"/>
          <w:sz w:val="24"/>
          <w:szCs w:val="24"/>
        </w:rPr>
        <w:t>DREX</w:t>
      </w:r>
      <w:r w:rsidR="006407CF" w:rsidRPr="000A61C9">
        <w:rPr>
          <w:rFonts w:ascii="Times New Roman" w:hAnsi="Times New Roman" w:cs="Times New Roman"/>
          <w:sz w:val="24"/>
          <w:szCs w:val="24"/>
        </w:rPr>
        <w:t xml:space="preserve"> versus DR </w:t>
      </w:r>
      <w:commentRangeStart w:id="164"/>
      <w:r w:rsidR="00CD7ACB" w:rsidRPr="000A61C9">
        <w:rPr>
          <w:rFonts w:ascii="Times New Roman" w:hAnsi="Times New Roman" w:cs="Times New Roman"/>
          <w:sz w:val="24"/>
          <w:szCs w:val="24"/>
        </w:rPr>
        <w:t>alon</w:t>
      </w:r>
      <w:r w:rsidR="006407CF" w:rsidRPr="000A61C9">
        <w:rPr>
          <w:rFonts w:ascii="Times New Roman" w:hAnsi="Times New Roman" w:cs="Times New Roman"/>
          <w:sz w:val="24"/>
          <w:szCs w:val="24"/>
        </w:rPr>
        <w:t>e</w:t>
      </w:r>
      <w:commentRangeEnd w:id="164"/>
      <w:r w:rsidR="006A6A36">
        <w:rPr>
          <w:rStyle w:val="CommentReference"/>
        </w:rPr>
        <w:commentReference w:id="164"/>
      </w:r>
      <w:r w:rsidR="00096DF6">
        <w:rPr>
          <w:rFonts w:ascii="Times New Roman" w:hAnsi="Times New Roman" w:cs="Times New Roman"/>
          <w:sz w:val="24"/>
          <w:szCs w:val="24"/>
        </w:rPr>
        <w:t>. Overall</w:t>
      </w:r>
      <w:r w:rsidR="003C6E7A" w:rsidRPr="000A61C9">
        <w:rPr>
          <w:rFonts w:ascii="Times New Roman" w:hAnsi="Times New Roman" w:cs="Times New Roman"/>
          <w:sz w:val="24"/>
          <w:szCs w:val="24"/>
        </w:rPr>
        <w:t>,</w:t>
      </w:r>
      <w:r w:rsidR="00096DF6">
        <w:rPr>
          <w:rFonts w:ascii="Times New Roman" w:hAnsi="Times New Roman" w:cs="Times New Roman"/>
          <w:sz w:val="24"/>
          <w:szCs w:val="24"/>
        </w:rPr>
        <w:t xml:space="preserve"> the data</w:t>
      </w:r>
      <w:r w:rsidR="006407CF" w:rsidRPr="000A61C9">
        <w:rPr>
          <w:rFonts w:ascii="Times New Roman" w:hAnsi="Times New Roman" w:cs="Times New Roman"/>
          <w:sz w:val="24"/>
          <w:szCs w:val="24"/>
        </w:rPr>
        <w:t xml:space="preserve"> </w:t>
      </w:r>
      <w:proofErr w:type="gramStart"/>
      <w:r w:rsidR="006407CF" w:rsidRPr="000A61C9">
        <w:rPr>
          <w:rFonts w:ascii="Times New Roman" w:hAnsi="Times New Roman" w:cs="Times New Roman"/>
          <w:sz w:val="24"/>
          <w:szCs w:val="24"/>
        </w:rPr>
        <w:t>suggest</w:t>
      </w:r>
      <w:proofErr w:type="gramEnd"/>
      <w:r w:rsidR="006407CF" w:rsidRPr="000A61C9">
        <w:rPr>
          <w:rFonts w:ascii="Times New Roman" w:hAnsi="Times New Roman" w:cs="Times New Roman"/>
          <w:sz w:val="24"/>
          <w:szCs w:val="24"/>
        </w:rPr>
        <w:t xml:space="preserve"> that</w:t>
      </w:r>
      <w:r w:rsidR="003C6E7A" w:rsidRPr="000A61C9">
        <w:rPr>
          <w:rFonts w:ascii="Times New Roman" w:hAnsi="Times New Roman" w:cs="Times New Roman"/>
          <w:sz w:val="24"/>
          <w:szCs w:val="24"/>
        </w:rPr>
        <w:t xml:space="preserve"> both</w:t>
      </w:r>
      <w:r w:rsidR="006407CF" w:rsidRPr="000A61C9">
        <w:rPr>
          <w:rFonts w:ascii="Times New Roman" w:hAnsi="Times New Roman" w:cs="Times New Roman"/>
          <w:sz w:val="24"/>
          <w:szCs w:val="24"/>
        </w:rPr>
        <w:t xml:space="preserve"> diet and EX differentially impact the cellular composition of sciatic nerve</w:t>
      </w:r>
      <w:r w:rsidR="00735C93" w:rsidRPr="000A61C9">
        <w:rPr>
          <w:rFonts w:ascii="Times New Roman" w:hAnsi="Times New Roman" w:cs="Times New Roman"/>
          <w:sz w:val="24"/>
          <w:szCs w:val="24"/>
        </w:rPr>
        <w:t>s</w:t>
      </w:r>
      <w:r w:rsidR="006407CF" w:rsidRPr="000A61C9">
        <w:rPr>
          <w:rFonts w:ascii="Times New Roman" w:hAnsi="Times New Roman" w:cs="Times New Roman"/>
          <w:sz w:val="24"/>
          <w:szCs w:val="24"/>
        </w:rPr>
        <w:t xml:space="preserve"> following HFD.</w:t>
      </w:r>
      <w:r w:rsidR="00380917" w:rsidRPr="00380917">
        <w:rPr>
          <w:rFonts w:ascii="Times New Roman" w:hAnsi="Times New Roman" w:cs="Times New Roman"/>
          <w:sz w:val="24"/>
          <w:szCs w:val="24"/>
        </w:rPr>
        <w:t xml:space="preserve"> </w:t>
      </w:r>
    </w:p>
    <w:p w14:paraId="647A6FB4" w14:textId="50BB76BA" w:rsidR="006407CF" w:rsidRPr="000A61C9" w:rsidRDefault="007067AE" w:rsidP="000A61C9">
      <w:pPr>
        <w:spacing w:before="120" w:after="0" w:line="240" w:lineRule="auto"/>
        <w:ind w:firstLine="360"/>
        <w:rPr>
          <w:rFonts w:ascii="Times New Roman" w:hAnsi="Times New Roman" w:cs="Times New Roman"/>
          <w:sz w:val="24"/>
          <w:szCs w:val="24"/>
        </w:rPr>
      </w:pPr>
      <w:r w:rsidRPr="000A61C9">
        <w:rPr>
          <w:rFonts w:ascii="Times New Roman" w:hAnsi="Times New Roman" w:cs="Times New Roman"/>
          <w:sz w:val="24"/>
          <w:szCs w:val="24"/>
        </w:rPr>
        <w:t xml:space="preserve">Given that </w:t>
      </w:r>
      <w:r w:rsidR="006407CF" w:rsidRPr="000A61C9">
        <w:rPr>
          <w:rFonts w:ascii="Times New Roman" w:hAnsi="Times New Roman" w:cs="Times New Roman"/>
          <w:sz w:val="24"/>
          <w:szCs w:val="24"/>
        </w:rPr>
        <w:t xml:space="preserve">SCs support axons under homeostatic conditions and promote nerve repair </w:t>
      </w:r>
      <w:r w:rsidR="001D4FF0" w:rsidRPr="000A61C9">
        <w:rPr>
          <w:rFonts w:ascii="Times New Roman" w:hAnsi="Times New Roman" w:cs="Times New Roman"/>
          <w:sz w:val="24"/>
          <w:szCs w:val="24"/>
        </w:rPr>
        <w:t>post-</w:t>
      </w:r>
      <w:r w:rsidR="006407CF" w:rsidRPr="000A61C9">
        <w:rPr>
          <w:rFonts w:ascii="Times New Roman" w:hAnsi="Times New Roman" w:cs="Times New Roman"/>
          <w:sz w:val="24"/>
          <w:szCs w:val="24"/>
        </w:rPr>
        <w:t>injury</w:t>
      </w:r>
      <w:r w:rsidR="00591C62" w:rsidRPr="000A61C9">
        <w:rPr>
          <w:rFonts w:ascii="Times New Roman" w:hAnsi="Times New Roman" w:cs="Times New Roman"/>
          <w:sz w:val="24"/>
          <w:szCs w:val="24"/>
        </w:rPr>
        <w:t xml:space="preserve"> </w:t>
      </w:r>
      <w:r w:rsidR="001F4F6E" w:rsidRPr="000A61C9">
        <w:rPr>
          <w:rFonts w:ascii="Times New Roman" w:hAnsi="Times New Roman" w:cs="Times New Roman"/>
          <w:sz w:val="24"/>
          <w:szCs w:val="24"/>
        </w:rPr>
        <w:fldChar w:fldCharType="begin">
          <w:fldData xml:space="preserve">PEVuZE5vdGU+PENpdGU+PEF1dGhvcj5FaWQ8L0F1dGhvcj48WWVhcj4yMDIzPC9ZZWFyPjxSZWNO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</w:fldData>
        </w:fldChar>
      </w:r>
      <w:r w:rsidR="00C17675">
        <w:rPr>
          <w:rFonts w:ascii="Times New Roman" w:hAnsi="Times New Roman" w:cs="Times New Roman"/>
          <w:sz w:val="24"/>
          <w:szCs w:val="24"/>
        </w:rPr>
        <w:instrText xml:space="preserve"> ADDIN EN.CITE </w:instrText>
      </w:r>
      <w:r w:rsidR="00C17675">
        <w:rPr>
          <w:rFonts w:ascii="Times New Roman" w:hAnsi="Times New Roman" w:cs="Times New Roman"/>
          <w:sz w:val="24"/>
          <w:szCs w:val="24"/>
        </w:rPr>
        <w:fldChar w:fldCharType="begin">
          <w:fldData xml:space="preserve">PEVuZE5vdGU+PENpdGU+PEF1dGhvcj5FaWQ8L0F1dGhvcj48WWVhcj4yMDIzPC9ZZWFyPjxSZWNO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</w:fldData>
        </w:fldChar>
      </w:r>
      <w:r w:rsidR="00C17675">
        <w:rPr>
          <w:rFonts w:ascii="Times New Roman" w:hAnsi="Times New Roman" w:cs="Times New Roman"/>
          <w:sz w:val="24"/>
          <w:szCs w:val="24"/>
        </w:rPr>
        <w:instrText xml:space="preserve"> ADDIN EN.CITE.DATA </w:instrText>
      </w:r>
      <w:r w:rsidR="00C17675">
        <w:rPr>
          <w:rFonts w:ascii="Times New Roman" w:hAnsi="Times New Roman" w:cs="Times New Roman"/>
          <w:sz w:val="24"/>
          <w:szCs w:val="24"/>
        </w:rPr>
      </w:r>
      <w:r w:rsidR="00C17675">
        <w:rPr>
          <w:rFonts w:ascii="Times New Roman" w:hAnsi="Times New Roman" w:cs="Times New Roman"/>
          <w:sz w:val="24"/>
          <w:szCs w:val="24"/>
        </w:rPr>
        <w:fldChar w:fldCharType="end"/>
      </w:r>
      <w:r w:rsidR="001F4F6E" w:rsidRPr="000A61C9">
        <w:rPr>
          <w:rFonts w:ascii="Times New Roman" w:hAnsi="Times New Roman" w:cs="Times New Roman"/>
          <w:sz w:val="24"/>
          <w:szCs w:val="24"/>
        </w:rPr>
      </w:r>
      <w:r w:rsidR="001F4F6E" w:rsidRPr="000A61C9">
        <w:rPr>
          <w:rFonts w:ascii="Times New Roman" w:hAnsi="Times New Roman" w:cs="Times New Roman"/>
          <w:sz w:val="24"/>
          <w:szCs w:val="24"/>
        </w:rPr>
        <w:fldChar w:fldCharType="separate"/>
      </w:r>
      <w:r w:rsidR="00C17675">
        <w:rPr>
          <w:rFonts w:ascii="Times New Roman" w:hAnsi="Times New Roman" w:cs="Times New Roman"/>
          <w:noProof/>
          <w:sz w:val="24"/>
          <w:szCs w:val="24"/>
        </w:rPr>
        <w:t>[5, 18, 24]</w:t>
      </w:r>
      <w:r w:rsidR="001F4F6E" w:rsidRPr="000A61C9">
        <w:rPr>
          <w:rFonts w:ascii="Times New Roman" w:hAnsi="Times New Roman" w:cs="Times New Roman"/>
          <w:sz w:val="24"/>
          <w:szCs w:val="24"/>
        </w:rPr>
        <w:fldChar w:fldCharType="end"/>
      </w:r>
      <w:r w:rsidR="006407CF" w:rsidRPr="000A61C9">
        <w:rPr>
          <w:rFonts w:ascii="Times New Roman" w:hAnsi="Times New Roman" w:cs="Times New Roman"/>
          <w:sz w:val="24"/>
          <w:szCs w:val="24"/>
        </w:rPr>
        <w:t xml:space="preserve">, </w:t>
      </w:r>
      <w:del w:id="165" w:author="Feldman, Eva" w:date="2025-11-22T09:31:00Z" w16du:dateUtc="2025-11-22T14:31:00Z">
        <w:r w:rsidR="00376270" w:rsidRPr="000A61C9" w:rsidDel="004C4E1A">
          <w:rPr>
            <w:rFonts w:ascii="Times New Roman" w:hAnsi="Times New Roman" w:cs="Times New Roman"/>
            <w:sz w:val="24"/>
            <w:szCs w:val="24"/>
          </w:rPr>
          <w:delText>they are crucia</w:delText>
        </w:r>
        <w:r w:rsidR="0028588E" w:rsidRPr="000A61C9" w:rsidDel="004C4E1A">
          <w:rPr>
            <w:rFonts w:ascii="Times New Roman" w:hAnsi="Times New Roman" w:cs="Times New Roman"/>
            <w:sz w:val="24"/>
            <w:szCs w:val="24"/>
          </w:rPr>
          <w:delText>l to</w:delText>
        </w:r>
        <w:r w:rsidR="006407CF" w:rsidRPr="000A61C9" w:rsidDel="004C4E1A">
          <w:rPr>
            <w:rFonts w:ascii="Times New Roman" w:hAnsi="Times New Roman" w:cs="Times New Roman"/>
            <w:sz w:val="24"/>
            <w:szCs w:val="24"/>
          </w:rPr>
          <w:delText xml:space="preserve"> PN improvement. Thus, </w:delText>
        </w:r>
      </w:del>
      <w:r w:rsidR="00380917">
        <w:rPr>
          <w:rFonts w:ascii="Times New Roman" w:hAnsi="Times New Roman" w:cs="Times New Roman"/>
          <w:sz w:val="24"/>
          <w:szCs w:val="24"/>
        </w:rPr>
        <w:t xml:space="preserve">besides </w:t>
      </w:r>
      <w:ins w:id="166" w:author="Feldman, Eva" w:date="2025-11-22T09:31:00Z" w16du:dateUtc="2025-11-22T14:31:00Z">
        <w:r w:rsidR="004C4E1A">
          <w:rPr>
            <w:rFonts w:ascii="Times New Roman" w:hAnsi="Times New Roman" w:cs="Times New Roman"/>
            <w:sz w:val="24"/>
            <w:szCs w:val="24"/>
          </w:rPr>
          <w:t xml:space="preserve">analyzing </w:t>
        </w:r>
      </w:ins>
      <w:r w:rsidR="00380917">
        <w:rPr>
          <w:rFonts w:ascii="Times New Roman" w:hAnsi="Times New Roman" w:cs="Times New Roman"/>
          <w:sz w:val="24"/>
          <w:szCs w:val="24"/>
        </w:rPr>
        <w:t>between group differences in gene expression among SCs overall (</w:t>
      </w:r>
      <w:r w:rsidR="00380917" w:rsidRPr="00C360EF">
        <w:rPr>
          <w:rFonts w:ascii="Times New Roman" w:hAnsi="Times New Roman" w:cs="Times New Roman"/>
          <w:b/>
          <w:bCs/>
          <w:sz w:val="24"/>
          <w:szCs w:val="24"/>
        </w:rPr>
        <w:t>table S1</w:t>
      </w:r>
      <w:r w:rsidR="00380917">
        <w:rPr>
          <w:rFonts w:ascii="Times New Roman" w:hAnsi="Times New Roman" w:cs="Times New Roman"/>
          <w:sz w:val="24"/>
          <w:szCs w:val="24"/>
        </w:rPr>
        <w:t xml:space="preserve">), </w:t>
      </w:r>
      <w:r w:rsidR="006407CF" w:rsidRPr="000A61C9">
        <w:rPr>
          <w:rFonts w:ascii="Times New Roman" w:hAnsi="Times New Roman" w:cs="Times New Roman"/>
          <w:sz w:val="24"/>
          <w:szCs w:val="24"/>
        </w:rPr>
        <w:t xml:space="preserve">we </w:t>
      </w:r>
      <w:del w:id="167" w:author="Feldman, Eva" w:date="2025-11-22T09:32:00Z" w16du:dateUtc="2025-11-22T14:32:00Z">
        <w:r w:rsidR="001724E3" w:rsidRPr="000A61C9" w:rsidDel="00063318">
          <w:rPr>
            <w:rFonts w:ascii="Times New Roman" w:hAnsi="Times New Roman" w:cs="Times New Roman"/>
            <w:sz w:val="24"/>
            <w:szCs w:val="24"/>
          </w:rPr>
          <w:delText xml:space="preserve">further </w:delText>
        </w:r>
      </w:del>
      <w:r w:rsidR="006407CF" w:rsidRPr="000A61C9">
        <w:rPr>
          <w:rFonts w:ascii="Times New Roman" w:hAnsi="Times New Roman" w:cs="Times New Roman"/>
          <w:sz w:val="24"/>
          <w:szCs w:val="24"/>
        </w:rPr>
        <w:t xml:space="preserve">characterized SC subclusters </w:t>
      </w:r>
      <w:r w:rsidR="002C3EFF" w:rsidRPr="000A61C9">
        <w:rPr>
          <w:rFonts w:ascii="Times New Roman" w:hAnsi="Times New Roman" w:cs="Times New Roman"/>
          <w:sz w:val="24"/>
          <w:szCs w:val="24"/>
        </w:rPr>
        <w:t>and</w:t>
      </w:r>
      <w:r w:rsidR="006407CF" w:rsidRPr="000A61C9">
        <w:rPr>
          <w:rFonts w:ascii="Times New Roman" w:hAnsi="Times New Roman" w:cs="Times New Roman"/>
          <w:sz w:val="24"/>
          <w:szCs w:val="24"/>
        </w:rPr>
        <w:t xml:space="preserve"> identified 3 </w:t>
      </w:r>
      <w:r w:rsidR="00096DF6" w:rsidRPr="000A61C9">
        <w:rPr>
          <w:rFonts w:ascii="Times New Roman" w:hAnsi="Times New Roman" w:cs="Times New Roman"/>
          <w:sz w:val="24"/>
          <w:szCs w:val="24"/>
        </w:rPr>
        <w:t>sub</w:t>
      </w:r>
      <w:r w:rsidR="00096DF6">
        <w:rPr>
          <w:rFonts w:ascii="Times New Roman" w:hAnsi="Times New Roman" w:cs="Times New Roman"/>
          <w:sz w:val="24"/>
          <w:szCs w:val="24"/>
        </w:rPr>
        <w:t xml:space="preserve">types </w:t>
      </w:r>
      <w:r w:rsidR="006407CF" w:rsidRPr="000A61C9">
        <w:rPr>
          <w:rFonts w:ascii="Times New Roman" w:hAnsi="Times New Roman" w:cs="Times New Roman"/>
          <w:sz w:val="24"/>
          <w:szCs w:val="24"/>
        </w:rPr>
        <w:t>(</w:t>
      </w:r>
      <w:r w:rsidR="006407CF" w:rsidRPr="000A61C9">
        <w:rPr>
          <w:rFonts w:ascii="Times New Roman" w:hAnsi="Times New Roman" w:cs="Times New Roman"/>
          <w:b/>
          <w:bCs/>
          <w:sz w:val="24"/>
          <w:szCs w:val="24"/>
        </w:rPr>
        <w:t xml:space="preserve">Fig. </w:t>
      </w:r>
      <w:r w:rsidR="002C3EFF" w:rsidRPr="000A61C9">
        <w:rPr>
          <w:rFonts w:ascii="Times New Roman" w:hAnsi="Times New Roman" w:cs="Times New Roman"/>
          <w:b/>
          <w:bCs/>
          <w:sz w:val="24"/>
          <w:szCs w:val="24"/>
        </w:rPr>
        <w:t>3B</w:t>
      </w:r>
      <w:r w:rsidR="006407CF" w:rsidRPr="000A61C9">
        <w:rPr>
          <w:rFonts w:ascii="Times New Roman" w:hAnsi="Times New Roman" w:cs="Times New Roman"/>
          <w:sz w:val="24"/>
          <w:szCs w:val="24"/>
        </w:rPr>
        <w:t>)</w:t>
      </w:r>
      <w:r w:rsidR="009F0185" w:rsidRPr="000A61C9">
        <w:rPr>
          <w:rFonts w:ascii="Times New Roman" w:hAnsi="Times New Roman" w:cs="Times New Roman"/>
          <w:sz w:val="24"/>
          <w:szCs w:val="24"/>
        </w:rPr>
        <w:t xml:space="preserve">: </w:t>
      </w:r>
      <w:r w:rsidR="00096DF6" w:rsidRPr="000A61C9">
        <w:rPr>
          <w:rFonts w:ascii="Times New Roman" w:hAnsi="Times New Roman" w:cs="Times New Roman"/>
          <w:sz w:val="24"/>
          <w:szCs w:val="24"/>
        </w:rPr>
        <w:t>myelinating SCs (</w:t>
      </w:r>
      <w:proofErr w:type="spellStart"/>
      <w:r w:rsidR="00096DF6" w:rsidRPr="000A61C9">
        <w:rPr>
          <w:rFonts w:ascii="Times New Roman" w:hAnsi="Times New Roman" w:cs="Times New Roman"/>
          <w:sz w:val="24"/>
          <w:szCs w:val="24"/>
        </w:rPr>
        <w:t>mySCs</w:t>
      </w:r>
      <w:proofErr w:type="spellEnd"/>
      <w:r w:rsidR="00096DF6" w:rsidRPr="000A61C9">
        <w:rPr>
          <w:rFonts w:ascii="Times New Roman" w:hAnsi="Times New Roman" w:cs="Times New Roman"/>
          <w:sz w:val="24"/>
          <w:szCs w:val="24"/>
        </w:rPr>
        <w:t>)</w:t>
      </w:r>
      <w:r w:rsidR="00096DF6">
        <w:rPr>
          <w:rFonts w:ascii="Times New Roman" w:hAnsi="Times New Roman" w:cs="Times New Roman"/>
          <w:sz w:val="24"/>
          <w:szCs w:val="24"/>
        </w:rPr>
        <w:t xml:space="preserve">, </w:t>
      </w:r>
      <w:r w:rsidR="00096DF6" w:rsidRPr="000A61C9">
        <w:rPr>
          <w:rFonts w:ascii="Times New Roman" w:hAnsi="Times New Roman" w:cs="Times New Roman"/>
          <w:sz w:val="24"/>
          <w:szCs w:val="24"/>
        </w:rPr>
        <w:t>non-myelinating SCs (</w:t>
      </w:r>
      <w:proofErr w:type="spellStart"/>
      <w:r w:rsidR="00096DF6" w:rsidRPr="000A61C9">
        <w:rPr>
          <w:rFonts w:ascii="Times New Roman" w:hAnsi="Times New Roman" w:cs="Times New Roman"/>
          <w:sz w:val="24"/>
          <w:szCs w:val="24"/>
        </w:rPr>
        <w:t>nmSCs</w:t>
      </w:r>
      <w:proofErr w:type="spellEnd"/>
      <w:r w:rsidR="00096DF6" w:rsidRPr="000A61C9">
        <w:rPr>
          <w:rFonts w:ascii="Times New Roman" w:hAnsi="Times New Roman" w:cs="Times New Roman"/>
          <w:sz w:val="24"/>
          <w:szCs w:val="24"/>
        </w:rPr>
        <w:t>),</w:t>
      </w:r>
      <w:r w:rsidR="00096DF6" w:rsidRPr="00096DF6">
        <w:rPr>
          <w:rFonts w:ascii="Times New Roman" w:hAnsi="Times New Roman" w:cs="Times New Roman"/>
          <w:sz w:val="24"/>
          <w:szCs w:val="24"/>
        </w:rPr>
        <w:t xml:space="preserve"> </w:t>
      </w:r>
      <w:r w:rsidR="00096DF6" w:rsidRPr="000A61C9">
        <w:rPr>
          <w:rFonts w:ascii="Times New Roman" w:hAnsi="Times New Roman" w:cs="Times New Roman"/>
          <w:sz w:val="24"/>
          <w:szCs w:val="24"/>
        </w:rPr>
        <w:t xml:space="preserve">and </w:t>
      </w:r>
      <w:r w:rsidR="006407CF" w:rsidRPr="000A61C9">
        <w:rPr>
          <w:rFonts w:ascii="Times New Roman" w:hAnsi="Times New Roman" w:cs="Times New Roman"/>
          <w:sz w:val="24"/>
          <w:szCs w:val="24"/>
        </w:rPr>
        <w:t>immature SCs (</w:t>
      </w:r>
      <w:proofErr w:type="spellStart"/>
      <w:r w:rsidR="006407CF" w:rsidRPr="000A61C9">
        <w:rPr>
          <w:rFonts w:ascii="Times New Roman" w:hAnsi="Times New Roman" w:cs="Times New Roman"/>
          <w:sz w:val="24"/>
          <w:szCs w:val="24"/>
        </w:rPr>
        <w:t>immSCs</w:t>
      </w:r>
      <w:proofErr w:type="spellEnd"/>
      <w:r w:rsidR="006407CF" w:rsidRPr="000A61C9">
        <w:rPr>
          <w:rFonts w:ascii="Times New Roman" w:hAnsi="Times New Roman" w:cs="Times New Roman"/>
          <w:sz w:val="24"/>
          <w:szCs w:val="24"/>
        </w:rPr>
        <w:t xml:space="preserve">). </w:t>
      </w:r>
      <w:r w:rsidR="00096DF6">
        <w:rPr>
          <w:rFonts w:ascii="Times New Roman" w:hAnsi="Times New Roman" w:cs="Times New Roman"/>
          <w:sz w:val="24"/>
          <w:szCs w:val="24"/>
        </w:rPr>
        <w:t xml:space="preserve">Among the markers to establish the SC subclusters, </w:t>
      </w:r>
      <w:proofErr w:type="spellStart"/>
      <w:r w:rsidR="00096DF6" w:rsidRPr="000A61C9">
        <w:rPr>
          <w:rFonts w:ascii="Times New Roman" w:hAnsi="Times New Roman" w:cs="Times New Roman"/>
          <w:sz w:val="24"/>
          <w:szCs w:val="24"/>
        </w:rPr>
        <w:t>mySCs</w:t>
      </w:r>
      <w:proofErr w:type="spellEnd"/>
      <w:r w:rsidR="00096DF6" w:rsidRPr="000A61C9">
        <w:rPr>
          <w:rFonts w:ascii="Times New Roman" w:hAnsi="Times New Roman" w:cs="Times New Roman"/>
          <w:sz w:val="24"/>
          <w:szCs w:val="24"/>
        </w:rPr>
        <w:t xml:space="preserve"> </w:t>
      </w:r>
      <w:r w:rsidR="00096DF6">
        <w:rPr>
          <w:rFonts w:ascii="Times New Roman" w:hAnsi="Times New Roman" w:cs="Times New Roman"/>
          <w:sz w:val="24"/>
          <w:szCs w:val="24"/>
        </w:rPr>
        <w:t xml:space="preserve">were characterized </w:t>
      </w:r>
      <w:r w:rsidR="00096DF6" w:rsidRPr="000A61C9">
        <w:rPr>
          <w:rFonts w:ascii="Times New Roman" w:hAnsi="Times New Roman" w:cs="Times New Roman"/>
          <w:sz w:val="24"/>
          <w:szCs w:val="24"/>
        </w:rPr>
        <w:t xml:space="preserve">exclusively </w:t>
      </w:r>
      <w:r w:rsidR="00096DF6">
        <w:rPr>
          <w:rFonts w:ascii="Times New Roman" w:hAnsi="Times New Roman" w:cs="Times New Roman"/>
          <w:sz w:val="24"/>
          <w:szCs w:val="24"/>
        </w:rPr>
        <w:t xml:space="preserve">by </w:t>
      </w:r>
      <w:r w:rsidR="00096DF6" w:rsidRPr="000A61C9">
        <w:rPr>
          <w:rFonts w:ascii="Times New Roman" w:hAnsi="Times New Roman" w:cs="Times New Roman"/>
          <w:sz w:val="24"/>
          <w:szCs w:val="24"/>
        </w:rPr>
        <w:t xml:space="preserve">myelinating genes, like </w:t>
      </w:r>
      <w:r w:rsidR="00096DF6" w:rsidRPr="000A61C9">
        <w:rPr>
          <w:rFonts w:ascii="Times New Roman" w:hAnsi="Times New Roman" w:cs="Times New Roman"/>
          <w:i/>
          <w:iCs/>
          <w:sz w:val="24"/>
          <w:szCs w:val="24"/>
        </w:rPr>
        <w:t>Pmp22</w:t>
      </w:r>
      <w:r w:rsidR="00096DF6" w:rsidRPr="000A61C9">
        <w:rPr>
          <w:rFonts w:ascii="Times New Roman" w:hAnsi="Times New Roman" w:cs="Times New Roman"/>
          <w:sz w:val="24"/>
          <w:szCs w:val="24"/>
        </w:rPr>
        <w:t xml:space="preserve">, </w:t>
      </w:r>
      <w:proofErr w:type="spellStart"/>
      <w:r w:rsidR="00096DF6" w:rsidRPr="000A61C9">
        <w:rPr>
          <w:rFonts w:ascii="Times New Roman" w:hAnsi="Times New Roman" w:cs="Times New Roman"/>
          <w:i/>
          <w:iCs/>
          <w:sz w:val="24"/>
          <w:szCs w:val="24"/>
        </w:rPr>
        <w:t>Mpz</w:t>
      </w:r>
      <w:proofErr w:type="spellEnd"/>
      <w:r w:rsidR="00096DF6" w:rsidRPr="000A61C9">
        <w:rPr>
          <w:rFonts w:ascii="Times New Roman" w:hAnsi="Times New Roman" w:cs="Times New Roman"/>
          <w:sz w:val="24"/>
          <w:szCs w:val="24"/>
        </w:rPr>
        <w:t xml:space="preserve">, and </w:t>
      </w:r>
      <w:proofErr w:type="spellStart"/>
      <w:r w:rsidR="00096DF6" w:rsidRPr="000A61C9">
        <w:rPr>
          <w:rFonts w:ascii="Times New Roman" w:hAnsi="Times New Roman" w:cs="Times New Roman"/>
          <w:i/>
          <w:iCs/>
          <w:sz w:val="24"/>
          <w:szCs w:val="24"/>
        </w:rPr>
        <w:t>Prx</w:t>
      </w:r>
      <w:proofErr w:type="spellEnd"/>
      <w:r w:rsidR="00096DF6" w:rsidRPr="00096DF6">
        <w:rPr>
          <w:rFonts w:ascii="Times New Roman" w:hAnsi="Times New Roman" w:cs="Times New Roman"/>
          <w:sz w:val="24"/>
          <w:szCs w:val="24"/>
        </w:rPr>
        <w:t xml:space="preserve"> </w:t>
      </w:r>
      <w:r w:rsidR="00096DF6" w:rsidRPr="000A61C9">
        <w:rPr>
          <w:rFonts w:ascii="Times New Roman" w:hAnsi="Times New Roman" w:cs="Times New Roman"/>
          <w:sz w:val="24"/>
          <w:szCs w:val="24"/>
        </w:rPr>
        <w:t xml:space="preserve">while </w:t>
      </w:r>
      <w:proofErr w:type="spellStart"/>
      <w:r w:rsidR="00096DF6" w:rsidRPr="000A61C9">
        <w:rPr>
          <w:rFonts w:ascii="Times New Roman" w:hAnsi="Times New Roman" w:cs="Times New Roman"/>
          <w:sz w:val="24"/>
          <w:szCs w:val="24"/>
        </w:rPr>
        <w:t>nmSCs</w:t>
      </w:r>
      <w:proofErr w:type="spellEnd"/>
      <w:r w:rsidR="00096DF6" w:rsidRPr="000A61C9">
        <w:rPr>
          <w:rFonts w:ascii="Times New Roman" w:hAnsi="Times New Roman" w:cs="Times New Roman"/>
          <w:sz w:val="24"/>
          <w:szCs w:val="24"/>
        </w:rPr>
        <w:t xml:space="preserve"> </w:t>
      </w:r>
      <w:r w:rsidR="00096DF6">
        <w:rPr>
          <w:rFonts w:ascii="Times New Roman" w:hAnsi="Times New Roman" w:cs="Times New Roman"/>
          <w:sz w:val="24"/>
          <w:szCs w:val="24"/>
        </w:rPr>
        <w:t>we</w:t>
      </w:r>
      <w:r w:rsidR="00096DF6" w:rsidRPr="000A61C9">
        <w:rPr>
          <w:rFonts w:ascii="Times New Roman" w:hAnsi="Times New Roman" w:cs="Times New Roman"/>
          <w:sz w:val="24"/>
          <w:szCs w:val="24"/>
        </w:rPr>
        <w:t xml:space="preserve">re marked by </w:t>
      </w:r>
      <w:r w:rsidR="00096DF6" w:rsidRPr="000A61C9">
        <w:rPr>
          <w:rFonts w:ascii="Times New Roman" w:hAnsi="Times New Roman" w:cs="Times New Roman"/>
          <w:i/>
          <w:iCs/>
          <w:sz w:val="24"/>
          <w:szCs w:val="24"/>
        </w:rPr>
        <w:t>Scn7a</w:t>
      </w:r>
      <w:r w:rsidR="00096DF6" w:rsidRPr="000A61C9">
        <w:rPr>
          <w:rFonts w:ascii="Times New Roman" w:hAnsi="Times New Roman" w:cs="Times New Roman"/>
          <w:sz w:val="24"/>
          <w:szCs w:val="24"/>
        </w:rPr>
        <w:t xml:space="preserve"> and </w:t>
      </w:r>
      <w:proofErr w:type="spellStart"/>
      <w:r w:rsidR="00096DF6" w:rsidRPr="000A61C9">
        <w:rPr>
          <w:rFonts w:ascii="Times New Roman" w:hAnsi="Times New Roman" w:cs="Times New Roman"/>
          <w:i/>
          <w:iCs/>
          <w:sz w:val="24"/>
          <w:szCs w:val="24"/>
        </w:rPr>
        <w:t>Ngfr</w:t>
      </w:r>
      <w:proofErr w:type="spellEnd"/>
      <w:r w:rsidR="00096DF6" w:rsidRPr="000A61C9">
        <w:rPr>
          <w:rFonts w:ascii="Times New Roman" w:hAnsi="Times New Roman" w:cs="Times New Roman"/>
          <w:i/>
          <w:iCs/>
          <w:sz w:val="24"/>
          <w:szCs w:val="24"/>
        </w:rPr>
        <w:t xml:space="preserve"> </w:t>
      </w:r>
      <w:r w:rsidR="00096DF6" w:rsidRPr="000A61C9">
        <w:rPr>
          <w:rFonts w:ascii="Times New Roman" w:hAnsi="Times New Roman" w:cs="Times New Roman"/>
          <w:sz w:val="24"/>
          <w:szCs w:val="24"/>
        </w:rPr>
        <w:t>(</w:t>
      </w:r>
      <w:r w:rsidR="00380917">
        <w:rPr>
          <w:rFonts w:ascii="Times New Roman" w:hAnsi="Times New Roman" w:cs="Times New Roman"/>
          <w:b/>
          <w:bCs/>
          <w:sz w:val="24"/>
          <w:szCs w:val="24"/>
        </w:rPr>
        <w:t>f</w:t>
      </w:r>
      <w:r w:rsidR="00096DF6" w:rsidRPr="000A61C9">
        <w:rPr>
          <w:rFonts w:ascii="Times New Roman" w:hAnsi="Times New Roman" w:cs="Times New Roman"/>
          <w:b/>
          <w:bCs/>
          <w:sz w:val="24"/>
          <w:szCs w:val="24"/>
        </w:rPr>
        <w:t>ig. S3C</w:t>
      </w:r>
      <w:r w:rsidR="00096DF6" w:rsidRPr="000A61C9">
        <w:rPr>
          <w:rFonts w:ascii="Times New Roman" w:hAnsi="Times New Roman" w:cs="Times New Roman"/>
          <w:sz w:val="24"/>
          <w:szCs w:val="24"/>
        </w:rPr>
        <w:t>).</w:t>
      </w:r>
      <w:r w:rsidR="00096DF6">
        <w:rPr>
          <w:rFonts w:ascii="Times New Roman" w:hAnsi="Times New Roman" w:cs="Times New Roman"/>
          <w:sz w:val="24"/>
          <w:szCs w:val="24"/>
        </w:rPr>
        <w:t xml:space="preserve"> </w:t>
      </w:r>
      <w:proofErr w:type="spellStart"/>
      <w:r w:rsidR="006407CF" w:rsidRPr="000A61C9">
        <w:rPr>
          <w:rFonts w:ascii="Times New Roman" w:hAnsi="Times New Roman" w:cs="Times New Roman"/>
          <w:sz w:val="24"/>
          <w:szCs w:val="24"/>
        </w:rPr>
        <w:t>immSCs</w:t>
      </w:r>
      <w:proofErr w:type="spellEnd"/>
      <w:r w:rsidR="006407CF" w:rsidRPr="000A61C9">
        <w:rPr>
          <w:rFonts w:ascii="Times New Roman" w:hAnsi="Times New Roman" w:cs="Times New Roman"/>
          <w:sz w:val="24"/>
          <w:szCs w:val="24"/>
        </w:rPr>
        <w:t xml:space="preserve"> co-express</w:t>
      </w:r>
      <w:r w:rsidR="00096DF6">
        <w:rPr>
          <w:rFonts w:ascii="Times New Roman" w:hAnsi="Times New Roman" w:cs="Times New Roman"/>
          <w:sz w:val="24"/>
          <w:szCs w:val="24"/>
        </w:rPr>
        <w:t>ed</w:t>
      </w:r>
      <w:r w:rsidR="006407CF" w:rsidRPr="000A61C9">
        <w:rPr>
          <w:rFonts w:ascii="Times New Roman" w:hAnsi="Times New Roman" w:cs="Times New Roman"/>
          <w:sz w:val="24"/>
          <w:szCs w:val="24"/>
        </w:rPr>
        <w:t xml:space="preserve"> myelinating genes, such as </w:t>
      </w:r>
      <w:r w:rsidR="006407CF" w:rsidRPr="000A61C9">
        <w:rPr>
          <w:rFonts w:ascii="Times New Roman" w:hAnsi="Times New Roman" w:cs="Times New Roman"/>
          <w:i/>
          <w:iCs/>
          <w:sz w:val="24"/>
          <w:szCs w:val="24"/>
        </w:rPr>
        <w:t>Pmp22</w:t>
      </w:r>
      <w:r w:rsidR="006407CF" w:rsidRPr="000A61C9">
        <w:rPr>
          <w:rFonts w:ascii="Times New Roman" w:hAnsi="Times New Roman" w:cs="Times New Roman"/>
          <w:sz w:val="24"/>
          <w:szCs w:val="24"/>
        </w:rPr>
        <w:t xml:space="preserve"> and </w:t>
      </w:r>
      <w:proofErr w:type="spellStart"/>
      <w:r w:rsidR="006407CF" w:rsidRPr="000A61C9">
        <w:rPr>
          <w:rFonts w:ascii="Times New Roman" w:hAnsi="Times New Roman" w:cs="Times New Roman"/>
          <w:i/>
          <w:iCs/>
          <w:sz w:val="24"/>
          <w:szCs w:val="24"/>
        </w:rPr>
        <w:t>Mpz</w:t>
      </w:r>
      <w:proofErr w:type="spellEnd"/>
      <w:r w:rsidR="006407CF" w:rsidRPr="000A61C9">
        <w:rPr>
          <w:rFonts w:ascii="Times New Roman" w:hAnsi="Times New Roman" w:cs="Times New Roman"/>
          <w:sz w:val="24"/>
          <w:szCs w:val="24"/>
        </w:rPr>
        <w:t>, with cell adhesion markers (</w:t>
      </w:r>
      <w:r w:rsidR="006407CF" w:rsidRPr="000A61C9">
        <w:rPr>
          <w:rFonts w:ascii="Times New Roman" w:hAnsi="Times New Roman" w:cs="Times New Roman"/>
          <w:i/>
          <w:iCs/>
          <w:sz w:val="24"/>
          <w:szCs w:val="24"/>
        </w:rPr>
        <w:t>Cldn19</w:t>
      </w:r>
      <w:r w:rsidR="006407CF" w:rsidRPr="000A61C9">
        <w:rPr>
          <w:rFonts w:ascii="Times New Roman" w:hAnsi="Times New Roman" w:cs="Times New Roman"/>
          <w:sz w:val="24"/>
          <w:szCs w:val="24"/>
        </w:rPr>
        <w:t xml:space="preserve">, </w:t>
      </w:r>
      <w:r w:rsidR="006407CF" w:rsidRPr="000A61C9">
        <w:rPr>
          <w:rFonts w:ascii="Times New Roman" w:hAnsi="Times New Roman" w:cs="Times New Roman"/>
          <w:i/>
          <w:iCs/>
          <w:sz w:val="24"/>
          <w:szCs w:val="24"/>
        </w:rPr>
        <w:t>Sox10</w:t>
      </w:r>
      <w:r w:rsidR="006407CF" w:rsidRPr="000A61C9">
        <w:rPr>
          <w:rFonts w:ascii="Times New Roman" w:hAnsi="Times New Roman" w:cs="Times New Roman"/>
          <w:sz w:val="24"/>
          <w:szCs w:val="24"/>
        </w:rPr>
        <w:t>)</w:t>
      </w:r>
      <w:r w:rsidR="00096DF6">
        <w:rPr>
          <w:rFonts w:ascii="Times New Roman" w:hAnsi="Times New Roman" w:cs="Times New Roman"/>
          <w:sz w:val="24"/>
          <w:szCs w:val="24"/>
        </w:rPr>
        <w:t xml:space="preserve">. </w:t>
      </w:r>
      <w:r w:rsidR="00BB38C7" w:rsidRPr="000A61C9">
        <w:rPr>
          <w:rFonts w:ascii="Times New Roman" w:hAnsi="Times New Roman" w:cs="Times New Roman"/>
          <w:sz w:val="24"/>
          <w:szCs w:val="24"/>
        </w:rPr>
        <w:t xml:space="preserve">We also noted </w:t>
      </w:r>
      <w:r w:rsidR="00F22CD7" w:rsidRPr="000A61C9">
        <w:rPr>
          <w:rFonts w:ascii="Times New Roman" w:hAnsi="Times New Roman" w:cs="Times New Roman"/>
          <w:sz w:val="24"/>
          <w:szCs w:val="24"/>
        </w:rPr>
        <w:t>an</w:t>
      </w:r>
      <w:r w:rsidR="00BB38C7" w:rsidRPr="000A61C9">
        <w:rPr>
          <w:rFonts w:ascii="Times New Roman" w:hAnsi="Times New Roman" w:cs="Times New Roman"/>
          <w:sz w:val="24"/>
          <w:szCs w:val="24"/>
        </w:rPr>
        <w:t xml:space="preserve"> unclassified </w:t>
      </w:r>
      <w:r w:rsidR="001C3534" w:rsidRPr="000A61C9">
        <w:rPr>
          <w:rFonts w:ascii="Times New Roman" w:hAnsi="Times New Roman" w:cs="Times New Roman"/>
          <w:sz w:val="24"/>
          <w:szCs w:val="24"/>
        </w:rPr>
        <w:t>SC</w:t>
      </w:r>
      <w:r w:rsidR="00BB38C7" w:rsidRPr="000A61C9">
        <w:rPr>
          <w:rFonts w:ascii="Times New Roman" w:hAnsi="Times New Roman" w:cs="Times New Roman"/>
          <w:sz w:val="24"/>
          <w:szCs w:val="24"/>
        </w:rPr>
        <w:t xml:space="preserve"> </w:t>
      </w:r>
      <w:r w:rsidR="001C3534" w:rsidRPr="000A61C9">
        <w:rPr>
          <w:rFonts w:ascii="Times New Roman" w:hAnsi="Times New Roman" w:cs="Times New Roman"/>
          <w:sz w:val="24"/>
          <w:szCs w:val="24"/>
        </w:rPr>
        <w:t>(</w:t>
      </w:r>
      <w:proofErr w:type="spellStart"/>
      <w:r w:rsidR="001C3534" w:rsidRPr="000A61C9">
        <w:rPr>
          <w:rFonts w:ascii="Times New Roman" w:hAnsi="Times New Roman" w:cs="Times New Roman"/>
          <w:sz w:val="24"/>
          <w:szCs w:val="24"/>
        </w:rPr>
        <w:t>uSC</w:t>
      </w:r>
      <w:proofErr w:type="spellEnd"/>
      <w:r w:rsidR="001C3534" w:rsidRPr="000A61C9">
        <w:rPr>
          <w:rFonts w:ascii="Times New Roman" w:hAnsi="Times New Roman" w:cs="Times New Roman"/>
          <w:sz w:val="24"/>
          <w:szCs w:val="24"/>
        </w:rPr>
        <w:t xml:space="preserve">) </w:t>
      </w:r>
      <w:r w:rsidR="00CB7242" w:rsidRPr="000A61C9">
        <w:rPr>
          <w:rFonts w:ascii="Times New Roman" w:hAnsi="Times New Roman" w:cs="Times New Roman"/>
          <w:sz w:val="24"/>
          <w:szCs w:val="24"/>
        </w:rPr>
        <w:t xml:space="preserve">cluster, </w:t>
      </w:r>
      <w:r w:rsidR="00BB38C7" w:rsidRPr="000A61C9">
        <w:rPr>
          <w:rFonts w:ascii="Times New Roman" w:hAnsi="Times New Roman" w:cs="Times New Roman"/>
          <w:sz w:val="24"/>
          <w:szCs w:val="24"/>
        </w:rPr>
        <w:t xml:space="preserve">marked by </w:t>
      </w:r>
      <w:r w:rsidR="00B12AE6" w:rsidRPr="000A61C9">
        <w:rPr>
          <w:rFonts w:ascii="Times New Roman" w:hAnsi="Times New Roman" w:cs="Times New Roman"/>
          <w:sz w:val="24"/>
          <w:szCs w:val="24"/>
        </w:rPr>
        <w:t xml:space="preserve">the expression of myelination markers </w:t>
      </w:r>
      <w:proofErr w:type="spellStart"/>
      <w:r w:rsidR="00B12AE6" w:rsidRPr="000A61C9">
        <w:rPr>
          <w:rFonts w:ascii="Times New Roman" w:hAnsi="Times New Roman" w:cs="Times New Roman"/>
          <w:i/>
          <w:iCs/>
          <w:sz w:val="24"/>
          <w:szCs w:val="24"/>
        </w:rPr>
        <w:t>Prx</w:t>
      </w:r>
      <w:proofErr w:type="spellEnd"/>
      <w:r w:rsidR="00B12AE6" w:rsidRPr="000A61C9">
        <w:rPr>
          <w:rFonts w:ascii="Times New Roman" w:hAnsi="Times New Roman" w:cs="Times New Roman"/>
          <w:sz w:val="24"/>
          <w:szCs w:val="24"/>
        </w:rPr>
        <w:t xml:space="preserve"> and </w:t>
      </w:r>
      <w:proofErr w:type="spellStart"/>
      <w:r w:rsidR="00B12AE6" w:rsidRPr="000A61C9">
        <w:rPr>
          <w:rFonts w:ascii="Times New Roman" w:hAnsi="Times New Roman" w:cs="Times New Roman"/>
          <w:i/>
          <w:iCs/>
          <w:sz w:val="24"/>
          <w:szCs w:val="24"/>
        </w:rPr>
        <w:t>Mbp</w:t>
      </w:r>
      <w:proofErr w:type="spellEnd"/>
      <w:r w:rsidR="00B12AE6" w:rsidRPr="000A61C9">
        <w:rPr>
          <w:rFonts w:ascii="Times New Roman" w:hAnsi="Times New Roman" w:cs="Times New Roman"/>
          <w:sz w:val="24"/>
          <w:szCs w:val="24"/>
        </w:rPr>
        <w:t xml:space="preserve">, as well as </w:t>
      </w:r>
      <w:r w:rsidR="00B12AE6" w:rsidRPr="000A61C9">
        <w:rPr>
          <w:rFonts w:ascii="Times New Roman" w:hAnsi="Times New Roman" w:cs="Times New Roman"/>
          <w:i/>
          <w:iCs/>
          <w:sz w:val="24"/>
          <w:szCs w:val="24"/>
        </w:rPr>
        <w:t>Gpm6b</w:t>
      </w:r>
      <w:r w:rsidR="00B12AE6" w:rsidRPr="000A61C9">
        <w:rPr>
          <w:rFonts w:ascii="Times New Roman" w:hAnsi="Times New Roman" w:cs="Times New Roman"/>
          <w:sz w:val="24"/>
          <w:szCs w:val="24"/>
        </w:rPr>
        <w:t>, known for its role in axonal membrane stabilization</w:t>
      </w:r>
      <w:r w:rsidR="00D60A73" w:rsidRPr="000A61C9">
        <w:rPr>
          <w:rFonts w:ascii="Times New Roman" w:hAnsi="Times New Roman" w:cs="Times New Roman"/>
          <w:sz w:val="24"/>
          <w:szCs w:val="24"/>
        </w:rPr>
        <w:t xml:space="preserve"> </w:t>
      </w:r>
      <w:r w:rsidR="007541D7" w:rsidRPr="000A61C9">
        <w:rPr>
          <w:rFonts w:ascii="Times New Roman" w:hAnsi="Times New Roman" w:cs="Times New Roman"/>
          <w:sz w:val="24"/>
          <w:szCs w:val="24"/>
        </w:rPr>
        <w:fldChar w:fldCharType="begin">
          <w:fldData xml:space="preserve">PEVuZE5vdGU+PENpdGU+PEF1dGhvcj5CYW5nPC9BdXRob3I+PFllYXI+MjAxODwvWWVhcj48UmVj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</w:fldData>
        </w:fldChar>
      </w:r>
      <w:r w:rsidR="00C17675">
        <w:rPr>
          <w:rFonts w:ascii="Times New Roman" w:hAnsi="Times New Roman" w:cs="Times New Roman"/>
          <w:sz w:val="24"/>
          <w:szCs w:val="24"/>
        </w:rPr>
        <w:instrText xml:space="preserve"> ADDIN EN.CITE </w:instrText>
      </w:r>
      <w:r w:rsidR="00C17675">
        <w:rPr>
          <w:rFonts w:ascii="Times New Roman" w:hAnsi="Times New Roman" w:cs="Times New Roman"/>
          <w:sz w:val="24"/>
          <w:szCs w:val="24"/>
        </w:rPr>
        <w:fldChar w:fldCharType="begin">
          <w:fldData xml:space="preserve">PEVuZE5vdGU+PENpdGU+PEF1dGhvcj5CYW5nPC9BdXRob3I+PFllYXI+MjAxODwvWWVhcj48UmVj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</w:fldData>
        </w:fldChar>
      </w:r>
      <w:r w:rsidR="00C17675">
        <w:rPr>
          <w:rFonts w:ascii="Times New Roman" w:hAnsi="Times New Roman" w:cs="Times New Roman"/>
          <w:sz w:val="24"/>
          <w:szCs w:val="24"/>
        </w:rPr>
        <w:instrText xml:space="preserve"> ADDIN EN.CITE.DATA </w:instrText>
      </w:r>
      <w:r w:rsidR="00C17675">
        <w:rPr>
          <w:rFonts w:ascii="Times New Roman" w:hAnsi="Times New Roman" w:cs="Times New Roman"/>
          <w:sz w:val="24"/>
          <w:szCs w:val="24"/>
        </w:rPr>
      </w:r>
      <w:r w:rsidR="00C17675">
        <w:rPr>
          <w:rFonts w:ascii="Times New Roman" w:hAnsi="Times New Roman" w:cs="Times New Roman"/>
          <w:sz w:val="24"/>
          <w:szCs w:val="24"/>
        </w:rPr>
        <w:fldChar w:fldCharType="end"/>
      </w:r>
      <w:r w:rsidR="007541D7" w:rsidRPr="000A61C9">
        <w:rPr>
          <w:rFonts w:ascii="Times New Roman" w:hAnsi="Times New Roman" w:cs="Times New Roman"/>
          <w:sz w:val="24"/>
          <w:szCs w:val="24"/>
        </w:rPr>
      </w:r>
      <w:r w:rsidR="007541D7" w:rsidRPr="000A61C9">
        <w:rPr>
          <w:rFonts w:ascii="Times New Roman" w:hAnsi="Times New Roman" w:cs="Times New Roman"/>
          <w:sz w:val="24"/>
          <w:szCs w:val="24"/>
        </w:rPr>
        <w:fldChar w:fldCharType="separate"/>
      </w:r>
      <w:r w:rsidR="00C17675">
        <w:rPr>
          <w:rFonts w:ascii="Times New Roman" w:hAnsi="Times New Roman" w:cs="Times New Roman"/>
          <w:noProof/>
          <w:sz w:val="24"/>
          <w:szCs w:val="24"/>
        </w:rPr>
        <w:t>[25]</w:t>
      </w:r>
      <w:r w:rsidR="007541D7" w:rsidRPr="000A61C9">
        <w:rPr>
          <w:rFonts w:ascii="Times New Roman" w:hAnsi="Times New Roman" w:cs="Times New Roman"/>
          <w:sz w:val="24"/>
          <w:szCs w:val="24"/>
        </w:rPr>
        <w:fldChar w:fldCharType="end"/>
      </w:r>
      <w:r w:rsidR="007541D7" w:rsidRPr="000A61C9">
        <w:rPr>
          <w:rFonts w:ascii="Times New Roman" w:hAnsi="Times New Roman" w:cs="Times New Roman"/>
          <w:sz w:val="24"/>
          <w:szCs w:val="24"/>
        </w:rPr>
        <w:t xml:space="preserve"> </w:t>
      </w:r>
      <w:r w:rsidR="00110D0D" w:rsidRPr="000A61C9">
        <w:rPr>
          <w:rFonts w:ascii="Times New Roman" w:hAnsi="Times New Roman" w:cs="Times New Roman"/>
          <w:sz w:val="24"/>
          <w:szCs w:val="24"/>
        </w:rPr>
        <w:t>(</w:t>
      </w:r>
      <w:r w:rsidR="00380917">
        <w:rPr>
          <w:rFonts w:ascii="Times New Roman" w:hAnsi="Times New Roman" w:cs="Times New Roman"/>
          <w:b/>
          <w:bCs/>
          <w:sz w:val="24"/>
          <w:szCs w:val="24"/>
        </w:rPr>
        <w:t>f</w:t>
      </w:r>
      <w:r w:rsidR="00110D0D" w:rsidRPr="000A61C9">
        <w:rPr>
          <w:rFonts w:ascii="Times New Roman" w:hAnsi="Times New Roman" w:cs="Times New Roman"/>
          <w:b/>
          <w:bCs/>
          <w:sz w:val="24"/>
          <w:szCs w:val="24"/>
        </w:rPr>
        <w:t>ig. S3C</w:t>
      </w:r>
      <w:r w:rsidR="00110D0D" w:rsidRPr="000A61C9">
        <w:rPr>
          <w:rFonts w:ascii="Times New Roman" w:hAnsi="Times New Roman" w:cs="Times New Roman"/>
          <w:sz w:val="24"/>
          <w:szCs w:val="24"/>
        </w:rPr>
        <w:t>)</w:t>
      </w:r>
      <w:r w:rsidR="00B12AE6" w:rsidRPr="000A61C9">
        <w:rPr>
          <w:rFonts w:ascii="Times New Roman" w:hAnsi="Times New Roman" w:cs="Times New Roman"/>
          <w:sz w:val="24"/>
          <w:szCs w:val="24"/>
        </w:rPr>
        <w:t xml:space="preserve">. Despite its intriguing profile, this cluster </w:t>
      </w:r>
      <w:r w:rsidR="00054334" w:rsidRPr="000A61C9">
        <w:rPr>
          <w:rFonts w:ascii="Times New Roman" w:hAnsi="Times New Roman" w:cs="Times New Roman"/>
          <w:sz w:val="24"/>
          <w:szCs w:val="24"/>
        </w:rPr>
        <w:t>was</w:t>
      </w:r>
      <w:r w:rsidR="00B12AE6" w:rsidRPr="000A61C9">
        <w:rPr>
          <w:rFonts w:ascii="Times New Roman" w:hAnsi="Times New Roman" w:cs="Times New Roman"/>
          <w:sz w:val="24"/>
          <w:szCs w:val="24"/>
        </w:rPr>
        <w:t xml:space="preserve"> excluded from downstream analyses due to its uncertain identity.</w:t>
      </w:r>
      <w:r w:rsidR="00BB38C7" w:rsidRPr="000A61C9">
        <w:rPr>
          <w:rFonts w:ascii="Times New Roman" w:hAnsi="Times New Roman" w:cs="Times New Roman"/>
          <w:sz w:val="24"/>
          <w:szCs w:val="24"/>
        </w:rPr>
        <w:t xml:space="preserve"> </w:t>
      </w:r>
      <w:r w:rsidR="00B54B01" w:rsidRPr="000A61C9">
        <w:rPr>
          <w:rFonts w:ascii="Times New Roman" w:hAnsi="Times New Roman" w:cs="Times New Roman"/>
          <w:sz w:val="24"/>
          <w:szCs w:val="24"/>
        </w:rPr>
        <w:t xml:space="preserve">Importantly, </w:t>
      </w:r>
      <w:proofErr w:type="spellStart"/>
      <w:r w:rsidR="006407CF" w:rsidRPr="000A61C9">
        <w:rPr>
          <w:rFonts w:ascii="Times New Roman" w:hAnsi="Times New Roman" w:cs="Times New Roman"/>
          <w:sz w:val="24"/>
          <w:szCs w:val="24"/>
        </w:rPr>
        <w:t>mySCs</w:t>
      </w:r>
      <w:proofErr w:type="spellEnd"/>
      <w:r w:rsidR="006407CF" w:rsidRPr="000A61C9">
        <w:rPr>
          <w:rFonts w:ascii="Times New Roman" w:hAnsi="Times New Roman" w:cs="Times New Roman"/>
          <w:sz w:val="24"/>
          <w:szCs w:val="24"/>
        </w:rPr>
        <w:t xml:space="preserve"> were more abundant in </w:t>
      </w:r>
      <w:r w:rsidR="000F5C31" w:rsidRPr="000A61C9">
        <w:rPr>
          <w:rFonts w:ascii="Times New Roman" w:hAnsi="Times New Roman" w:cs="Times New Roman"/>
          <w:sz w:val="24"/>
          <w:szCs w:val="24"/>
        </w:rPr>
        <w:t>DREX</w:t>
      </w:r>
      <w:r w:rsidR="006407CF" w:rsidRPr="000A61C9">
        <w:rPr>
          <w:rFonts w:ascii="Times New Roman" w:hAnsi="Times New Roman" w:cs="Times New Roman"/>
          <w:sz w:val="24"/>
          <w:szCs w:val="24"/>
        </w:rPr>
        <w:t xml:space="preserve"> animals relative to controls (</w:t>
      </w:r>
      <w:r w:rsidR="00380917">
        <w:rPr>
          <w:rFonts w:ascii="Times New Roman" w:hAnsi="Times New Roman" w:cs="Times New Roman"/>
          <w:b/>
          <w:bCs/>
          <w:sz w:val="24"/>
          <w:szCs w:val="24"/>
        </w:rPr>
        <w:t>f</w:t>
      </w:r>
      <w:r w:rsidR="006407CF" w:rsidRPr="000A61C9">
        <w:rPr>
          <w:rFonts w:ascii="Times New Roman" w:hAnsi="Times New Roman" w:cs="Times New Roman"/>
          <w:b/>
          <w:bCs/>
          <w:sz w:val="24"/>
          <w:szCs w:val="24"/>
        </w:rPr>
        <w:t xml:space="preserve">ig. </w:t>
      </w:r>
      <w:commentRangeStart w:id="168"/>
      <w:r w:rsidR="004F0C73" w:rsidRPr="000A61C9">
        <w:rPr>
          <w:rFonts w:ascii="Times New Roman" w:hAnsi="Times New Roman" w:cs="Times New Roman"/>
          <w:b/>
          <w:bCs/>
          <w:sz w:val="24"/>
          <w:szCs w:val="24"/>
        </w:rPr>
        <w:t>S4</w:t>
      </w:r>
      <w:r w:rsidR="000D1B9A" w:rsidRPr="000A61C9">
        <w:rPr>
          <w:rFonts w:ascii="Times New Roman" w:hAnsi="Times New Roman" w:cs="Times New Roman"/>
          <w:b/>
          <w:bCs/>
          <w:sz w:val="24"/>
          <w:szCs w:val="24"/>
        </w:rPr>
        <w:t>A</w:t>
      </w:r>
      <w:commentRangeEnd w:id="168"/>
      <w:r w:rsidR="001B66EC">
        <w:rPr>
          <w:rStyle w:val="CommentReference"/>
        </w:rPr>
        <w:commentReference w:id="168"/>
      </w:r>
      <w:r w:rsidR="006407CF" w:rsidRPr="000A61C9">
        <w:rPr>
          <w:rFonts w:ascii="Times New Roman" w:hAnsi="Times New Roman" w:cs="Times New Roman"/>
          <w:sz w:val="24"/>
          <w:szCs w:val="24"/>
        </w:rPr>
        <w:t>).</w:t>
      </w:r>
      <w:r w:rsidR="0035578C" w:rsidRPr="000A61C9">
        <w:rPr>
          <w:rFonts w:ascii="Times New Roman" w:hAnsi="Times New Roman" w:cs="Times New Roman"/>
          <w:sz w:val="24"/>
          <w:szCs w:val="24"/>
        </w:rPr>
        <w:t xml:space="preserve"> </w:t>
      </w:r>
    </w:p>
    <w:p w14:paraId="52A3D1F6" w14:textId="77777777" w:rsidR="007D3148" w:rsidRPr="000A61C9" w:rsidRDefault="007D3148" w:rsidP="000A61C9">
      <w:pPr>
        <w:spacing w:before="120" w:after="0" w:line="240" w:lineRule="auto"/>
        <w:rPr>
          <w:rFonts w:ascii="Times New Roman" w:hAnsi="Times New Roman" w:cs="Times New Roman"/>
          <w:b/>
          <w:bCs/>
          <w:i/>
          <w:iCs/>
          <w:sz w:val="24"/>
          <w:szCs w:val="24"/>
        </w:rPr>
      </w:pPr>
    </w:p>
    <w:p w14:paraId="481C3DAF" w14:textId="224500DE" w:rsidR="006407CF" w:rsidRPr="006A41D7" w:rsidRDefault="00096DF6" w:rsidP="000A61C9">
      <w:pPr>
        <w:spacing w:before="120" w:after="0" w:line="240" w:lineRule="auto"/>
        <w:outlineLvl w:val="1"/>
        <w:rPr>
          <w:rFonts w:ascii="Times New Roman" w:hAnsi="Times New Roman" w:cs="Times New Roman"/>
          <w:b/>
          <w:bCs/>
          <w:sz w:val="24"/>
          <w:szCs w:val="24"/>
        </w:rPr>
      </w:pPr>
      <w:r w:rsidRPr="006A41D7">
        <w:rPr>
          <w:rFonts w:ascii="Times New Roman" w:hAnsi="Times New Roman" w:cs="Times New Roman"/>
          <w:b/>
          <w:bCs/>
          <w:sz w:val="24"/>
          <w:szCs w:val="24"/>
        </w:rPr>
        <w:t>DR,</w:t>
      </w:r>
      <w:r w:rsidRPr="006A41D7" w:rsidDel="00257A1E">
        <w:rPr>
          <w:rFonts w:ascii="Times New Roman" w:hAnsi="Times New Roman" w:cs="Times New Roman"/>
          <w:b/>
          <w:bCs/>
          <w:sz w:val="24"/>
          <w:szCs w:val="24"/>
        </w:rPr>
        <w:t xml:space="preserve"> </w:t>
      </w:r>
      <w:r w:rsidRPr="006A41D7">
        <w:rPr>
          <w:rFonts w:ascii="Times New Roman" w:hAnsi="Times New Roman" w:cs="Times New Roman"/>
          <w:b/>
          <w:bCs/>
          <w:sz w:val="24"/>
          <w:szCs w:val="24"/>
        </w:rPr>
        <w:t>EX, and DREX</w:t>
      </w:r>
      <w:r w:rsidR="006407CF" w:rsidRPr="006A41D7">
        <w:rPr>
          <w:rFonts w:ascii="Times New Roman" w:hAnsi="Times New Roman" w:cs="Times New Roman"/>
          <w:b/>
          <w:bCs/>
          <w:sz w:val="24"/>
          <w:szCs w:val="24"/>
        </w:rPr>
        <w:t xml:space="preserve"> </w:t>
      </w:r>
      <w:r w:rsidR="00A21F68" w:rsidRPr="006A41D7">
        <w:rPr>
          <w:rFonts w:ascii="Times New Roman" w:hAnsi="Times New Roman" w:cs="Times New Roman"/>
          <w:b/>
          <w:bCs/>
          <w:sz w:val="24"/>
          <w:szCs w:val="24"/>
        </w:rPr>
        <w:t xml:space="preserve">differentially impact </w:t>
      </w:r>
      <w:r w:rsidR="006407CF" w:rsidRPr="006A41D7">
        <w:rPr>
          <w:rFonts w:ascii="Times New Roman" w:hAnsi="Times New Roman" w:cs="Times New Roman"/>
          <w:b/>
          <w:bCs/>
          <w:sz w:val="24"/>
          <w:szCs w:val="24"/>
        </w:rPr>
        <w:t>SC subtype transcriptomics profiles</w:t>
      </w:r>
    </w:p>
    <w:p w14:paraId="328D691F" w14:textId="01A488F5" w:rsidR="003E7D2B" w:rsidRPr="000A61C9" w:rsidRDefault="009D3747" w:rsidP="000A61C9">
      <w:pPr>
        <w:spacing w:before="120" w:after="0" w:line="240" w:lineRule="auto"/>
        <w:rPr>
          <w:rFonts w:ascii="Times New Roman" w:hAnsi="Times New Roman" w:cs="Times New Roman"/>
          <w:iCs/>
          <w:sz w:val="24"/>
          <w:szCs w:val="24"/>
        </w:rPr>
      </w:pPr>
      <w:r w:rsidRPr="000A61C9">
        <w:rPr>
          <w:rFonts w:ascii="Times New Roman" w:hAnsi="Times New Roman" w:cs="Times New Roman"/>
          <w:iCs/>
          <w:sz w:val="24"/>
          <w:szCs w:val="24"/>
        </w:rPr>
        <w:t xml:space="preserve">Building on these findings, </w:t>
      </w:r>
      <w:r w:rsidR="00FF6135" w:rsidRPr="000A61C9">
        <w:rPr>
          <w:rFonts w:ascii="Times New Roman" w:hAnsi="Times New Roman" w:cs="Times New Roman"/>
          <w:iCs/>
          <w:sz w:val="24"/>
          <w:szCs w:val="24"/>
        </w:rPr>
        <w:t xml:space="preserve">we </w:t>
      </w:r>
      <w:r w:rsidR="00CD094B" w:rsidRPr="000A61C9">
        <w:rPr>
          <w:rFonts w:ascii="Times New Roman" w:hAnsi="Times New Roman" w:cs="Times New Roman"/>
          <w:iCs/>
          <w:sz w:val="24"/>
          <w:szCs w:val="24"/>
        </w:rPr>
        <w:t xml:space="preserve">next </w:t>
      </w:r>
      <w:r w:rsidR="00FF6135" w:rsidRPr="000A61C9">
        <w:rPr>
          <w:rFonts w:ascii="Times New Roman" w:hAnsi="Times New Roman" w:cs="Times New Roman"/>
          <w:iCs/>
          <w:sz w:val="24"/>
          <w:szCs w:val="24"/>
        </w:rPr>
        <w:t xml:space="preserve">mapped the transcriptional landscape of </w:t>
      </w:r>
      <w:r w:rsidR="001627B1">
        <w:rPr>
          <w:rFonts w:ascii="Times New Roman" w:hAnsi="Times New Roman" w:cs="Times New Roman"/>
          <w:iCs/>
          <w:sz w:val="24"/>
          <w:szCs w:val="24"/>
        </w:rPr>
        <w:t xml:space="preserve">the diverse </w:t>
      </w:r>
      <w:r w:rsidR="00690A38">
        <w:rPr>
          <w:rFonts w:ascii="Times New Roman" w:hAnsi="Times New Roman" w:cs="Times New Roman"/>
          <w:iCs/>
          <w:sz w:val="24"/>
          <w:szCs w:val="24"/>
        </w:rPr>
        <w:t>SC subtypes</w:t>
      </w:r>
      <w:r w:rsidR="00690A38" w:rsidRPr="00690A38">
        <w:rPr>
          <w:rFonts w:ascii="Times New Roman" w:hAnsi="Times New Roman" w:cs="Times New Roman"/>
          <w:iCs/>
          <w:sz w:val="24"/>
          <w:szCs w:val="24"/>
        </w:rPr>
        <w:t xml:space="preserve"> </w:t>
      </w:r>
      <w:r w:rsidR="00690A38" w:rsidRPr="000A61C9">
        <w:rPr>
          <w:rFonts w:ascii="Times New Roman" w:hAnsi="Times New Roman" w:cs="Times New Roman"/>
          <w:iCs/>
          <w:sz w:val="24"/>
          <w:szCs w:val="24"/>
        </w:rPr>
        <w:t>to uncover how the interventions improved</w:t>
      </w:r>
      <w:r w:rsidR="00690A38">
        <w:rPr>
          <w:rFonts w:ascii="Times New Roman" w:hAnsi="Times New Roman" w:cs="Times New Roman"/>
          <w:iCs/>
          <w:sz w:val="24"/>
          <w:szCs w:val="24"/>
        </w:rPr>
        <w:t xml:space="preserve"> PN. For </w:t>
      </w:r>
      <w:del w:id="169" w:author="Feldman, Eva" w:date="2025-11-22T10:13:00Z" w16du:dateUtc="2025-11-22T15:13:00Z">
        <w:r w:rsidR="00690A38" w:rsidDel="00D77F29">
          <w:rPr>
            <w:rFonts w:ascii="Times New Roman" w:hAnsi="Times New Roman" w:cs="Times New Roman"/>
            <w:iCs/>
            <w:sz w:val="24"/>
            <w:szCs w:val="24"/>
          </w:rPr>
          <w:delText>amelioration in</w:delText>
        </w:r>
        <w:r w:rsidR="00690A38" w:rsidRPr="00690A38" w:rsidDel="00D77F29">
          <w:rPr>
            <w:rFonts w:ascii="Times New Roman" w:hAnsi="Times New Roman" w:cs="Times New Roman"/>
            <w:iCs/>
            <w:sz w:val="24"/>
            <w:szCs w:val="24"/>
          </w:rPr>
          <w:delText xml:space="preserve"> </w:delText>
        </w:r>
      </w:del>
      <w:r w:rsidR="00690A38">
        <w:rPr>
          <w:rFonts w:ascii="Times New Roman" w:hAnsi="Times New Roman" w:cs="Times New Roman"/>
          <w:iCs/>
          <w:sz w:val="24"/>
          <w:szCs w:val="24"/>
        </w:rPr>
        <w:t xml:space="preserve">large </w:t>
      </w:r>
      <w:r w:rsidR="00690A38" w:rsidRPr="000A61C9">
        <w:rPr>
          <w:rFonts w:ascii="Times New Roman" w:hAnsi="Times New Roman" w:cs="Times New Roman"/>
          <w:iCs/>
          <w:sz w:val="24"/>
          <w:szCs w:val="24"/>
        </w:rPr>
        <w:t>fiber function</w:t>
      </w:r>
      <w:r w:rsidR="00690A38">
        <w:rPr>
          <w:rFonts w:ascii="Times New Roman" w:hAnsi="Times New Roman" w:cs="Times New Roman"/>
          <w:iCs/>
          <w:sz w:val="24"/>
          <w:szCs w:val="24"/>
        </w:rPr>
        <w:t>, we focused on transcriptomic profiles of corresponding</w:t>
      </w:r>
      <w:r w:rsidR="00690A38" w:rsidRPr="00690A38">
        <w:rPr>
          <w:rFonts w:ascii="Times New Roman" w:hAnsi="Times New Roman" w:cs="Times New Roman"/>
          <w:iCs/>
          <w:sz w:val="24"/>
          <w:szCs w:val="24"/>
        </w:rPr>
        <w:t xml:space="preserve"> </w:t>
      </w:r>
      <w:proofErr w:type="spellStart"/>
      <w:r w:rsidR="00690A38" w:rsidRPr="000A61C9">
        <w:rPr>
          <w:rFonts w:ascii="Times New Roman" w:hAnsi="Times New Roman" w:cs="Times New Roman"/>
          <w:iCs/>
          <w:sz w:val="24"/>
          <w:szCs w:val="24"/>
        </w:rPr>
        <w:t>mySCs</w:t>
      </w:r>
      <w:proofErr w:type="spellEnd"/>
      <w:r w:rsidR="00690A38">
        <w:rPr>
          <w:rFonts w:ascii="Times New Roman" w:hAnsi="Times New Roman" w:cs="Times New Roman"/>
          <w:iCs/>
          <w:sz w:val="24"/>
          <w:szCs w:val="24"/>
        </w:rPr>
        <w:t xml:space="preserve">. For </w:t>
      </w:r>
      <w:r w:rsidR="00380917">
        <w:rPr>
          <w:rFonts w:ascii="Times New Roman" w:hAnsi="Times New Roman" w:cs="Times New Roman"/>
          <w:iCs/>
          <w:sz w:val="24"/>
          <w:szCs w:val="24"/>
        </w:rPr>
        <w:t>enhancement of</w:t>
      </w:r>
      <w:r w:rsidR="00690A38" w:rsidRPr="00690A38">
        <w:rPr>
          <w:rFonts w:ascii="Times New Roman" w:hAnsi="Times New Roman" w:cs="Times New Roman"/>
          <w:iCs/>
          <w:sz w:val="24"/>
          <w:szCs w:val="24"/>
        </w:rPr>
        <w:t xml:space="preserve"> </w:t>
      </w:r>
      <w:r w:rsidR="00690A38" w:rsidRPr="000A61C9">
        <w:rPr>
          <w:rFonts w:ascii="Times New Roman" w:hAnsi="Times New Roman" w:cs="Times New Roman"/>
          <w:iCs/>
          <w:sz w:val="24"/>
          <w:szCs w:val="24"/>
        </w:rPr>
        <w:t xml:space="preserve">small </w:t>
      </w:r>
      <w:r w:rsidR="0084004B">
        <w:rPr>
          <w:rFonts w:ascii="Times New Roman" w:hAnsi="Times New Roman" w:cs="Times New Roman"/>
          <w:iCs/>
          <w:sz w:val="24"/>
          <w:szCs w:val="24"/>
        </w:rPr>
        <w:t xml:space="preserve">fiber </w:t>
      </w:r>
      <w:r w:rsidR="00690A38">
        <w:rPr>
          <w:rFonts w:ascii="Times New Roman" w:hAnsi="Times New Roman" w:cs="Times New Roman"/>
          <w:iCs/>
          <w:sz w:val="24"/>
          <w:szCs w:val="24"/>
        </w:rPr>
        <w:t xml:space="preserve">function, </w:t>
      </w:r>
      <w:r w:rsidR="00380917">
        <w:rPr>
          <w:rFonts w:ascii="Times New Roman" w:hAnsi="Times New Roman" w:cs="Times New Roman"/>
          <w:iCs/>
          <w:sz w:val="24"/>
          <w:szCs w:val="24"/>
        </w:rPr>
        <w:t xml:space="preserve">we homed in on </w:t>
      </w:r>
      <w:proofErr w:type="spellStart"/>
      <w:r w:rsidR="00380917" w:rsidRPr="000A61C9">
        <w:rPr>
          <w:rFonts w:ascii="Times New Roman" w:hAnsi="Times New Roman" w:cs="Times New Roman"/>
          <w:iCs/>
          <w:sz w:val="24"/>
          <w:szCs w:val="24"/>
        </w:rPr>
        <w:t>nmSCs</w:t>
      </w:r>
      <w:proofErr w:type="spellEnd"/>
      <w:r w:rsidR="00380917">
        <w:rPr>
          <w:rFonts w:ascii="Times New Roman" w:hAnsi="Times New Roman" w:cs="Times New Roman"/>
          <w:iCs/>
          <w:sz w:val="24"/>
          <w:szCs w:val="24"/>
        </w:rPr>
        <w:t xml:space="preserve">, early potential </w:t>
      </w:r>
      <w:r w:rsidR="00380917" w:rsidRPr="000A61C9">
        <w:rPr>
          <w:rFonts w:ascii="Times New Roman" w:hAnsi="Times New Roman" w:cs="Times New Roman"/>
          <w:iCs/>
          <w:sz w:val="24"/>
          <w:szCs w:val="24"/>
        </w:rPr>
        <w:t>targets in PN due</w:t>
      </w:r>
      <w:r w:rsidR="00380917" w:rsidRPr="00380917">
        <w:rPr>
          <w:rFonts w:ascii="Times New Roman" w:hAnsi="Times New Roman" w:cs="Times New Roman"/>
          <w:iCs/>
          <w:sz w:val="24"/>
          <w:szCs w:val="24"/>
        </w:rPr>
        <w:t xml:space="preserve"> </w:t>
      </w:r>
      <w:r w:rsidR="00380917">
        <w:rPr>
          <w:rFonts w:ascii="Times New Roman" w:hAnsi="Times New Roman" w:cs="Times New Roman"/>
          <w:iCs/>
          <w:sz w:val="24"/>
          <w:szCs w:val="24"/>
        </w:rPr>
        <w:t xml:space="preserve">to their support of </w:t>
      </w:r>
      <w:r w:rsidR="00380917" w:rsidRPr="000A61C9">
        <w:rPr>
          <w:rFonts w:ascii="Times New Roman" w:hAnsi="Times New Roman" w:cs="Times New Roman"/>
          <w:iCs/>
          <w:sz w:val="24"/>
          <w:szCs w:val="24"/>
        </w:rPr>
        <w:t>unmyelinated C-fiber</w:t>
      </w:r>
      <w:r w:rsidR="00380917">
        <w:rPr>
          <w:rFonts w:ascii="Times New Roman" w:hAnsi="Times New Roman" w:cs="Times New Roman"/>
          <w:iCs/>
          <w:sz w:val="24"/>
          <w:szCs w:val="24"/>
        </w:rPr>
        <w:t xml:space="preserve">s </w:t>
      </w:r>
      <w:r w:rsidR="00690A38">
        <w:rPr>
          <w:rFonts w:ascii="Times New Roman" w:hAnsi="Times New Roman" w:cs="Times New Roman"/>
          <w:iCs/>
          <w:sz w:val="24"/>
          <w:szCs w:val="24"/>
        </w:rPr>
        <w:t xml:space="preserve">prone to </w:t>
      </w:r>
      <w:r w:rsidR="00690A38" w:rsidRPr="000A61C9">
        <w:rPr>
          <w:rFonts w:ascii="Times New Roman" w:hAnsi="Times New Roman" w:cs="Times New Roman"/>
          <w:iCs/>
          <w:sz w:val="24"/>
          <w:szCs w:val="24"/>
        </w:rPr>
        <w:t xml:space="preserve">degeneration </w:t>
      </w:r>
      <w:r w:rsidR="00690A38">
        <w:rPr>
          <w:rFonts w:ascii="Times New Roman" w:hAnsi="Times New Roman" w:cs="Times New Roman"/>
          <w:iCs/>
          <w:sz w:val="24"/>
          <w:szCs w:val="24"/>
        </w:rPr>
        <w:t>early in the disease course</w:t>
      </w:r>
      <w:r w:rsidR="00690A38" w:rsidRPr="000A61C9">
        <w:rPr>
          <w:rFonts w:ascii="Times New Roman" w:hAnsi="Times New Roman" w:cs="Times New Roman"/>
          <w:iCs/>
          <w:sz w:val="24"/>
          <w:szCs w:val="24"/>
        </w:rPr>
        <w:t>.</w:t>
      </w:r>
      <w:r w:rsidR="00380917" w:rsidRPr="00380917">
        <w:rPr>
          <w:rFonts w:ascii="Times New Roman" w:hAnsi="Times New Roman" w:cs="Times New Roman"/>
          <w:iCs/>
          <w:sz w:val="24"/>
          <w:szCs w:val="24"/>
        </w:rPr>
        <w:t xml:space="preserve"> </w:t>
      </w:r>
      <w:r w:rsidR="00C17675">
        <w:rPr>
          <w:rFonts w:ascii="Times New Roman" w:hAnsi="Times New Roman" w:cs="Times New Roman"/>
          <w:iCs/>
          <w:sz w:val="24"/>
          <w:szCs w:val="24"/>
        </w:rPr>
        <w:t xml:space="preserve">For overall nerve repair, we concentrated on </w:t>
      </w:r>
      <w:proofErr w:type="spellStart"/>
      <w:r w:rsidR="00C17675">
        <w:rPr>
          <w:rFonts w:ascii="Times New Roman" w:hAnsi="Times New Roman" w:cs="Times New Roman"/>
          <w:iCs/>
          <w:sz w:val="24"/>
          <w:szCs w:val="24"/>
        </w:rPr>
        <w:t>immSCs</w:t>
      </w:r>
      <w:proofErr w:type="spellEnd"/>
      <w:r w:rsidR="00C17675">
        <w:rPr>
          <w:rFonts w:ascii="Times New Roman" w:hAnsi="Times New Roman" w:cs="Times New Roman"/>
          <w:iCs/>
          <w:sz w:val="24"/>
          <w:szCs w:val="24"/>
        </w:rPr>
        <w:t xml:space="preserve">, </w:t>
      </w:r>
      <w:r w:rsidR="00CB59C5">
        <w:rPr>
          <w:rFonts w:ascii="Times New Roman" w:hAnsi="Times New Roman" w:cs="Times New Roman"/>
          <w:iCs/>
          <w:sz w:val="24"/>
          <w:szCs w:val="24"/>
        </w:rPr>
        <w:t>able to</w:t>
      </w:r>
      <w:r w:rsidR="00C17675">
        <w:rPr>
          <w:rFonts w:ascii="Times New Roman" w:hAnsi="Times New Roman" w:cs="Times New Roman"/>
          <w:iCs/>
          <w:sz w:val="24"/>
          <w:szCs w:val="24"/>
        </w:rPr>
        <w:t xml:space="preserve"> differentiate into either </w:t>
      </w:r>
      <w:proofErr w:type="spellStart"/>
      <w:r w:rsidR="00C17675">
        <w:rPr>
          <w:rFonts w:ascii="Times New Roman" w:hAnsi="Times New Roman" w:cs="Times New Roman"/>
          <w:iCs/>
          <w:sz w:val="24"/>
          <w:szCs w:val="24"/>
        </w:rPr>
        <w:t>mySCs</w:t>
      </w:r>
      <w:proofErr w:type="spellEnd"/>
      <w:r w:rsidR="00C17675">
        <w:rPr>
          <w:rFonts w:ascii="Times New Roman" w:hAnsi="Times New Roman" w:cs="Times New Roman"/>
          <w:iCs/>
          <w:sz w:val="24"/>
          <w:szCs w:val="24"/>
        </w:rPr>
        <w:t xml:space="preserve"> or </w:t>
      </w:r>
      <w:proofErr w:type="spellStart"/>
      <w:r w:rsidR="00C17675">
        <w:rPr>
          <w:rFonts w:ascii="Times New Roman" w:hAnsi="Times New Roman" w:cs="Times New Roman"/>
          <w:iCs/>
          <w:sz w:val="24"/>
          <w:szCs w:val="24"/>
        </w:rPr>
        <w:t>nmSCs</w:t>
      </w:r>
      <w:proofErr w:type="spellEnd"/>
      <w:r w:rsidR="00CB59C5">
        <w:rPr>
          <w:rFonts w:ascii="Times New Roman" w:hAnsi="Times New Roman" w:cs="Times New Roman"/>
          <w:iCs/>
          <w:sz w:val="24"/>
          <w:szCs w:val="24"/>
        </w:rPr>
        <w:t>, and</w:t>
      </w:r>
      <w:r w:rsidR="00C17675">
        <w:rPr>
          <w:rFonts w:ascii="Times New Roman" w:hAnsi="Times New Roman" w:cs="Times New Roman"/>
          <w:iCs/>
          <w:sz w:val="24"/>
          <w:szCs w:val="24"/>
        </w:rPr>
        <w:t xml:space="preserve"> </w:t>
      </w:r>
      <w:r w:rsidR="00C17675" w:rsidRPr="00C17675">
        <w:rPr>
          <w:rFonts w:ascii="Times New Roman" w:hAnsi="Times New Roman" w:cs="Times New Roman"/>
          <w:iCs/>
          <w:sz w:val="24"/>
          <w:szCs w:val="24"/>
        </w:rPr>
        <w:t xml:space="preserve">pivotal </w:t>
      </w:r>
      <w:r w:rsidR="00CB59C5">
        <w:rPr>
          <w:rFonts w:ascii="Times New Roman" w:hAnsi="Times New Roman" w:cs="Times New Roman"/>
          <w:iCs/>
          <w:sz w:val="24"/>
          <w:szCs w:val="24"/>
        </w:rPr>
        <w:t>to</w:t>
      </w:r>
      <w:r w:rsidR="00C17675" w:rsidRPr="00C17675">
        <w:rPr>
          <w:rFonts w:ascii="Times New Roman" w:hAnsi="Times New Roman" w:cs="Times New Roman"/>
          <w:iCs/>
          <w:sz w:val="24"/>
          <w:szCs w:val="24"/>
        </w:rPr>
        <w:t xml:space="preserve"> nerve development and </w:t>
      </w:r>
      <w:r w:rsidR="00C17675">
        <w:rPr>
          <w:rFonts w:ascii="Times New Roman" w:hAnsi="Times New Roman" w:cs="Times New Roman"/>
          <w:iCs/>
          <w:sz w:val="24"/>
          <w:szCs w:val="24"/>
        </w:rPr>
        <w:t>healing.</w:t>
      </w:r>
      <w:r w:rsidR="00CB59C5">
        <w:rPr>
          <w:rFonts w:ascii="Times New Roman" w:hAnsi="Times New Roman" w:cs="Times New Roman"/>
          <w:iCs/>
          <w:sz w:val="24"/>
          <w:szCs w:val="24"/>
        </w:rPr>
        <w:t xml:space="preserve"> </w:t>
      </w:r>
      <w:r w:rsidR="00380917">
        <w:rPr>
          <w:rFonts w:ascii="Times New Roman" w:hAnsi="Times New Roman" w:cs="Times New Roman"/>
          <w:iCs/>
          <w:sz w:val="24"/>
          <w:szCs w:val="24"/>
        </w:rPr>
        <w:t>First, d</w:t>
      </w:r>
      <w:r w:rsidR="001627B1">
        <w:rPr>
          <w:rFonts w:ascii="Times New Roman" w:hAnsi="Times New Roman" w:cs="Times New Roman"/>
          <w:iCs/>
          <w:sz w:val="24"/>
          <w:szCs w:val="24"/>
        </w:rPr>
        <w:t>ifferentially expressed genes (</w:t>
      </w:r>
      <w:r w:rsidR="00841EC2" w:rsidRPr="000A61C9">
        <w:rPr>
          <w:rFonts w:ascii="Times New Roman" w:hAnsi="Times New Roman" w:cs="Times New Roman"/>
          <w:iCs/>
          <w:sz w:val="24"/>
          <w:szCs w:val="24"/>
        </w:rPr>
        <w:t>DEG</w:t>
      </w:r>
      <w:r w:rsidR="001627B1">
        <w:rPr>
          <w:rFonts w:ascii="Times New Roman" w:hAnsi="Times New Roman" w:cs="Times New Roman"/>
          <w:iCs/>
          <w:sz w:val="24"/>
          <w:szCs w:val="24"/>
        </w:rPr>
        <w:t>s) were identified</w:t>
      </w:r>
      <w:r w:rsidR="00690A38">
        <w:rPr>
          <w:rFonts w:ascii="Times New Roman" w:hAnsi="Times New Roman" w:cs="Times New Roman"/>
          <w:iCs/>
          <w:sz w:val="24"/>
          <w:szCs w:val="24"/>
        </w:rPr>
        <w:t xml:space="preserve"> in </w:t>
      </w:r>
      <w:proofErr w:type="spellStart"/>
      <w:r w:rsidR="00690A38">
        <w:rPr>
          <w:rFonts w:ascii="Times New Roman" w:hAnsi="Times New Roman" w:cs="Times New Roman"/>
          <w:iCs/>
          <w:sz w:val="24"/>
          <w:szCs w:val="24"/>
        </w:rPr>
        <w:t>mySCs</w:t>
      </w:r>
      <w:proofErr w:type="spellEnd"/>
      <w:r w:rsidR="00380917">
        <w:rPr>
          <w:rFonts w:ascii="Times New Roman" w:hAnsi="Times New Roman" w:cs="Times New Roman"/>
          <w:iCs/>
          <w:sz w:val="24"/>
          <w:szCs w:val="24"/>
        </w:rPr>
        <w:t xml:space="preserve"> (</w:t>
      </w:r>
      <w:r w:rsidR="00380917" w:rsidRPr="006A41D7">
        <w:rPr>
          <w:rFonts w:ascii="Times New Roman" w:hAnsi="Times New Roman" w:cs="Times New Roman"/>
          <w:b/>
          <w:bCs/>
          <w:iCs/>
          <w:sz w:val="24"/>
          <w:szCs w:val="24"/>
        </w:rPr>
        <w:t>table S</w:t>
      </w:r>
      <w:r w:rsidR="00380917">
        <w:rPr>
          <w:rFonts w:ascii="Times New Roman" w:hAnsi="Times New Roman" w:cs="Times New Roman"/>
          <w:b/>
          <w:bCs/>
          <w:iCs/>
          <w:sz w:val="24"/>
          <w:szCs w:val="24"/>
        </w:rPr>
        <w:t>2</w:t>
      </w:r>
      <w:r w:rsidR="00380917">
        <w:rPr>
          <w:rFonts w:ascii="Times New Roman" w:hAnsi="Times New Roman" w:cs="Times New Roman"/>
          <w:iCs/>
          <w:sz w:val="24"/>
          <w:szCs w:val="24"/>
        </w:rPr>
        <w:t>)</w:t>
      </w:r>
      <w:r w:rsidR="00690A38">
        <w:rPr>
          <w:rFonts w:ascii="Times New Roman" w:hAnsi="Times New Roman" w:cs="Times New Roman"/>
          <w:iCs/>
          <w:sz w:val="24"/>
          <w:szCs w:val="24"/>
        </w:rPr>
        <w:t xml:space="preserve">, </w:t>
      </w:r>
      <w:proofErr w:type="spellStart"/>
      <w:r w:rsidR="00690A38">
        <w:rPr>
          <w:rFonts w:ascii="Times New Roman" w:hAnsi="Times New Roman" w:cs="Times New Roman"/>
          <w:iCs/>
          <w:sz w:val="24"/>
          <w:szCs w:val="24"/>
        </w:rPr>
        <w:t>nmSC</w:t>
      </w:r>
      <w:proofErr w:type="spellEnd"/>
      <w:r w:rsidR="00380917">
        <w:rPr>
          <w:rFonts w:ascii="Times New Roman" w:hAnsi="Times New Roman" w:cs="Times New Roman"/>
          <w:iCs/>
          <w:sz w:val="24"/>
          <w:szCs w:val="24"/>
        </w:rPr>
        <w:t xml:space="preserve"> (</w:t>
      </w:r>
      <w:r w:rsidR="00380917" w:rsidRPr="00500779">
        <w:rPr>
          <w:rFonts w:ascii="Times New Roman" w:hAnsi="Times New Roman" w:cs="Times New Roman"/>
          <w:b/>
          <w:bCs/>
          <w:iCs/>
          <w:sz w:val="24"/>
          <w:szCs w:val="24"/>
        </w:rPr>
        <w:t>table S</w:t>
      </w:r>
      <w:r w:rsidR="00380917">
        <w:rPr>
          <w:rFonts w:ascii="Times New Roman" w:hAnsi="Times New Roman" w:cs="Times New Roman"/>
          <w:b/>
          <w:bCs/>
          <w:iCs/>
          <w:sz w:val="24"/>
          <w:szCs w:val="24"/>
        </w:rPr>
        <w:t>3</w:t>
      </w:r>
      <w:r w:rsidR="00380917">
        <w:rPr>
          <w:rFonts w:ascii="Times New Roman" w:hAnsi="Times New Roman" w:cs="Times New Roman"/>
          <w:iCs/>
          <w:sz w:val="24"/>
          <w:szCs w:val="24"/>
        </w:rPr>
        <w:t>)</w:t>
      </w:r>
      <w:r w:rsidR="00690A38">
        <w:rPr>
          <w:rFonts w:ascii="Times New Roman" w:hAnsi="Times New Roman" w:cs="Times New Roman"/>
          <w:iCs/>
          <w:sz w:val="24"/>
          <w:szCs w:val="24"/>
        </w:rPr>
        <w:t xml:space="preserve">, and </w:t>
      </w:r>
      <w:proofErr w:type="spellStart"/>
      <w:r w:rsidR="00380917">
        <w:rPr>
          <w:rFonts w:ascii="Times New Roman" w:hAnsi="Times New Roman" w:cs="Times New Roman"/>
          <w:iCs/>
          <w:sz w:val="24"/>
          <w:szCs w:val="24"/>
        </w:rPr>
        <w:t>immSCs</w:t>
      </w:r>
      <w:proofErr w:type="spellEnd"/>
      <w:r w:rsidR="00380917">
        <w:rPr>
          <w:rFonts w:ascii="Times New Roman" w:hAnsi="Times New Roman" w:cs="Times New Roman"/>
          <w:iCs/>
          <w:sz w:val="24"/>
          <w:szCs w:val="24"/>
        </w:rPr>
        <w:t xml:space="preserve"> (</w:t>
      </w:r>
      <w:r w:rsidR="00380917" w:rsidRPr="00500779">
        <w:rPr>
          <w:rFonts w:ascii="Times New Roman" w:hAnsi="Times New Roman" w:cs="Times New Roman"/>
          <w:b/>
          <w:bCs/>
          <w:iCs/>
          <w:sz w:val="24"/>
          <w:szCs w:val="24"/>
        </w:rPr>
        <w:t>table S</w:t>
      </w:r>
      <w:r w:rsidR="00380917">
        <w:rPr>
          <w:rFonts w:ascii="Times New Roman" w:hAnsi="Times New Roman" w:cs="Times New Roman"/>
          <w:b/>
          <w:bCs/>
          <w:iCs/>
          <w:sz w:val="24"/>
          <w:szCs w:val="24"/>
        </w:rPr>
        <w:t>4</w:t>
      </w:r>
      <w:r w:rsidR="00380917">
        <w:rPr>
          <w:rFonts w:ascii="Times New Roman" w:hAnsi="Times New Roman" w:cs="Times New Roman"/>
          <w:iCs/>
          <w:sz w:val="24"/>
          <w:szCs w:val="24"/>
        </w:rPr>
        <w:t>)</w:t>
      </w:r>
      <w:r w:rsidR="001627B1">
        <w:rPr>
          <w:rFonts w:ascii="Times New Roman" w:hAnsi="Times New Roman" w:cs="Times New Roman"/>
          <w:iCs/>
          <w:sz w:val="24"/>
          <w:szCs w:val="24"/>
        </w:rPr>
        <w:t xml:space="preserve">, </w:t>
      </w:r>
      <w:r w:rsidR="00332DC3" w:rsidRPr="000A61C9">
        <w:rPr>
          <w:rFonts w:ascii="Times New Roman" w:hAnsi="Times New Roman" w:cs="Times New Roman"/>
          <w:iCs/>
          <w:sz w:val="24"/>
          <w:szCs w:val="24"/>
        </w:rPr>
        <w:t xml:space="preserve">across </w:t>
      </w:r>
      <w:r w:rsidR="00380917">
        <w:rPr>
          <w:rFonts w:ascii="Times New Roman" w:hAnsi="Times New Roman" w:cs="Times New Roman"/>
          <w:iCs/>
          <w:sz w:val="24"/>
          <w:szCs w:val="24"/>
        </w:rPr>
        <w:t xml:space="preserve">group </w:t>
      </w:r>
      <w:r w:rsidR="00332DC3" w:rsidRPr="000A61C9">
        <w:rPr>
          <w:rFonts w:ascii="Times New Roman" w:hAnsi="Times New Roman" w:cs="Times New Roman"/>
          <w:iCs/>
          <w:sz w:val="24"/>
          <w:szCs w:val="24"/>
        </w:rPr>
        <w:t xml:space="preserve">comparisons, HFD </w:t>
      </w:r>
      <w:r w:rsidR="00380917">
        <w:rPr>
          <w:rFonts w:ascii="Times New Roman" w:hAnsi="Times New Roman" w:cs="Times New Roman"/>
          <w:iCs/>
          <w:sz w:val="24"/>
          <w:szCs w:val="24"/>
        </w:rPr>
        <w:t>versus</w:t>
      </w:r>
      <w:r w:rsidR="00332DC3" w:rsidRPr="000A61C9">
        <w:rPr>
          <w:rFonts w:ascii="Times New Roman" w:hAnsi="Times New Roman" w:cs="Times New Roman"/>
          <w:iCs/>
          <w:sz w:val="24"/>
          <w:szCs w:val="24"/>
        </w:rPr>
        <w:t xml:space="preserve"> SD, DR </w:t>
      </w:r>
      <w:r w:rsidR="00380917">
        <w:rPr>
          <w:rFonts w:ascii="Times New Roman" w:hAnsi="Times New Roman" w:cs="Times New Roman"/>
          <w:iCs/>
          <w:sz w:val="24"/>
          <w:szCs w:val="24"/>
        </w:rPr>
        <w:t>versus</w:t>
      </w:r>
      <w:r w:rsidR="00332DC3" w:rsidRPr="000A61C9">
        <w:rPr>
          <w:rFonts w:ascii="Times New Roman" w:hAnsi="Times New Roman" w:cs="Times New Roman"/>
          <w:iCs/>
          <w:sz w:val="24"/>
          <w:szCs w:val="24"/>
        </w:rPr>
        <w:t xml:space="preserve"> HFD, EX </w:t>
      </w:r>
      <w:r w:rsidR="00380917">
        <w:rPr>
          <w:rFonts w:ascii="Times New Roman" w:hAnsi="Times New Roman" w:cs="Times New Roman"/>
          <w:iCs/>
          <w:sz w:val="24"/>
          <w:szCs w:val="24"/>
        </w:rPr>
        <w:t>versus</w:t>
      </w:r>
      <w:r w:rsidR="00332DC3" w:rsidRPr="000A61C9">
        <w:rPr>
          <w:rFonts w:ascii="Times New Roman" w:hAnsi="Times New Roman" w:cs="Times New Roman"/>
          <w:iCs/>
          <w:sz w:val="24"/>
          <w:szCs w:val="24"/>
        </w:rPr>
        <w:t xml:space="preserve"> HFD, and DREX </w:t>
      </w:r>
      <w:r w:rsidR="00380917">
        <w:rPr>
          <w:rFonts w:ascii="Times New Roman" w:hAnsi="Times New Roman" w:cs="Times New Roman"/>
          <w:iCs/>
          <w:sz w:val="24"/>
          <w:szCs w:val="24"/>
        </w:rPr>
        <w:t>versus</w:t>
      </w:r>
      <w:r w:rsidR="00332DC3" w:rsidRPr="000A61C9">
        <w:rPr>
          <w:rFonts w:ascii="Times New Roman" w:hAnsi="Times New Roman" w:cs="Times New Roman"/>
          <w:iCs/>
          <w:sz w:val="24"/>
          <w:szCs w:val="24"/>
        </w:rPr>
        <w:t xml:space="preserve"> HFD</w:t>
      </w:r>
      <w:r w:rsidR="00380917">
        <w:rPr>
          <w:rFonts w:ascii="Times New Roman" w:hAnsi="Times New Roman" w:cs="Times New Roman"/>
          <w:iCs/>
          <w:sz w:val="24"/>
          <w:szCs w:val="24"/>
        </w:rPr>
        <w:t>.</w:t>
      </w:r>
      <w:r w:rsidR="0084004B">
        <w:rPr>
          <w:rFonts w:ascii="Times New Roman" w:hAnsi="Times New Roman" w:cs="Times New Roman"/>
          <w:iCs/>
          <w:sz w:val="24"/>
          <w:szCs w:val="24"/>
        </w:rPr>
        <w:t xml:space="preserve"> In both </w:t>
      </w:r>
      <w:proofErr w:type="spellStart"/>
      <w:r w:rsidR="0084004B">
        <w:rPr>
          <w:rFonts w:ascii="Times New Roman" w:hAnsi="Times New Roman" w:cs="Times New Roman"/>
          <w:iCs/>
          <w:sz w:val="24"/>
          <w:szCs w:val="24"/>
        </w:rPr>
        <w:t>mySCs</w:t>
      </w:r>
      <w:proofErr w:type="spellEnd"/>
      <w:r w:rsidR="0084004B">
        <w:rPr>
          <w:rFonts w:ascii="Times New Roman" w:hAnsi="Times New Roman" w:cs="Times New Roman"/>
          <w:iCs/>
          <w:sz w:val="24"/>
          <w:szCs w:val="24"/>
        </w:rPr>
        <w:t xml:space="preserve"> and </w:t>
      </w:r>
      <w:proofErr w:type="spellStart"/>
      <w:r w:rsidR="0084004B">
        <w:rPr>
          <w:rFonts w:ascii="Times New Roman" w:hAnsi="Times New Roman" w:cs="Times New Roman"/>
          <w:iCs/>
          <w:sz w:val="24"/>
          <w:szCs w:val="24"/>
        </w:rPr>
        <w:t>nmSCs</w:t>
      </w:r>
      <w:proofErr w:type="spellEnd"/>
      <w:r w:rsidR="0084004B">
        <w:rPr>
          <w:rFonts w:ascii="Times New Roman" w:hAnsi="Times New Roman" w:cs="Times New Roman"/>
          <w:iCs/>
          <w:sz w:val="24"/>
          <w:szCs w:val="24"/>
        </w:rPr>
        <w:t>, there was a</w:t>
      </w:r>
      <w:r w:rsidR="00430FF2" w:rsidRPr="000A61C9">
        <w:rPr>
          <w:rFonts w:ascii="Times New Roman" w:hAnsi="Times New Roman" w:cs="Times New Roman"/>
          <w:iCs/>
          <w:sz w:val="24"/>
          <w:szCs w:val="24"/>
        </w:rPr>
        <w:t xml:space="preserve"> predominance of unique DEGs specific to each </w:t>
      </w:r>
      <w:r w:rsidR="00825AAE" w:rsidRPr="000A61C9">
        <w:rPr>
          <w:rFonts w:ascii="Times New Roman" w:hAnsi="Times New Roman" w:cs="Times New Roman"/>
          <w:iCs/>
          <w:sz w:val="24"/>
          <w:szCs w:val="24"/>
        </w:rPr>
        <w:t>intervention</w:t>
      </w:r>
      <w:r w:rsidR="003C0996">
        <w:rPr>
          <w:rFonts w:ascii="Times New Roman" w:hAnsi="Times New Roman" w:cs="Times New Roman"/>
          <w:iCs/>
          <w:sz w:val="24"/>
          <w:szCs w:val="24"/>
        </w:rPr>
        <w:t xml:space="preserve"> versus HFD</w:t>
      </w:r>
      <w:r w:rsidR="00C672E7" w:rsidRPr="000A61C9">
        <w:rPr>
          <w:rFonts w:ascii="Times New Roman" w:hAnsi="Times New Roman" w:cs="Times New Roman"/>
          <w:iCs/>
          <w:sz w:val="24"/>
          <w:szCs w:val="24"/>
        </w:rPr>
        <w:t xml:space="preserve"> (</w:t>
      </w:r>
      <w:r w:rsidR="00C672E7" w:rsidRPr="000A61C9">
        <w:rPr>
          <w:rFonts w:ascii="Times New Roman" w:hAnsi="Times New Roman" w:cs="Times New Roman"/>
          <w:b/>
          <w:bCs/>
          <w:iCs/>
          <w:sz w:val="24"/>
          <w:szCs w:val="24"/>
        </w:rPr>
        <w:t>Fig. S</w:t>
      </w:r>
      <w:r w:rsidR="000D1B9A" w:rsidRPr="000A61C9">
        <w:rPr>
          <w:rFonts w:ascii="Times New Roman" w:hAnsi="Times New Roman" w:cs="Times New Roman"/>
          <w:b/>
          <w:bCs/>
          <w:iCs/>
          <w:sz w:val="24"/>
          <w:szCs w:val="24"/>
        </w:rPr>
        <w:t>4B</w:t>
      </w:r>
      <w:r w:rsidR="005D0C0B" w:rsidRPr="000A61C9">
        <w:rPr>
          <w:rFonts w:ascii="Times New Roman" w:hAnsi="Times New Roman" w:cs="Times New Roman"/>
          <w:iCs/>
          <w:sz w:val="24"/>
          <w:szCs w:val="24"/>
        </w:rPr>
        <w:t>)</w:t>
      </w:r>
      <w:r w:rsidR="00430FF2" w:rsidRPr="000A61C9">
        <w:rPr>
          <w:rFonts w:ascii="Times New Roman" w:hAnsi="Times New Roman" w:cs="Times New Roman"/>
          <w:iCs/>
          <w:sz w:val="24"/>
          <w:szCs w:val="24"/>
        </w:rPr>
        <w:t xml:space="preserve">. </w:t>
      </w:r>
      <w:r w:rsidR="007D6A57" w:rsidRPr="000A61C9">
        <w:rPr>
          <w:rFonts w:ascii="Times New Roman" w:hAnsi="Times New Roman" w:cs="Times New Roman"/>
          <w:iCs/>
          <w:sz w:val="24"/>
          <w:szCs w:val="24"/>
        </w:rPr>
        <w:t xml:space="preserve">Notably, </w:t>
      </w:r>
      <w:r w:rsidR="00825AAE" w:rsidRPr="000A61C9">
        <w:rPr>
          <w:rFonts w:ascii="Times New Roman" w:hAnsi="Times New Roman" w:cs="Times New Roman"/>
          <w:iCs/>
          <w:sz w:val="24"/>
          <w:szCs w:val="24"/>
        </w:rPr>
        <w:t>EX</w:t>
      </w:r>
      <w:r w:rsidR="00430FF2" w:rsidRPr="000A61C9">
        <w:rPr>
          <w:rFonts w:ascii="Times New Roman" w:hAnsi="Times New Roman" w:cs="Times New Roman"/>
          <w:iCs/>
          <w:sz w:val="24"/>
          <w:szCs w:val="24"/>
        </w:rPr>
        <w:t xml:space="preserve"> </w:t>
      </w:r>
      <w:r w:rsidR="00853374" w:rsidRPr="000A61C9">
        <w:rPr>
          <w:rFonts w:ascii="Times New Roman" w:hAnsi="Times New Roman" w:cs="Times New Roman"/>
          <w:iCs/>
          <w:sz w:val="24"/>
          <w:szCs w:val="24"/>
        </w:rPr>
        <w:t xml:space="preserve">had the highest number of unique DEGs, </w:t>
      </w:r>
      <w:r w:rsidR="0084004B">
        <w:rPr>
          <w:rFonts w:ascii="Times New Roman" w:hAnsi="Times New Roman" w:cs="Times New Roman"/>
          <w:iCs/>
          <w:sz w:val="24"/>
          <w:szCs w:val="24"/>
        </w:rPr>
        <w:t xml:space="preserve">especially in </w:t>
      </w:r>
      <w:proofErr w:type="spellStart"/>
      <w:r w:rsidR="0084004B">
        <w:rPr>
          <w:rFonts w:ascii="Times New Roman" w:hAnsi="Times New Roman" w:cs="Times New Roman"/>
          <w:iCs/>
          <w:sz w:val="24"/>
          <w:szCs w:val="24"/>
        </w:rPr>
        <w:t>mySCs</w:t>
      </w:r>
      <w:proofErr w:type="spellEnd"/>
      <w:r w:rsidR="0084004B">
        <w:rPr>
          <w:rFonts w:ascii="Times New Roman" w:hAnsi="Times New Roman" w:cs="Times New Roman"/>
          <w:iCs/>
          <w:sz w:val="24"/>
          <w:szCs w:val="24"/>
        </w:rPr>
        <w:t xml:space="preserve">, </w:t>
      </w:r>
      <w:r w:rsidR="005637DF" w:rsidRPr="000A61C9">
        <w:rPr>
          <w:rFonts w:ascii="Times New Roman" w:hAnsi="Times New Roman" w:cs="Times New Roman"/>
          <w:iCs/>
          <w:sz w:val="24"/>
          <w:szCs w:val="24"/>
        </w:rPr>
        <w:t xml:space="preserve">reflecting a broad and complex </w:t>
      </w:r>
      <w:r w:rsidR="001849AB">
        <w:rPr>
          <w:rFonts w:ascii="Times New Roman" w:hAnsi="Times New Roman" w:cs="Times New Roman"/>
          <w:iCs/>
          <w:sz w:val="24"/>
          <w:szCs w:val="24"/>
        </w:rPr>
        <w:t>transcriptomic</w:t>
      </w:r>
      <w:r w:rsidR="001849AB" w:rsidRPr="000A61C9">
        <w:rPr>
          <w:rFonts w:ascii="Times New Roman" w:hAnsi="Times New Roman" w:cs="Times New Roman"/>
          <w:iCs/>
          <w:sz w:val="24"/>
          <w:szCs w:val="24"/>
        </w:rPr>
        <w:t xml:space="preserve"> </w:t>
      </w:r>
      <w:r w:rsidR="005637DF" w:rsidRPr="000A61C9">
        <w:rPr>
          <w:rFonts w:ascii="Times New Roman" w:hAnsi="Times New Roman" w:cs="Times New Roman"/>
          <w:iCs/>
          <w:sz w:val="24"/>
          <w:szCs w:val="24"/>
        </w:rPr>
        <w:t xml:space="preserve">response </w:t>
      </w:r>
      <w:r w:rsidR="00776A30">
        <w:rPr>
          <w:rFonts w:ascii="Times New Roman" w:hAnsi="Times New Roman" w:cs="Times New Roman"/>
          <w:iCs/>
          <w:sz w:val="24"/>
          <w:szCs w:val="24"/>
        </w:rPr>
        <w:t xml:space="preserve">in sciatic nerve </w:t>
      </w:r>
      <w:r w:rsidR="005637DF" w:rsidRPr="000A61C9">
        <w:rPr>
          <w:rFonts w:ascii="Times New Roman" w:hAnsi="Times New Roman" w:cs="Times New Roman"/>
          <w:iCs/>
          <w:sz w:val="24"/>
          <w:szCs w:val="24"/>
        </w:rPr>
        <w:t>to EX.</w:t>
      </w:r>
    </w:p>
    <w:p w14:paraId="2E0349F7" w14:textId="7EDA0C69" w:rsidR="008221FC" w:rsidRPr="000A61C9" w:rsidRDefault="0084004B" w:rsidP="000A61C9">
      <w:pPr>
        <w:spacing w:before="120" w:after="0" w:line="240" w:lineRule="auto"/>
        <w:ind w:firstLine="360"/>
        <w:rPr>
          <w:rFonts w:ascii="Times New Roman" w:hAnsi="Times New Roman" w:cs="Times New Roman"/>
          <w:iCs/>
          <w:sz w:val="24"/>
          <w:szCs w:val="24"/>
        </w:rPr>
      </w:pPr>
      <w:r>
        <w:rPr>
          <w:rFonts w:ascii="Times New Roman" w:hAnsi="Times New Roman" w:cs="Times New Roman"/>
          <w:iCs/>
          <w:sz w:val="24"/>
          <w:szCs w:val="24"/>
        </w:rPr>
        <w:t>Next, we performed pathway enrichment analysis</w:t>
      </w:r>
      <w:r w:rsidR="00616D97">
        <w:rPr>
          <w:rFonts w:ascii="Times New Roman" w:hAnsi="Times New Roman" w:cs="Times New Roman"/>
          <w:iCs/>
          <w:sz w:val="24"/>
          <w:szCs w:val="24"/>
        </w:rPr>
        <w:t xml:space="preserve"> using</w:t>
      </w:r>
      <w:r w:rsidR="00776A30" w:rsidRPr="00776A30">
        <w:t xml:space="preserve"> </w:t>
      </w:r>
      <w:r w:rsidR="00776A30" w:rsidRPr="00776A30">
        <w:rPr>
          <w:rFonts w:ascii="Times New Roman" w:hAnsi="Times New Roman" w:cs="Times New Roman"/>
          <w:iCs/>
          <w:sz w:val="24"/>
          <w:szCs w:val="24"/>
        </w:rPr>
        <w:t>Kyoto Encyclopedia of Genes and Genomes</w:t>
      </w:r>
      <w:r w:rsidR="00616D97">
        <w:rPr>
          <w:rFonts w:ascii="Times New Roman" w:hAnsi="Times New Roman" w:cs="Times New Roman"/>
          <w:iCs/>
          <w:sz w:val="24"/>
          <w:szCs w:val="24"/>
        </w:rPr>
        <w:t xml:space="preserve"> (KEGG) annotation</w:t>
      </w:r>
      <w:r>
        <w:rPr>
          <w:rFonts w:ascii="Times New Roman" w:hAnsi="Times New Roman" w:cs="Times New Roman"/>
          <w:iCs/>
          <w:sz w:val="24"/>
          <w:szCs w:val="24"/>
        </w:rPr>
        <w:t xml:space="preserve"> to </w:t>
      </w:r>
      <w:r w:rsidR="00616D97">
        <w:rPr>
          <w:rFonts w:ascii="Times New Roman" w:hAnsi="Times New Roman" w:cs="Times New Roman"/>
          <w:iCs/>
          <w:sz w:val="24"/>
          <w:szCs w:val="24"/>
        </w:rPr>
        <w:t xml:space="preserve">infer </w:t>
      </w:r>
      <w:r w:rsidR="00616D97" w:rsidRPr="00776A30">
        <w:rPr>
          <w:rFonts w:ascii="Times New Roman" w:hAnsi="Times New Roman" w:cs="Times New Roman"/>
          <w:iCs/>
          <w:sz w:val="24"/>
          <w:szCs w:val="24"/>
        </w:rPr>
        <w:t xml:space="preserve">biological relevance. Within </w:t>
      </w:r>
      <w:proofErr w:type="spellStart"/>
      <w:r w:rsidR="00616D97" w:rsidRPr="00776A30">
        <w:rPr>
          <w:rFonts w:ascii="Times New Roman" w:hAnsi="Times New Roman" w:cs="Times New Roman"/>
          <w:iCs/>
          <w:sz w:val="24"/>
          <w:szCs w:val="24"/>
        </w:rPr>
        <w:t>mySC</w:t>
      </w:r>
      <w:r w:rsidR="00C17675">
        <w:rPr>
          <w:rFonts w:ascii="Times New Roman" w:hAnsi="Times New Roman" w:cs="Times New Roman"/>
          <w:iCs/>
          <w:sz w:val="24"/>
          <w:szCs w:val="24"/>
        </w:rPr>
        <w:t>s</w:t>
      </w:r>
      <w:proofErr w:type="spellEnd"/>
      <w:r w:rsidR="00616D97" w:rsidRPr="00776A30">
        <w:rPr>
          <w:rFonts w:ascii="Times New Roman" w:hAnsi="Times New Roman" w:cs="Times New Roman"/>
          <w:iCs/>
          <w:sz w:val="24"/>
          <w:szCs w:val="24"/>
        </w:rPr>
        <w:t xml:space="preserve">, </w:t>
      </w:r>
      <w:r w:rsidR="008221FC" w:rsidRPr="00776A30">
        <w:rPr>
          <w:rFonts w:ascii="Times New Roman" w:hAnsi="Times New Roman" w:cs="Times New Roman"/>
          <w:iCs/>
          <w:sz w:val="24"/>
          <w:szCs w:val="24"/>
        </w:rPr>
        <w:t xml:space="preserve">KEGG </w:t>
      </w:r>
      <w:r w:rsidR="001849AB" w:rsidRPr="00776A30">
        <w:rPr>
          <w:rFonts w:ascii="Times New Roman" w:hAnsi="Times New Roman" w:cs="Times New Roman"/>
          <w:iCs/>
          <w:sz w:val="24"/>
          <w:szCs w:val="24"/>
        </w:rPr>
        <w:t xml:space="preserve">enrichment </w:t>
      </w:r>
      <w:r w:rsidR="008221FC" w:rsidRPr="00776A30">
        <w:rPr>
          <w:rFonts w:ascii="Times New Roman" w:hAnsi="Times New Roman" w:cs="Times New Roman"/>
          <w:iCs/>
          <w:sz w:val="24"/>
          <w:szCs w:val="24"/>
        </w:rPr>
        <w:t>analysis highlighted significant pathways</w:t>
      </w:r>
      <w:r w:rsidR="008221FC" w:rsidRPr="000A61C9">
        <w:rPr>
          <w:rFonts w:ascii="Times New Roman" w:hAnsi="Times New Roman" w:cs="Times New Roman"/>
          <w:iCs/>
          <w:sz w:val="24"/>
          <w:szCs w:val="24"/>
        </w:rPr>
        <w:t xml:space="preserve"> influenced by </w:t>
      </w:r>
      <w:r w:rsidR="00623407" w:rsidRPr="000A61C9">
        <w:rPr>
          <w:rFonts w:ascii="Times New Roman" w:hAnsi="Times New Roman" w:cs="Times New Roman"/>
          <w:iCs/>
          <w:sz w:val="24"/>
          <w:szCs w:val="24"/>
        </w:rPr>
        <w:t xml:space="preserve">each </w:t>
      </w:r>
      <w:r w:rsidR="008221FC" w:rsidRPr="000A61C9">
        <w:rPr>
          <w:rFonts w:ascii="Times New Roman" w:hAnsi="Times New Roman" w:cs="Times New Roman"/>
          <w:iCs/>
          <w:sz w:val="24"/>
          <w:szCs w:val="24"/>
        </w:rPr>
        <w:t xml:space="preserve">intervention. </w:t>
      </w:r>
      <w:r w:rsidR="00061CB1" w:rsidRPr="000A61C9">
        <w:rPr>
          <w:rFonts w:ascii="Times New Roman" w:hAnsi="Times New Roman" w:cs="Times New Roman"/>
          <w:iCs/>
          <w:sz w:val="24"/>
          <w:szCs w:val="24"/>
        </w:rPr>
        <w:t>HFD notably disrupted pathways such as adipocytokine signaling</w:t>
      </w:r>
      <w:r w:rsidR="0004796E" w:rsidRPr="000A61C9">
        <w:rPr>
          <w:rFonts w:ascii="Times New Roman" w:hAnsi="Times New Roman" w:cs="Times New Roman"/>
          <w:iCs/>
          <w:sz w:val="24"/>
          <w:szCs w:val="24"/>
        </w:rPr>
        <w:t xml:space="preserve"> (</w:t>
      </w:r>
      <w:r w:rsidR="0004796E" w:rsidRPr="000A61C9">
        <w:rPr>
          <w:rFonts w:ascii="Times New Roman" w:hAnsi="Times New Roman" w:cs="Times New Roman"/>
          <w:i/>
          <w:sz w:val="24"/>
          <w:szCs w:val="24"/>
        </w:rPr>
        <w:t>Cpt1c</w:t>
      </w:r>
      <w:r w:rsidR="0004796E" w:rsidRPr="000A61C9">
        <w:rPr>
          <w:rFonts w:ascii="Times New Roman" w:hAnsi="Times New Roman" w:cs="Times New Roman"/>
          <w:iCs/>
          <w:sz w:val="24"/>
          <w:szCs w:val="24"/>
        </w:rPr>
        <w:t xml:space="preserve">, </w:t>
      </w:r>
      <w:proofErr w:type="spellStart"/>
      <w:r w:rsidR="008842DC" w:rsidRPr="000A61C9">
        <w:rPr>
          <w:rFonts w:ascii="Times New Roman" w:hAnsi="Times New Roman" w:cs="Times New Roman"/>
          <w:i/>
          <w:sz w:val="24"/>
          <w:szCs w:val="24"/>
        </w:rPr>
        <w:t>Ikbkb</w:t>
      </w:r>
      <w:proofErr w:type="spellEnd"/>
      <w:r w:rsidR="008842DC" w:rsidRPr="000A61C9">
        <w:rPr>
          <w:rFonts w:ascii="Times New Roman" w:hAnsi="Times New Roman" w:cs="Times New Roman"/>
          <w:iCs/>
          <w:sz w:val="24"/>
          <w:szCs w:val="24"/>
        </w:rPr>
        <w:t>)</w:t>
      </w:r>
      <w:r w:rsidR="00061CB1" w:rsidRPr="000A61C9">
        <w:rPr>
          <w:rFonts w:ascii="Times New Roman" w:hAnsi="Times New Roman" w:cs="Times New Roman"/>
          <w:iCs/>
          <w:sz w:val="24"/>
          <w:szCs w:val="24"/>
        </w:rPr>
        <w:t xml:space="preserve"> and mitophagy</w:t>
      </w:r>
      <w:r w:rsidR="009E4D40" w:rsidRPr="000A61C9">
        <w:rPr>
          <w:rFonts w:ascii="Times New Roman" w:hAnsi="Times New Roman" w:cs="Times New Roman"/>
          <w:iCs/>
          <w:sz w:val="24"/>
          <w:szCs w:val="24"/>
        </w:rPr>
        <w:t xml:space="preserve"> </w:t>
      </w:r>
      <w:r w:rsidR="009E4D40" w:rsidRPr="000A61C9">
        <w:rPr>
          <w:rFonts w:ascii="Times New Roman" w:hAnsi="Times New Roman" w:cs="Times New Roman"/>
          <w:sz w:val="24"/>
          <w:szCs w:val="24"/>
        </w:rPr>
        <w:t>(</w:t>
      </w:r>
      <w:proofErr w:type="spellStart"/>
      <w:r w:rsidR="005904C5" w:rsidRPr="000A61C9">
        <w:rPr>
          <w:rFonts w:ascii="Times New Roman" w:hAnsi="Times New Roman" w:cs="Times New Roman"/>
          <w:i/>
          <w:iCs/>
          <w:sz w:val="24"/>
          <w:szCs w:val="24"/>
        </w:rPr>
        <w:t>Prkn</w:t>
      </w:r>
      <w:proofErr w:type="spellEnd"/>
      <w:r w:rsidR="001627B1">
        <w:rPr>
          <w:rFonts w:ascii="Times New Roman" w:hAnsi="Times New Roman" w:cs="Times New Roman"/>
          <w:sz w:val="24"/>
          <w:szCs w:val="24"/>
        </w:rPr>
        <w:t>,</w:t>
      </w:r>
      <w:r w:rsidR="00D1045F" w:rsidRPr="000A61C9">
        <w:rPr>
          <w:rFonts w:ascii="Times New Roman" w:hAnsi="Times New Roman" w:cs="Times New Roman"/>
          <w:sz w:val="24"/>
          <w:szCs w:val="24"/>
        </w:rPr>
        <w:t xml:space="preserve"> </w:t>
      </w:r>
      <w:r w:rsidR="00D1045F" w:rsidRPr="000A61C9">
        <w:rPr>
          <w:rFonts w:ascii="Times New Roman" w:hAnsi="Times New Roman" w:cs="Times New Roman"/>
          <w:i/>
          <w:iCs/>
          <w:sz w:val="24"/>
          <w:szCs w:val="24"/>
        </w:rPr>
        <w:t>Becn1</w:t>
      </w:r>
      <w:r w:rsidR="00D1045F" w:rsidRPr="000A61C9">
        <w:rPr>
          <w:rFonts w:ascii="Times New Roman" w:hAnsi="Times New Roman" w:cs="Times New Roman"/>
          <w:sz w:val="24"/>
          <w:szCs w:val="24"/>
        </w:rPr>
        <w:t>;</w:t>
      </w:r>
      <w:r w:rsidR="005904C5" w:rsidRPr="000A61C9">
        <w:rPr>
          <w:rFonts w:ascii="Times New Roman" w:hAnsi="Times New Roman" w:cs="Times New Roman"/>
          <w:sz w:val="24"/>
          <w:szCs w:val="24"/>
        </w:rPr>
        <w:t xml:space="preserve"> </w:t>
      </w:r>
      <w:r w:rsidR="009E4D40" w:rsidRPr="000A61C9">
        <w:rPr>
          <w:rFonts w:ascii="Times New Roman" w:hAnsi="Times New Roman" w:cs="Times New Roman"/>
          <w:b/>
          <w:bCs/>
          <w:sz w:val="24"/>
          <w:szCs w:val="24"/>
        </w:rPr>
        <w:t>Fig. 3</w:t>
      </w:r>
      <w:r w:rsidR="009676C4" w:rsidRPr="000A61C9">
        <w:rPr>
          <w:rFonts w:ascii="Times New Roman" w:hAnsi="Times New Roman" w:cs="Times New Roman"/>
          <w:b/>
          <w:bCs/>
          <w:sz w:val="24"/>
          <w:szCs w:val="24"/>
        </w:rPr>
        <w:t>C</w:t>
      </w:r>
      <w:r w:rsidR="001627B1">
        <w:rPr>
          <w:rFonts w:ascii="Times New Roman" w:hAnsi="Times New Roman" w:cs="Times New Roman"/>
          <w:sz w:val="24"/>
          <w:szCs w:val="24"/>
        </w:rPr>
        <w:t>,</w:t>
      </w:r>
      <w:r w:rsidR="000B1129" w:rsidRPr="000A61C9">
        <w:rPr>
          <w:rFonts w:ascii="Times New Roman" w:hAnsi="Times New Roman" w:cs="Times New Roman"/>
          <w:b/>
          <w:bCs/>
          <w:sz w:val="24"/>
          <w:szCs w:val="24"/>
        </w:rPr>
        <w:t xml:space="preserve"> </w:t>
      </w:r>
      <w:r w:rsidR="00C17675">
        <w:rPr>
          <w:rFonts w:ascii="Times New Roman" w:hAnsi="Times New Roman" w:cs="Times New Roman"/>
          <w:b/>
          <w:bCs/>
          <w:sz w:val="24"/>
          <w:szCs w:val="24"/>
        </w:rPr>
        <w:t>t</w:t>
      </w:r>
      <w:r w:rsidR="000B1129" w:rsidRPr="000A61C9">
        <w:rPr>
          <w:rFonts w:ascii="Times New Roman" w:hAnsi="Times New Roman" w:cs="Times New Roman"/>
          <w:b/>
          <w:bCs/>
          <w:sz w:val="24"/>
          <w:szCs w:val="24"/>
        </w:rPr>
        <w:t>able S</w:t>
      </w:r>
      <w:r w:rsidR="00C17675">
        <w:rPr>
          <w:rFonts w:ascii="Times New Roman" w:hAnsi="Times New Roman" w:cs="Times New Roman"/>
          <w:b/>
          <w:bCs/>
          <w:sz w:val="24"/>
          <w:szCs w:val="24"/>
        </w:rPr>
        <w:t>5</w:t>
      </w:r>
      <w:r w:rsidR="009E4D40" w:rsidRPr="000A61C9">
        <w:rPr>
          <w:rFonts w:ascii="Times New Roman" w:hAnsi="Times New Roman" w:cs="Times New Roman"/>
          <w:sz w:val="24"/>
          <w:szCs w:val="24"/>
        </w:rPr>
        <w:t>)</w:t>
      </w:r>
      <w:r w:rsidR="00061CB1" w:rsidRPr="000A61C9">
        <w:rPr>
          <w:rFonts w:ascii="Times New Roman" w:hAnsi="Times New Roman" w:cs="Times New Roman"/>
          <w:iCs/>
          <w:sz w:val="24"/>
          <w:szCs w:val="24"/>
        </w:rPr>
        <w:t xml:space="preserve">. </w:t>
      </w:r>
      <w:r w:rsidR="007418D6" w:rsidRPr="000A61C9">
        <w:rPr>
          <w:rFonts w:ascii="Times New Roman" w:hAnsi="Times New Roman" w:cs="Times New Roman"/>
          <w:iCs/>
          <w:sz w:val="24"/>
          <w:szCs w:val="24"/>
        </w:rPr>
        <w:t xml:space="preserve">DR affected </w:t>
      </w:r>
      <w:r w:rsidR="00BB503B" w:rsidRPr="000A61C9">
        <w:rPr>
          <w:rFonts w:ascii="Times New Roman" w:hAnsi="Times New Roman" w:cs="Times New Roman"/>
          <w:iCs/>
          <w:sz w:val="24"/>
          <w:szCs w:val="24"/>
        </w:rPr>
        <w:t>fatty acid</w:t>
      </w:r>
      <w:r w:rsidR="007418D6" w:rsidRPr="000A61C9">
        <w:rPr>
          <w:rFonts w:ascii="Times New Roman" w:hAnsi="Times New Roman" w:cs="Times New Roman"/>
          <w:iCs/>
          <w:sz w:val="24"/>
          <w:szCs w:val="24"/>
        </w:rPr>
        <w:t xml:space="preserve"> metabolism </w:t>
      </w:r>
      <w:r w:rsidR="00E5109E" w:rsidRPr="000A61C9">
        <w:rPr>
          <w:rFonts w:ascii="Times New Roman" w:hAnsi="Times New Roman" w:cs="Times New Roman"/>
          <w:iCs/>
          <w:sz w:val="24"/>
          <w:szCs w:val="24"/>
        </w:rPr>
        <w:t>(</w:t>
      </w:r>
      <w:r w:rsidR="00E5109E" w:rsidRPr="000A61C9">
        <w:rPr>
          <w:rFonts w:ascii="Times New Roman" w:hAnsi="Times New Roman" w:cs="Times New Roman"/>
          <w:i/>
          <w:sz w:val="24"/>
          <w:szCs w:val="24"/>
        </w:rPr>
        <w:t>Acsl3</w:t>
      </w:r>
      <w:r w:rsidR="001627B1">
        <w:rPr>
          <w:rFonts w:ascii="Times New Roman" w:hAnsi="Times New Roman" w:cs="Times New Roman"/>
          <w:iCs/>
          <w:sz w:val="24"/>
          <w:szCs w:val="24"/>
        </w:rPr>
        <w:t>,</w:t>
      </w:r>
      <w:r w:rsidR="00E5109E" w:rsidRPr="000A61C9">
        <w:rPr>
          <w:rFonts w:ascii="Times New Roman" w:hAnsi="Times New Roman" w:cs="Times New Roman"/>
          <w:iCs/>
          <w:sz w:val="24"/>
          <w:szCs w:val="24"/>
        </w:rPr>
        <w:t xml:space="preserve"> </w:t>
      </w:r>
      <w:r w:rsidR="009E545D" w:rsidRPr="000A61C9">
        <w:rPr>
          <w:rFonts w:ascii="Times New Roman" w:hAnsi="Times New Roman" w:cs="Times New Roman"/>
          <w:i/>
          <w:sz w:val="24"/>
          <w:szCs w:val="24"/>
        </w:rPr>
        <w:t>Acaca</w:t>
      </w:r>
      <w:r w:rsidR="009E545D" w:rsidRPr="000A61C9">
        <w:rPr>
          <w:rFonts w:ascii="Times New Roman" w:hAnsi="Times New Roman" w:cs="Times New Roman"/>
          <w:iCs/>
          <w:sz w:val="24"/>
          <w:szCs w:val="24"/>
        </w:rPr>
        <w:t xml:space="preserve">) </w:t>
      </w:r>
      <w:r w:rsidR="007418D6" w:rsidRPr="000A61C9">
        <w:rPr>
          <w:rFonts w:ascii="Times New Roman" w:hAnsi="Times New Roman" w:cs="Times New Roman"/>
          <w:iCs/>
          <w:sz w:val="24"/>
          <w:szCs w:val="24"/>
        </w:rPr>
        <w:t xml:space="preserve">and </w:t>
      </w:r>
      <w:r w:rsidR="001127A0" w:rsidRPr="000A61C9">
        <w:rPr>
          <w:rFonts w:ascii="Times New Roman" w:hAnsi="Times New Roman" w:cs="Times New Roman"/>
          <w:iCs/>
          <w:sz w:val="24"/>
          <w:szCs w:val="24"/>
        </w:rPr>
        <w:t xml:space="preserve">more specifically </w:t>
      </w:r>
      <w:r w:rsidR="00641C33" w:rsidRPr="000A61C9">
        <w:rPr>
          <w:rFonts w:ascii="Times New Roman" w:hAnsi="Times New Roman" w:cs="Times New Roman"/>
          <w:iCs/>
          <w:sz w:val="24"/>
          <w:szCs w:val="24"/>
        </w:rPr>
        <w:t xml:space="preserve">targeted </w:t>
      </w:r>
      <w:r w:rsidR="004E63F2" w:rsidRPr="000A61C9">
        <w:rPr>
          <w:rFonts w:ascii="Times New Roman" w:hAnsi="Times New Roman" w:cs="Times New Roman"/>
          <w:iCs/>
          <w:sz w:val="24"/>
          <w:szCs w:val="24"/>
        </w:rPr>
        <w:t xml:space="preserve">the metabolism of </w:t>
      </w:r>
      <w:r w:rsidR="001127A0" w:rsidRPr="000A61C9">
        <w:rPr>
          <w:rFonts w:ascii="Times New Roman" w:hAnsi="Times New Roman" w:cs="Times New Roman"/>
          <w:iCs/>
          <w:sz w:val="24"/>
          <w:szCs w:val="24"/>
        </w:rPr>
        <w:t>short-chain fatty acid</w:t>
      </w:r>
      <w:r w:rsidR="004E63F2" w:rsidRPr="000A61C9">
        <w:rPr>
          <w:rFonts w:ascii="Times New Roman" w:hAnsi="Times New Roman" w:cs="Times New Roman"/>
          <w:iCs/>
          <w:sz w:val="24"/>
          <w:szCs w:val="24"/>
        </w:rPr>
        <w:t>s, including</w:t>
      </w:r>
      <w:r w:rsidR="001127A0" w:rsidRPr="000A61C9">
        <w:rPr>
          <w:rFonts w:ascii="Times New Roman" w:hAnsi="Times New Roman" w:cs="Times New Roman"/>
          <w:iCs/>
          <w:sz w:val="24"/>
          <w:szCs w:val="24"/>
        </w:rPr>
        <w:t xml:space="preserve"> </w:t>
      </w:r>
      <w:r w:rsidR="00BB1DF7" w:rsidRPr="000A61C9">
        <w:rPr>
          <w:rFonts w:ascii="Times New Roman" w:hAnsi="Times New Roman" w:cs="Times New Roman"/>
          <w:iCs/>
          <w:sz w:val="24"/>
          <w:szCs w:val="24"/>
        </w:rPr>
        <w:t xml:space="preserve">butanoate </w:t>
      </w:r>
      <w:r w:rsidR="000B1129" w:rsidRPr="000A61C9">
        <w:rPr>
          <w:rFonts w:ascii="Times New Roman" w:hAnsi="Times New Roman" w:cs="Times New Roman"/>
          <w:iCs/>
          <w:sz w:val="24"/>
          <w:szCs w:val="24"/>
        </w:rPr>
        <w:t>and propanoate</w:t>
      </w:r>
      <w:r w:rsidR="009676C4" w:rsidRPr="000A61C9">
        <w:rPr>
          <w:rFonts w:ascii="Times New Roman" w:hAnsi="Times New Roman" w:cs="Times New Roman"/>
          <w:iCs/>
          <w:sz w:val="24"/>
          <w:szCs w:val="24"/>
        </w:rPr>
        <w:t xml:space="preserve"> </w:t>
      </w:r>
      <w:r w:rsidR="009676C4" w:rsidRPr="000A61C9">
        <w:rPr>
          <w:rFonts w:ascii="Times New Roman" w:hAnsi="Times New Roman" w:cs="Times New Roman"/>
          <w:sz w:val="24"/>
          <w:szCs w:val="24"/>
        </w:rPr>
        <w:t>(</w:t>
      </w:r>
      <w:r w:rsidR="009676C4" w:rsidRPr="000A61C9">
        <w:rPr>
          <w:rFonts w:ascii="Times New Roman" w:hAnsi="Times New Roman" w:cs="Times New Roman"/>
          <w:b/>
          <w:bCs/>
          <w:sz w:val="24"/>
          <w:szCs w:val="24"/>
        </w:rPr>
        <w:t>Fig. 3D</w:t>
      </w:r>
      <w:r w:rsidR="001627B1">
        <w:rPr>
          <w:rFonts w:ascii="Times New Roman" w:hAnsi="Times New Roman" w:cs="Times New Roman"/>
          <w:sz w:val="24"/>
          <w:szCs w:val="24"/>
        </w:rPr>
        <w:t>,</w:t>
      </w:r>
      <w:r w:rsidR="000B1129" w:rsidRPr="000A61C9">
        <w:rPr>
          <w:rFonts w:ascii="Times New Roman" w:hAnsi="Times New Roman" w:cs="Times New Roman"/>
          <w:b/>
          <w:bCs/>
          <w:sz w:val="24"/>
          <w:szCs w:val="24"/>
        </w:rPr>
        <w:t xml:space="preserve"> </w:t>
      </w:r>
      <w:r w:rsidR="00C17675">
        <w:rPr>
          <w:rFonts w:ascii="Times New Roman" w:hAnsi="Times New Roman" w:cs="Times New Roman"/>
          <w:b/>
          <w:bCs/>
          <w:sz w:val="24"/>
          <w:szCs w:val="24"/>
        </w:rPr>
        <w:t>t</w:t>
      </w:r>
      <w:r w:rsidR="000B1129" w:rsidRPr="000A61C9">
        <w:rPr>
          <w:rFonts w:ascii="Times New Roman" w:hAnsi="Times New Roman" w:cs="Times New Roman"/>
          <w:b/>
          <w:bCs/>
          <w:sz w:val="24"/>
          <w:szCs w:val="24"/>
        </w:rPr>
        <w:t>able S</w:t>
      </w:r>
      <w:r w:rsidR="00C17675">
        <w:rPr>
          <w:rFonts w:ascii="Times New Roman" w:hAnsi="Times New Roman" w:cs="Times New Roman"/>
          <w:b/>
          <w:bCs/>
          <w:sz w:val="24"/>
          <w:szCs w:val="24"/>
        </w:rPr>
        <w:t>5</w:t>
      </w:r>
      <w:r w:rsidR="009676C4" w:rsidRPr="000A61C9">
        <w:rPr>
          <w:rFonts w:ascii="Times New Roman" w:hAnsi="Times New Roman" w:cs="Times New Roman"/>
          <w:sz w:val="24"/>
          <w:szCs w:val="24"/>
        </w:rPr>
        <w:t>)</w:t>
      </w:r>
      <w:r w:rsidR="007418D6" w:rsidRPr="000A61C9">
        <w:rPr>
          <w:rFonts w:ascii="Times New Roman" w:hAnsi="Times New Roman" w:cs="Times New Roman"/>
          <w:iCs/>
          <w:sz w:val="24"/>
          <w:szCs w:val="24"/>
        </w:rPr>
        <w:t xml:space="preserve">. </w:t>
      </w:r>
      <w:r w:rsidR="00977A35" w:rsidRPr="000A61C9">
        <w:rPr>
          <w:rFonts w:ascii="Times New Roman" w:hAnsi="Times New Roman" w:cs="Times New Roman"/>
          <w:iCs/>
          <w:sz w:val="24"/>
          <w:szCs w:val="24"/>
        </w:rPr>
        <w:t xml:space="preserve">EX prominently involved pathways like AMPK </w:t>
      </w:r>
      <w:r w:rsidR="00B60732" w:rsidRPr="000A61C9">
        <w:rPr>
          <w:rFonts w:ascii="Times New Roman" w:hAnsi="Times New Roman" w:cs="Times New Roman"/>
          <w:iCs/>
          <w:sz w:val="24"/>
          <w:szCs w:val="24"/>
        </w:rPr>
        <w:t>(</w:t>
      </w:r>
      <w:r w:rsidR="00B60732" w:rsidRPr="000A61C9">
        <w:rPr>
          <w:rFonts w:ascii="Times New Roman" w:hAnsi="Times New Roman" w:cs="Times New Roman"/>
          <w:i/>
          <w:sz w:val="24"/>
          <w:szCs w:val="24"/>
        </w:rPr>
        <w:t>Prkab2</w:t>
      </w:r>
      <w:r w:rsidR="001627B1">
        <w:rPr>
          <w:rFonts w:ascii="Times New Roman" w:hAnsi="Times New Roman" w:cs="Times New Roman"/>
          <w:iCs/>
          <w:sz w:val="24"/>
          <w:szCs w:val="24"/>
        </w:rPr>
        <w:t>,</w:t>
      </w:r>
      <w:r w:rsidR="00B60732" w:rsidRPr="000A61C9">
        <w:rPr>
          <w:rFonts w:ascii="Times New Roman" w:hAnsi="Times New Roman" w:cs="Times New Roman"/>
          <w:iCs/>
          <w:sz w:val="24"/>
          <w:szCs w:val="24"/>
        </w:rPr>
        <w:t xml:space="preserve"> </w:t>
      </w:r>
      <w:proofErr w:type="spellStart"/>
      <w:r w:rsidR="00B110B9" w:rsidRPr="000A61C9">
        <w:rPr>
          <w:rFonts w:ascii="Times New Roman" w:hAnsi="Times New Roman" w:cs="Times New Roman"/>
          <w:i/>
          <w:sz w:val="24"/>
          <w:szCs w:val="24"/>
        </w:rPr>
        <w:t>F</w:t>
      </w:r>
      <w:r w:rsidR="00C66739" w:rsidRPr="000A61C9">
        <w:rPr>
          <w:rFonts w:ascii="Times New Roman" w:hAnsi="Times New Roman" w:cs="Times New Roman"/>
          <w:i/>
          <w:sz w:val="24"/>
          <w:szCs w:val="24"/>
        </w:rPr>
        <w:t>asn</w:t>
      </w:r>
      <w:proofErr w:type="spellEnd"/>
      <w:r w:rsidR="00B110B9" w:rsidRPr="000A61C9">
        <w:rPr>
          <w:rFonts w:ascii="Times New Roman" w:hAnsi="Times New Roman" w:cs="Times New Roman"/>
          <w:iCs/>
          <w:sz w:val="24"/>
          <w:szCs w:val="24"/>
        </w:rPr>
        <w:t xml:space="preserve">) </w:t>
      </w:r>
      <w:r w:rsidR="00977A35" w:rsidRPr="000A61C9">
        <w:rPr>
          <w:rFonts w:ascii="Times New Roman" w:hAnsi="Times New Roman" w:cs="Times New Roman"/>
          <w:iCs/>
          <w:sz w:val="24"/>
          <w:szCs w:val="24"/>
        </w:rPr>
        <w:t>and mTOR signaling</w:t>
      </w:r>
      <w:r w:rsidR="00B110B9" w:rsidRPr="000A61C9">
        <w:rPr>
          <w:rFonts w:ascii="Times New Roman" w:hAnsi="Times New Roman" w:cs="Times New Roman"/>
          <w:iCs/>
          <w:sz w:val="24"/>
          <w:szCs w:val="24"/>
        </w:rPr>
        <w:t xml:space="preserve"> (</w:t>
      </w:r>
      <w:r w:rsidR="00B110B9" w:rsidRPr="000A61C9">
        <w:rPr>
          <w:rFonts w:ascii="Times New Roman" w:hAnsi="Times New Roman" w:cs="Times New Roman"/>
          <w:i/>
          <w:sz w:val="24"/>
          <w:szCs w:val="24"/>
        </w:rPr>
        <w:t>Rictor</w:t>
      </w:r>
      <w:r w:rsidR="001627B1">
        <w:rPr>
          <w:rFonts w:ascii="Times New Roman" w:hAnsi="Times New Roman" w:cs="Times New Roman"/>
          <w:iCs/>
          <w:sz w:val="24"/>
          <w:szCs w:val="24"/>
        </w:rPr>
        <w:t>,</w:t>
      </w:r>
      <w:r w:rsidR="00B110B9" w:rsidRPr="000A61C9">
        <w:rPr>
          <w:rFonts w:ascii="Times New Roman" w:hAnsi="Times New Roman" w:cs="Times New Roman"/>
          <w:iCs/>
          <w:sz w:val="24"/>
          <w:szCs w:val="24"/>
        </w:rPr>
        <w:t xml:space="preserve"> </w:t>
      </w:r>
      <w:r w:rsidR="00B110B9" w:rsidRPr="000A61C9">
        <w:rPr>
          <w:rFonts w:ascii="Times New Roman" w:hAnsi="Times New Roman" w:cs="Times New Roman"/>
          <w:i/>
          <w:sz w:val="24"/>
          <w:szCs w:val="24"/>
        </w:rPr>
        <w:t>Akt3</w:t>
      </w:r>
      <w:r w:rsidR="00B110B9" w:rsidRPr="000A61C9">
        <w:rPr>
          <w:rFonts w:ascii="Times New Roman" w:hAnsi="Times New Roman" w:cs="Times New Roman"/>
          <w:iCs/>
          <w:sz w:val="24"/>
          <w:szCs w:val="24"/>
        </w:rPr>
        <w:t>)</w:t>
      </w:r>
      <w:r w:rsidR="00977A35" w:rsidRPr="000A61C9">
        <w:rPr>
          <w:rFonts w:ascii="Times New Roman" w:hAnsi="Times New Roman" w:cs="Times New Roman"/>
          <w:iCs/>
          <w:sz w:val="24"/>
          <w:szCs w:val="24"/>
        </w:rPr>
        <w:t>, as well as longevity pathways</w:t>
      </w:r>
      <w:r w:rsidR="009676C4" w:rsidRPr="000A61C9">
        <w:rPr>
          <w:rFonts w:ascii="Times New Roman" w:hAnsi="Times New Roman" w:cs="Times New Roman"/>
          <w:iCs/>
          <w:sz w:val="24"/>
          <w:szCs w:val="24"/>
        </w:rPr>
        <w:t xml:space="preserve"> </w:t>
      </w:r>
      <w:r w:rsidR="009676C4" w:rsidRPr="000A61C9">
        <w:rPr>
          <w:rFonts w:ascii="Times New Roman" w:hAnsi="Times New Roman" w:cs="Times New Roman"/>
          <w:sz w:val="24"/>
          <w:szCs w:val="24"/>
        </w:rPr>
        <w:t>(</w:t>
      </w:r>
      <w:r w:rsidR="001F49E8" w:rsidRPr="000A61C9">
        <w:rPr>
          <w:rFonts w:ascii="Times New Roman" w:hAnsi="Times New Roman" w:cs="Times New Roman"/>
          <w:i/>
          <w:sz w:val="24"/>
          <w:szCs w:val="24"/>
        </w:rPr>
        <w:t>Prkab2</w:t>
      </w:r>
      <w:r w:rsidR="001627B1">
        <w:rPr>
          <w:rFonts w:ascii="Times New Roman" w:hAnsi="Times New Roman" w:cs="Times New Roman"/>
          <w:iCs/>
          <w:sz w:val="24"/>
          <w:szCs w:val="24"/>
        </w:rPr>
        <w:t>,</w:t>
      </w:r>
      <w:r w:rsidR="001F49E8" w:rsidRPr="000A61C9">
        <w:rPr>
          <w:rFonts w:ascii="Times New Roman" w:hAnsi="Times New Roman" w:cs="Times New Roman"/>
          <w:iCs/>
          <w:sz w:val="24"/>
          <w:szCs w:val="24"/>
        </w:rPr>
        <w:t xml:space="preserve"> </w:t>
      </w:r>
      <w:r w:rsidR="004E1459" w:rsidRPr="000A61C9">
        <w:rPr>
          <w:rFonts w:ascii="Times New Roman" w:hAnsi="Times New Roman" w:cs="Times New Roman"/>
          <w:i/>
          <w:sz w:val="24"/>
          <w:szCs w:val="24"/>
        </w:rPr>
        <w:t>Adcy1</w:t>
      </w:r>
      <w:r w:rsidR="004E1459" w:rsidRPr="000A61C9">
        <w:rPr>
          <w:rFonts w:ascii="Times New Roman" w:hAnsi="Times New Roman" w:cs="Times New Roman"/>
          <w:iCs/>
          <w:sz w:val="24"/>
          <w:szCs w:val="24"/>
        </w:rPr>
        <w:t xml:space="preserve">; </w:t>
      </w:r>
      <w:r w:rsidR="009676C4" w:rsidRPr="000A61C9">
        <w:rPr>
          <w:rFonts w:ascii="Times New Roman" w:hAnsi="Times New Roman" w:cs="Times New Roman"/>
          <w:b/>
          <w:bCs/>
          <w:sz w:val="24"/>
          <w:szCs w:val="24"/>
        </w:rPr>
        <w:t>Fig. 3E</w:t>
      </w:r>
      <w:r w:rsidR="001627B1">
        <w:rPr>
          <w:rFonts w:ascii="Times New Roman" w:hAnsi="Times New Roman" w:cs="Times New Roman"/>
          <w:sz w:val="24"/>
          <w:szCs w:val="24"/>
        </w:rPr>
        <w:t>,</w:t>
      </w:r>
      <w:r w:rsidR="000B1129" w:rsidRPr="000A61C9">
        <w:rPr>
          <w:rFonts w:ascii="Times New Roman" w:hAnsi="Times New Roman" w:cs="Times New Roman"/>
          <w:b/>
          <w:bCs/>
          <w:sz w:val="24"/>
          <w:szCs w:val="24"/>
        </w:rPr>
        <w:t xml:space="preserve"> </w:t>
      </w:r>
      <w:r w:rsidR="00C17675">
        <w:rPr>
          <w:rFonts w:ascii="Times New Roman" w:hAnsi="Times New Roman" w:cs="Times New Roman"/>
          <w:b/>
          <w:bCs/>
          <w:sz w:val="24"/>
          <w:szCs w:val="24"/>
        </w:rPr>
        <w:t>t</w:t>
      </w:r>
      <w:r w:rsidR="000B1129" w:rsidRPr="000A61C9">
        <w:rPr>
          <w:rFonts w:ascii="Times New Roman" w:hAnsi="Times New Roman" w:cs="Times New Roman"/>
          <w:b/>
          <w:bCs/>
          <w:sz w:val="24"/>
          <w:szCs w:val="24"/>
        </w:rPr>
        <w:t>able S</w:t>
      </w:r>
      <w:r w:rsidR="00C17675">
        <w:rPr>
          <w:rFonts w:ascii="Times New Roman" w:hAnsi="Times New Roman" w:cs="Times New Roman"/>
          <w:b/>
          <w:bCs/>
          <w:sz w:val="24"/>
          <w:szCs w:val="24"/>
        </w:rPr>
        <w:t>5</w:t>
      </w:r>
      <w:r w:rsidR="009676C4" w:rsidRPr="000A61C9">
        <w:rPr>
          <w:rFonts w:ascii="Times New Roman" w:hAnsi="Times New Roman" w:cs="Times New Roman"/>
          <w:sz w:val="24"/>
          <w:szCs w:val="24"/>
        </w:rPr>
        <w:t>)</w:t>
      </w:r>
      <w:r w:rsidR="00977A35" w:rsidRPr="000A61C9">
        <w:rPr>
          <w:rFonts w:ascii="Times New Roman" w:hAnsi="Times New Roman" w:cs="Times New Roman"/>
          <w:iCs/>
          <w:sz w:val="24"/>
          <w:szCs w:val="24"/>
        </w:rPr>
        <w:t xml:space="preserve">, some of which overlapped with DR. In contrast, </w:t>
      </w:r>
      <w:r w:rsidR="000F5C31" w:rsidRPr="000A61C9">
        <w:rPr>
          <w:rFonts w:ascii="Times New Roman" w:hAnsi="Times New Roman" w:cs="Times New Roman"/>
          <w:iCs/>
          <w:sz w:val="24"/>
          <w:szCs w:val="24"/>
        </w:rPr>
        <w:t>DREX</w:t>
      </w:r>
      <w:r w:rsidR="00977A35" w:rsidRPr="000A61C9">
        <w:rPr>
          <w:rFonts w:ascii="Times New Roman" w:hAnsi="Times New Roman" w:cs="Times New Roman"/>
          <w:iCs/>
          <w:sz w:val="24"/>
          <w:szCs w:val="24"/>
        </w:rPr>
        <w:t xml:space="preserve"> appeared to possess unique effects, with specific </w:t>
      </w:r>
      <w:r w:rsidR="00977A35" w:rsidRPr="000A61C9">
        <w:rPr>
          <w:rFonts w:ascii="Times New Roman" w:hAnsi="Times New Roman" w:cs="Times New Roman"/>
          <w:iCs/>
          <w:sz w:val="24"/>
          <w:szCs w:val="24"/>
        </w:rPr>
        <w:lastRenderedPageBreak/>
        <w:t>alterations in amino acid</w:t>
      </w:r>
      <w:r w:rsidR="00DD0BBC" w:rsidRPr="000A61C9">
        <w:rPr>
          <w:rFonts w:ascii="Times New Roman" w:hAnsi="Times New Roman" w:cs="Times New Roman"/>
          <w:iCs/>
          <w:sz w:val="24"/>
          <w:szCs w:val="24"/>
        </w:rPr>
        <w:t xml:space="preserve"> (</w:t>
      </w:r>
      <w:r w:rsidR="001368E4" w:rsidRPr="000A61C9">
        <w:rPr>
          <w:rFonts w:ascii="Times New Roman" w:hAnsi="Times New Roman" w:cs="Times New Roman"/>
          <w:i/>
          <w:sz w:val="24"/>
          <w:szCs w:val="24"/>
        </w:rPr>
        <w:t>Carns1</w:t>
      </w:r>
      <w:r w:rsidR="001627B1">
        <w:rPr>
          <w:rFonts w:ascii="Times New Roman" w:hAnsi="Times New Roman" w:cs="Times New Roman"/>
          <w:iCs/>
          <w:sz w:val="24"/>
          <w:szCs w:val="24"/>
        </w:rPr>
        <w:t>,</w:t>
      </w:r>
      <w:r w:rsidR="001368E4" w:rsidRPr="000A61C9">
        <w:rPr>
          <w:rFonts w:ascii="Times New Roman" w:hAnsi="Times New Roman" w:cs="Times New Roman"/>
          <w:iCs/>
          <w:sz w:val="24"/>
          <w:szCs w:val="24"/>
        </w:rPr>
        <w:t xml:space="preserve"> </w:t>
      </w:r>
      <w:r w:rsidR="001368E4" w:rsidRPr="000A61C9">
        <w:rPr>
          <w:rFonts w:ascii="Times New Roman" w:hAnsi="Times New Roman" w:cs="Times New Roman"/>
          <w:i/>
          <w:sz w:val="24"/>
          <w:szCs w:val="24"/>
        </w:rPr>
        <w:t>Aldh9a1</w:t>
      </w:r>
      <w:r w:rsidR="001368E4" w:rsidRPr="000A61C9">
        <w:rPr>
          <w:rFonts w:ascii="Times New Roman" w:hAnsi="Times New Roman" w:cs="Times New Roman"/>
          <w:iCs/>
          <w:sz w:val="24"/>
          <w:szCs w:val="24"/>
        </w:rPr>
        <w:t>)</w:t>
      </w:r>
      <w:r w:rsidR="00977A35" w:rsidRPr="000A61C9">
        <w:rPr>
          <w:rFonts w:ascii="Times New Roman" w:hAnsi="Times New Roman" w:cs="Times New Roman"/>
          <w:iCs/>
          <w:sz w:val="24"/>
          <w:szCs w:val="24"/>
        </w:rPr>
        <w:t xml:space="preserve"> </w:t>
      </w:r>
      <w:r w:rsidR="00672DF3" w:rsidRPr="000A61C9">
        <w:rPr>
          <w:rFonts w:ascii="Times New Roman" w:hAnsi="Times New Roman" w:cs="Times New Roman"/>
          <w:iCs/>
          <w:sz w:val="24"/>
          <w:szCs w:val="24"/>
        </w:rPr>
        <w:t xml:space="preserve">and carbohydrate </w:t>
      </w:r>
      <w:r w:rsidR="00977A35" w:rsidRPr="000A61C9">
        <w:rPr>
          <w:rFonts w:ascii="Times New Roman" w:hAnsi="Times New Roman" w:cs="Times New Roman"/>
          <w:iCs/>
          <w:sz w:val="24"/>
          <w:szCs w:val="24"/>
        </w:rPr>
        <w:t>metabolism</w:t>
      </w:r>
      <w:r w:rsidR="009676C4" w:rsidRPr="000A61C9">
        <w:rPr>
          <w:rFonts w:ascii="Times New Roman" w:hAnsi="Times New Roman" w:cs="Times New Roman"/>
          <w:iCs/>
          <w:sz w:val="24"/>
          <w:szCs w:val="24"/>
        </w:rPr>
        <w:t xml:space="preserve"> </w:t>
      </w:r>
      <w:r w:rsidR="009676C4" w:rsidRPr="000A61C9">
        <w:rPr>
          <w:rFonts w:ascii="Times New Roman" w:hAnsi="Times New Roman" w:cs="Times New Roman"/>
          <w:sz w:val="24"/>
          <w:szCs w:val="24"/>
        </w:rPr>
        <w:t>(</w:t>
      </w:r>
      <w:r w:rsidR="000518B4" w:rsidRPr="000A61C9">
        <w:rPr>
          <w:rFonts w:ascii="Times New Roman" w:hAnsi="Times New Roman" w:cs="Times New Roman"/>
          <w:i/>
          <w:iCs/>
          <w:sz w:val="24"/>
          <w:szCs w:val="24"/>
        </w:rPr>
        <w:t>Pik3r1</w:t>
      </w:r>
      <w:r w:rsidR="000518B4" w:rsidRPr="000A61C9">
        <w:rPr>
          <w:rFonts w:ascii="Times New Roman" w:hAnsi="Times New Roman" w:cs="Times New Roman"/>
          <w:sz w:val="24"/>
          <w:szCs w:val="24"/>
        </w:rPr>
        <w:t xml:space="preserve">; </w:t>
      </w:r>
      <w:r w:rsidR="009676C4" w:rsidRPr="000A61C9">
        <w:rPr>
          <w:rFonts w:ascii="Times New Roman" w:hAnsi="Times New Roman" w:cs="Times New Roman"/>
          <w:b/>
          <w:bCs/>
          <w:sz w:val="24"/>
          <w:szCs w:val="24"/>
        </w:rPr>
        <w:t>Fig. 3F</w:t>
      </w:r>
      <w:r w:rsidR="001627B1">
        <w:rPr>
          <w:rFonts w:ascii="Times New Roman" w:hAnsi="Times New Roman" w:cs="Times New Roman"/>
          <w:sz w:val="24"/>
          <w:szCs w:val="24"/>
        </w:rPr>
        <w:t>,</w:t>
      </w:r>
      <w:r w:rsidR="000B1129" w:rsidRPr="000A61C9">
        <w:rPr>
          <w:rFonts w:ascii="Times New Roman" w:hAnsi="Times New Roman" w:cs="Times New Roman"/>
          <w:b/>
          <w:bCs/>
          <w:sz w:val="24"/>
          <w:szCs w:val="24"/>
        </w:rPr>
        <w:t xml:space="preserve"> </w:t>
      </w:r>
      <w:r w:rsidR="00C17675">
        <w:rPr>
          <w:rFonts w:ascii="Times New Roman" w:hAnsi="Times New Roman" w:cs="Times New Roman"/>
          <w:b/>
          <w:bCs/>
          <w:sz w:val="24"/>
          <w:szCs w:val="24"/>
        </w:rPr>
        <w:t>t</w:t>
      </w:r>
      <w:r w:rsidR="000B1129" w:rsidRPr="000A61C9">
        <w:rPr>
          <w:rFonts w:ascii="Times New Roman" w:hAnsi="Times New Roman" w:cs="Times New Roman"/>
          <w:b/>
          <w:bCs/>
          <w:sz w:val="24"/>
          <w:szCs w:val="24"/>
        </w:rPr>
        <w:t>able S</w:t>
      </w:r>
      <w:r w:rsidR="00C17675">
        <w:rPr>
          <w:rFonts w:ascii="Times New Roman" w:hAnsi="Times New Roman" w:cs="Times New Roman"/>
          <w:b/>
          <w:bCs/>
          <w:sz w:val="24"/>
          <w:szCs w:val="24"/>
        </w:rPr>
        <w:t>5</w:t>
      </w:r>
      <w:r w:rsidR="009676C4" w:rsidRPr="000A61C9">
        <w:rPr>
          <w:rFonts w:ascii="Times New Roman" w:hAnsi="Times New Roman" w:cs="Times New Roman"/>
          <w:sz w:val="24"/>
          <w:szCs w:val="24"/>
        </w:rPr>
        <w:t>)</w:t>
      </w:r>
      <w:r w:rsidR="00977A35" w:rsidRPr="000A61C9">
        <w:rPr>
          <w:rFonts w:ascii="Times New Roman" w:hAnsi="Times New Roman" w:cs="Times New Roman"/>
          <w:iCs/>
          <w:sz w:val="24"/>
          <w:szCs w:val="24"/>
        </w:rPr>
        <w:t xml:space="preserve">. Common themes across these interventions emerged as well, with ECM interactions </w:t>
      </w:r>
      <w:r w:rsidR="00224058" w:rsidRPr="000A61C9">
        <w:rPr>
          <w:rFonts w:ascii="Times New Roman" w:hAnsi="Times New Roman" w:cs="Times New Roman"/>
          <w:iCs/>
          <w:sz w:val="24"/>
          <w:szCs w:val="24"/>
        </w:rPr>
        <w:t xml:space="preserve">(members of the collagen and laminin families) </w:t>
      </w:r>
      <w:r w:rsidR="00977A35" w:rsidRPr="000A61C9">
        <w:rPr>
          <w:rFonts w:ascii="Times New Roman" w:hAnsi="Times New Roman" w:cs="Times New Roman"/>
          <w:iCs/>
          <w:sz w:val="24"/>
          <w:szCs w:val="24"/>
        </w:rPr>
        <w:t>and insulin regulation pathways, such as PI3K-Akt signaling and insulin secretion particularly evident in DREX</w:t>
      </w:r>
      <w:r w:rsidR="00B11DC7" w:rsidRPr="000A61C9">
        <w:rPr>
          <w:rFonts w:ascii="Times New Roman" w:hAnsi="Times New Roman" w:cs="Times New Roman"/>
          <w:iCs/>
          <w:sz w:val="24"/>
          <w:szCs w:val="24"/>
        </w:rPr>
        <w:t>.</w:t>
      </w:r>
    </w:p>
    <w:p w14:paraId="3B6CBBE6" w14:textId="5C1A0D7C" w:rsidR="004339DC" w:rsidRPr="000A61C9" w:rsidRDefault="00690A38" w:rsidP="000A61C9">
      <w:pPr>
        <w:spacing w:before="120" w:after="0" w:line="240" w:lineRule="auto"/>
        <w:ind w:firstLine="360"/>
        <w:rPr>
          <w:rFonts w:ascii="Times New Roman" w:hAnsi="Times New Roman" w:cs="Times New Roman"/>
          <w:iCs/>
          <w:sz w:val="24"/>
          <w:szCs w:val="24"/>
        </w:rPr>
      </w:pPr>
      <w:r w:rsidRPr="00C17675">
        <w:rPr>
          <w:rFonts w:ascii="Times New Roman" w:hAnsi="Times New Roman" w:cs="Times New Roman"/>
          <w:iCs/>
          <w:sz w:val="24"/>
          <w:szCs w:val="24"/>
        </w:rPr>
        <w:t xml:space="preserve">Within </w:t>
      </w:r>
      <w:proofErr w:type="spellStart"/>
      <w:r w:rsidRPr="00C17675">
        <w:rPr>
          <w:rFonts w:ascii="Times New Roman" w:hAnsi="Times New Roman" w:cs="Times New Roman"/>
          <w:iCs/>
          <w:sz w:val="24"/>
          <w:szCs w:val="24"/>
        </w:rPr>
        <w:t>nmSCs</w:t>
      </w:r>
      <w:proofErr w:type="spellEnd"/>
      <w:r w:rsidRPr="00C17675">
        <w:rPr>
          <w:rFonts w:ascii="Times New Roman" w:hAnsi="Times New Roman" w:cs="Times New Roman"/>
          <w:iCs/>
          <w:sz w:val="24"/>
          <w:szCs w:val="24"/>
        </w:rPr>
        <w:t xml:space="preserve">, </w:t>
      </w:r>
      <w:r w:rsidR="001E7065" w:rsidRPr="00C17675">
        <w:rPr>
          <w:rFonts w:ascii="Times New Roman" w:hAnsi="Times New Roman" w:cs="Times New Roman"/>
          <w:iCs/>
          <w:sz w:val="24"/>
          <w:szCs w:val="24"/>
        </w:rPr>
        <w:t>KEGG enrichment</w:t>
      </w:r>
      <w:r w:rsidR="00100FA3" w:rsidRPr="00C17675">
        <w:rPr>
          <w:rFonts w:ascii="Times New Roman" w:hAnsi="Times New Roman" w:cs="Times New Roman"/>
          <w:iCs/>
          <w:sz w:val="24"/>
          <w:szCs w:val="24"/>
        </w:rPr>
        <w:t xml:space="preserve"> analysis revealed</w:t>
      </w:r>
      <w:r w:rsidR="001E7065" w:rsidRPr="00C17675">
        <w:rPr>
          <w:rFonts w:ascii="Times New Roman" w:hAnsi="Times New Roman" w:cs="Times New Roman"/>
          <w:iCs/>
          <w:sz w:val="24"/>
          <w:szCs w:val="24"/>
        </w:rPr>
        <w:t xml:space="preserve"> t</w:t>
      </w:r>
      <w:r w:rsidR="00A66602" w:rsidRPr="00C17675">
        <w:rPr>
          <w:rFonts w:ascii="Times New Roman" w:hAnsi="Times New Roman" w:cs="Times New Roman"/>
          <w:iCs/>
          <w:sz w:val="24"/>
          <w:szCs w:val="24"/>
        </w:rPr>
        <w:t>hat</w:t>
      </w:r>
      <w:r w:rsidR="00100FA3" w:rsidRPr="00C17675">
        <w:rPr>
          <w:rFonts w:ascii="Times New Roman" w:hAnsi="Times New Roman" w:cs="Times New Roman"/>
          <w:iCs/>
          <w:sz w:val="24"/>
          <w:szCs w:val="24"/>
        </w:rPr>
        <w:t xml:space="preserve"> </w:t>
      </w:r>
      <w:r w:rsidR="004339DC" w:rsidRPr="00C17675">
        <w:rPr>
          <w:rFonts w:ascii="Times New Roman" w:hAnsi="Times New Roman" w:cs="Times New Roman"/>
          <w:iCs/>
          <w:sz w:val="24"/>
          <w:szCs w:val="24"/>
        </w:rPr>
        <w:t>HFD</w:t>
      </w:r>
      <w:r w:rsidR="00100FA3" w:rsidRPr="00C17675">
        <w:rPr>
          <w:rFonts w:ascii="Times New Roman" w:hAnsi="Times New Roman" w:cs="Times New Roman"/>
          <w:iCs/>
          <w:sz w:val="24"/>
          <w:szCs w:val="24"/>
        </w:rPr>
        <w:t xml:space="preserve"> </w:t>
      </w:r>
      <w:r w:rsidR="004339DC" w:rsidRPr="00C17675">
        <w:rPr>
          <w:rFonts w:ascii="Times New Roman" w:hAnsi="Times New Roman" w:cs="Times New Roman"/>
          <w:iCs/>
          <w:sz w:val="24"/>
          <w:szCs w:val="24"/>
        </w:rPr>
        <w:t>disrupt</w:t>
      </w:r>
      <w:r w:rsidR="00100FA3" w:rsidRPr="00C17675">
        <w:rPr>
          <w:rFonts w:ascii="Times New Roman" w:hAnsi="Times New Roman" w:cs="Times New Roman"/>
          <w:iCs/>
          <w:sz w:val="24"/>
          <w:szCs w:val="24"/>
        </w:rPr>
        <w:t>s</w:t>
      </w:r>
      <w:r w:rsidR="004339DC" w:rsidRPr="00C17675">
        <w:rPr>
          <w:rFonts w:ascii="Times New Roman" w:hAnsi="Times New Roman" w:cs="Times New Roman"/>
          <w:iCs/>
          <w:sz w:val="24"/>
          <w:szCs w:val="24"/>
        </w:rPr>
        <w:t xml:space="preserve"> </w:t>
      </w:r>
      <w:r w:rsidR="0013030D" w:rsidRPr="00C17675">
        <w:rPr>
          <w:rFonts w:ascii="Times New Roman" w:hAnsi="Times New Roman" w:cs="Times New Roman"/>
          <w:iCs/>
          <w:sz w:val="24"/>
          <w:szCs w:val="24"/>
        </w:rPr>
        <w:t>pathways related to Alzheimer’s disease</w:t>
      </w:r>
      <w:r w:rsidR="0062087A" w:rsidRPr="00C17675">
        <w:rPr>
          <w:rFonts w:ascii="Times New Roman" w:hAnsi="Times New Roman" w:cs="Times New Roman"/>
          <w:iCs/>
          <w:sz w:val="24"/>
          <w:szCs w:val="24"/>
        </w:rPr>
        <w:t xml:space="preserve"> (</w:t>
      </w:r>
      <w:r w:rsidR="0062087A" w:rsidRPr="00C17675">
        <w:rPr>
          <w:rFonts w:ascii="Times New Roman" w:hAnsi="Times New Roman" w:cs="Times New Roman"/>
          <w:i/>
          <w:sz w:val="24"/>
          <w:szCs w:val="24"/>
        </w:rPr>
        <w:t>Irs2</w:t>
      </w:r>
      <w:r w:rsidR="001627B1" w:rsidRPr="00C17675">
        <w:rPr>
          <w:rFonts w:ascii="Times New Roman" w:hAnsi="Times New Roman" w:cs="Times New Roman"/>
          <w:iCs/>
          <w:sz w:val="24"/>
          <w:szCs w:val="24"/>
        </w:rPr>
        <w:t>,</w:t>
      </w:r>
      <w:r w:rsidR="0062087A" w:rsidRPr="00C17675">
        <w:rPr>
          <w:rFonts w:ascii="Times New Roman" w:hAnsi="Times New Roman" w:cs="Times New Roman"/>
          <w:iCs/>
          <w:sz w:val="24"/>
          <w:szCs w:val="24"/>
        </w:rPr>
        <w:t xml:space="preserve"> </w:t>
      </w:r>
      <w:r w:rsidR="0062087A" w:rsidRPr="00C17675">
        <w:rPr>
          <w:rFonts w:ascii="Times New Roman" w:hAnsi="Times New Roman" w:cs="Times New Roman"/>
          <w:i/>
          <w:sz w:val="24"/>
          <w:szCs w:val="24"/>
        </w:rPr>
        <w:t>Lrp1</w:t>
      </w:r>
      <w:r w:rsidR="0062087A" w:rsidRPr="00C17675">
        <w:rPr>
          <w:rFonts w:ascii="Times New Roman" w:hAnsi="Times New Roman" w:cs="Times New Roman"/>
          <w:iCs/>
          <w:sz w:val="24"/>
          <w:szCs w:val="24"/>
        </w:rPr>
        <w:t>)</w:t>
      </w:r>
      <w:r w:rsidR="0013030D" w:rsidRPr="00C17675">
        <w:rPr>
          <w:rFonts w:ascii="Times New Roman" w:hAnsi="Times New Roman" w:cs="Times New Roman"/>
          <w:iCs/>
          <w:sz w:val="24"/>
          <w:szCs w:val="24"/>
        </w:rPr>
        <w:t xml:space="preserve"> and </w:t>
      </w:r>
      <w:r w:rsidR="001E7065" w:rsidRPr="00C17675">
        <w:rPr>
          <w:rFonts w:ascii="Times New Roman" w:hAnsi="Times New Roman" w:cs="Times New Roman"/>
          <w:iCs/>
          <w:sz w:val="24"/>
          <w:szCs w:val="24"/>
        </w:rPr>
        <w:t>c</w:t>
      </w:r>
      <w:r w:rsidR="0013030D" w:rsidRPr="00C17675">
        <w:rPr>
          <w:rFonts w:ascii="Times New Roman" w:hAnsi="Times New Roman" w:cs="Times New Roman"/>
          <w:iCs/>
          <w:sz w:val="24"/>
          <w:szCs w:val="24"/>
        </w:rPr>
        <w:t>ircadian rhythm (</w:t>
      </w:r>
      <w:proofErr w:type="spellStart"/>
      <w:r w:rsidR="0062087A" w:rsidRPr="00C17675">
        <w:rPr>
          <w:rFonts w:ascii="Times New Roman" w:hAnsi="Times New Roman" w:cs="Times New Roman"/>
          <w:i/>
          <w:sz w:val="24"/>
          <w:szCs w:val="24"/>
        </w:rPr>
        <w:t>Dbp</w:t>
      </w:r>
      <w:proofErr w:type="spellEnd"/>
      <w:r w:rsidR="001627B1" w:rsidRPr="00C17675">
        <w:rPr>
          <w:rFonts w:ascii="Times New Roman" w:hAnsi="Times New Roman" w:cs="Times New Roman"/>
          <w:iCs/>
          <w:sz w:val="24"/>
          <w:szCs w:val="24"/>
        </w:rPr>
        <w:t>,</w:t>
      </w:r>
      <w:r w:rsidR="0062087A" w:rsidRPr="00C17675">
        <w:rPr>
          <w:rFonts w:ascii="Times New Roman" w:hAnsi="Times New Roman" w:cs="Times New Roman"/>
          <w:iCs/>
          <w:sz w:val="24"/>
          <w:szCs w:val="24"/>
        </w:rPr>
        <w:t xml:space="preserve"> </w:t>
      </w:r>
      <w:r w:rsidR="0062087A" w:rsidRPr="00C17675">
        <w:rPr>
          <w:rFonts w:ascii="Times New Roman" w:hAnsi="Times New Roman" w:cs="Times New Roman"/>
          <w:i/>
          <w:sz w:val="24"/>
          <w:szCs w:val="24"/>
        </w:rPr>
        <w:t>Per3</w:t>
      </w:r>
      <w:r w:rsidR="005379EF" w:rsidRPr="00C17675">
        <w:rPr>
          <w:rFonts w:ascii="Times New Roman" w:hAnsi="Times New Roman" w:cs="Times New Roman"/>
          <w:iCs/>
          <w:sz w:val="24"/>
          <w:szCs w:val="24"/>
        </w:rPr>
        <w:t xml:space="preserve">; </w:t>
      </w:r>
      <w:r w:rsidR="00C17675" w:rsidRPr="006A41D7">
        <w:rPr>
          <w:rFonts w:ascii="Times New Roman" w:hAnsi="Times New Roman" w:cs="Times New Roman"/>
          <w:b/>
          <w:bCs/>
          <w:iCs/>
          <w:sz w:val="24"/>
          <w:szCs w:val="24"/>
        </w:rPr>
        <w:t>Fig. S6A</w:t>
      </w:r>
      <w:r w:rsidR="00C17675" w:rsidRPr="00C17675">
        <w:rPr>
          <w:rFonts w:ascii="Times New Roman" w:hAnsi="Times New Roman" w:cs="Times New Roman"/>
          <w:iCs/>
          <w:sz w:val="24"/>
          <w:szCs w:val="24"/>
        </w:rPr>
        <w:t xml:space="preserve">, </w:t>
      </w:r>
      <w:r w:rsidR="00C17675" w:rsidRPr="00C17675">
        <w:rPr>
          <w:rFonts w:ascii="Times New Roman" w:hAnsi="Times New Roman" w:cs="Times New Roman"/>
          <w:b/>
          <w:bCs/>
          <w:iCs/>
          <w:sz w:val="24"/>
          <w:szCs w:val="24"/>
        </w:rPr>
        <w:t>t</w:t>
      </w:r>
      <w:r w:rsidR="0013030D" w:rsidRPr="00C17675">
        <w:rPr>
          <w:rFonts w:ascii="Times New Roman" w:hAnsi="Times New Roman" w:cs="Times New Roman"/>
          <w:b/>
          <w:bCs/>
          <w:iCs/>
          <w:sz w:val="24"/>
          <w:szCs w:val="24"/>
        </w:rPr>
        <w:t>able S</w:t>
      </w:r>
      <w:r w:rsidR="00C17675" w:rsidRPr="00C17675">
        <w:rPr>
          <w:rFonts w:ascii="Times New Roman" w:hAnsi="Times New Roman" w:cs="Times New Roman"/>
          <w:b/>
          <w:bCs/>
          <w:iCs/>
          <w:sz w:val="24"/>
          <w:szCs w:val="24"/>
        </w:rPr>
        <w:t>6</w:t>
      </w:r>
      <w:r w:rsidR="0013030D" w:rsidRPr="00C17675">
        <w:rPr>
          <w:rFonts w:ascii="Times New Roman" w:hAnsi="Times New Roman" w:cs="Times New Roman"/>
          <w:iCs/>
          <w:sz w:val="24"/>
          <w:szCs w:val="24"/>
        </w:rPr>
        <w:t>)</w:t>
      </w:r>
      <w:r w:rsidR="004339DC" w:rsidRPr="00C17675">
        <w:rPr>
          <w:rFonts w:ascii="Times New Roman" w:hAnsi="Times New Roman" w:cs="Times New Roman"/>
          <w:iCs/>
          <w:sz w:val="24"/>
          <w:szCs w:val="24"/>
        </w:rPr>
        <w:t xml:space="preserve">. DR </w:t>
      </w:r>
      <w:r w:rsidR="00DE47E6" w:rsidRPr="00C17675">
        <w:rPr>
          <w:rFonts w:ascii="Times New Roman" w:hAnsi="Times New Roman" w:cs="Times New Roman"/>
          <w:iCs/>
          <w:sz w:val="24"/>
          <w:szCs w:val="24"/>
        </w:rPr>
        <w:t>uniquely</w:t>
      </w:r>
      <w:r w:rsidR="004339DC" w:rsidRPr="00C17675">
        <w:rPr>
          <w:rFonts w:ascii="Times New Roman" w:hAnsi="Times New Roman" w:cs="Times New Roman"/>
          <w:iCs/>
          <w:sz w:val="24"/>
          <w:szCs w:val="24"/>
        </w:rPr>
        <w:t xml:space="preserve"> altered TNF </w:t>
      </w:r>
      <w:r w:rsidR="001E7065" w:rsidRPr="00C17675">
        <w:rPr>
          <w:rFonts w:ascii="Times New Roman" w:hAnsi="Times New Roman" w:cs="Times New Roman"/>
          <w:iCs/>
          <w:sz w:val="24"/>
          <w:szCs w:val="24"/>
        </w:rPr>
        <w:t>(</w:t>
      </w:r>
      <w:r w:rsidR="001E7065" w:rsidRPr="00C17675">
        <w:rPr>
          <w:rFonts w:ascii="Times New Roman" w:hAnsi="Times New Roman" w:cs="Times New Roman"/>
          <w:i/>
          <w:sz w:val="24"/>
          <w:szCs w:val="24"/>
        </w:rPr>
        <w:t>Fos</w:t>
      </w:r>
      <w:r w:rsidR="001627B1" w:rsidRPr="00C17675">
        <w:rPr>
          <w:rFonts w:ascii="Times New Roman" w:hAnsi="Times New Roman" w:cs="Times New Roman"/>
          <w:iCs/>
          <w:sz w:val="24"/>
          <w:szCs w:val="24"/>
        </w:rPr>
        <w:t>,</w:t>
      </w:r>
      <w:r w:rsidR="001E7065" w:rsidRPr="00C17675">
        <w:rPr>
          <w:rFonts w:ascii="Times New Roman" w:hAnsi="Times New Roman" w:cs="Times New Roman"/>
          <w:iCs/>
          <w:sz w:val="24"/>
          <w:szCs w:val="24"/>
        </w:rPr>
        <w:t xml:space="preserve"> </w:t>
      </w:r>
      <w:r w:rsidR="001E7065" w:rsidRPr="00C17675">
        <w:rPr>
          <w:rFonts w:ascii="Times New Roman" w:hAnsi="Times New Roman" w:cs="Times New Roman"/>
          <w:i/>
          <w:sz w:val="24"/>
          <w:szCs w:val="24"/>
        </w:rPr>
        <w:t>Junb</w:t>
      </w:r>
      <w:r w:rsidR="001E7065" w:rsidRPr="00C17675">
        <w:rPr>
          <w:rFonts w:ascii="Times New Roman" w:hAnsi="Times New Roman" w:cs="Times New Roman"/>
          <w:iCs/>
          <w:sz w:val="24"/>
          <w:szCs w:val="24"/>
        </w:rPr>
        <w:t xml:space="preserve">) </w:t>
      </w:r>
      <w:r w:rsidR="004339DC" w:rsidRPr="00C17675">
        <w:rPr>
          <w:rFonts w:ascii="Times New Roman" w:hAnsi="Times New Roman" w:cs="Times New Roman"/>
          <w:iCs/>
          <w:sz w:val="24"/>
          <w:szCs w:val="24"/>
        </w:rPr>
        <w:t xml:space="preserve">and </w:t>
      </w:r>
      <w:r w:rsidR="001E7065" w:rsidRPr="00C17675">
        <w:rPr>
          <w:rFonts w:ascii="Times New Roman" w:hAnsi="Times New Roman" w:cs="Times New Roman"/>
          <w:iCs/>
          <w:sz w:val="24"/>
          <w:szCs w:val="24"/>
        </w:rPr>
        <w:t>AGE-RAGE signaling (</w:t>
      </w:r>
      <w:r w:rsidR="001E7065" w:rsidRPr="00C17675">
        <w:rPr>
          <w:rFonts w:ascii="Times New Roman" w:hAnsi="Times New Roman" w:cs="Times New Roman"/>
          <w:i/>
          <w:sz w:val="24"/>
          <w:szCs w:val="24"/>
        </w:rPr>
        <w:t>Egr1</w:t>
      </w:r>
      <w:r w:rsidR="001627B1" w:rsidRPr="00C17675">
        <w:rPr>
          <w:rFonts w:ascii="Times New Roman" w:hAnsi="Times New Roman" w:cs="Times New Roman"/>
          <w:iCs/>
          <w:sz w:val="24"/>
          <w:szCs w:val="24"/>
        </w:rPr>
        <w:t>,</w:t>
      </w:r>
      <w:r w:rsidR="001E7065" w:rsidRPr="00C17675">
        <w:rPr>
          <w:rFonts w:ascii="Times New Roman" w:hAnsi="Times New Roman" w:cs="Times New Roman"/>
          <w:iCs/>
          <w:sz w:val="24"/>
          <w:szCs w:val="24"/>
        </w:rPr>
        <w:t xml:space="preserve"> </w:t>
      </w:r>
      <w:r w:rsidR="001E7065" w:rsidRPr="00C17675">
        <w:rPr>
          <w:rFonts w:ascii="Times New Roman" w:hAnsi="Times New Roman" w:cs="Times New Roman"/>
          <w:i/>
          <w:sz w:val="24"/>
          <w:szCs w:val="24"/>
        </w:rPr>
        <w:t>Col4a1</w:t>
      </w:r>
      <w:r w:rsidR="00152817" w:rsidRPr="00C17675">
        <w:rPr>
          <w:rFonts w:ascii="Times New Roman" w:hAnsi="Times New Roman" w:cs="Times New Roman"/>
          <w:iCs/>
          <w:sz w:val="24"/>
          <w:szCs w:val="24"/>
        </w:rPr>
        <w:t xml:space="preserve">; </w:t>
      </w:r>
      <w:r w:rsidR="00152817" w:rsidRPr="006A41D7">
        <w:rPr>
          <w:rFonts w:ascii="Times New Roman" w:hAnsi="Times New Roman" w:cs="Times New Roman"/>
          <w:b/>
          <w:bCs/>
          <w:iCs/>
          <w:sz w:val="24"/>
          <w:szCs w:val="24"/>
        </w:rPr>
        <w:t>Fig. S</w:t>
      </w:r>
      <w:r w:rsidR="007C1DE3" w:rsidRPr="006A41D7">
        <w:rPr>
          <w:rFonts w:ascii="Times New Roman" w:hAnsi="Times New Roman" w:cs="Times New Roman"/>
          <w:b/>
          <w:bCs/>
          <w:iCs/>
          <w:sz w:val="24"/>
          <w:szCs w:val="24"/>
        </w:rPr>
        <w:t>6</w:t>
      </w:r>
      <w:r w:rsidR="004462DD" w:rsidRPr="006A41D7">
        <w:rPr>
          <w:rFonts w:ascii="Times New Roman" w:hAnsi="Times New Roman" w:cs="Times New Roman"/>
          <w:b/>
          <w:bCs/>
          <w:iCs/>
          <w:sz w:val="24"/>
          <w:szCs w:val="24"/>
        </w:rPr>
        <w:t>B</w:t>
      </w:r>
      <w:r w:rsidR="001627B1" w:rsidRPr="00C17675">
        <w:rPr>
          <w:rFonts w:ascii="Times New Roman" w:hAnsi="Times New Roman" w:cs="Times New Roman"/>
          <w:iCs/>
          <w:sz w:val="24"/>
          <w:szCs w:val="24"/>
        </w:rPr>
        <w:t>,</w:t>
      </w:r>
      <w:r w:rsidR="00152817" w:rsidRPr="00C17675">
        <w:rPr>
          <w:rFonts w:ascii="Times New Roman" w:hAnsi="Times New Roman" w:cs="Times New Roman"/>
          <w:iCs/>
          <w:sz w:val="24"/>
          <w:szCs w:val="24"/>
        </w:rPr>
        <w:t xml:space="preserve"> </w:t>
      </w:r>
      <w:r w:rsidR="00C17675" w:rsidRPr="00C17675">
        <w:rPr>
          <w:rFonts w:ascii="Times New Roman" w:hAnsi="Times New Roman" w:cs="Times New Roman"/>
          <w:b/>
          <w:bCs/>
          <w:iCs/>
          <w:sz w:val="24"/>
          <w:szCs w:val="24"/>
        </w:rPr>
        <w:t>t</w:t>
      </w:r>
      <w:r w:rsidR="00152817" w:rsidRPr="00C17675">
        <w:rPr>
          <w:rFonts w:ascii="Times New Roman" w:hAnsi="Times New Roman" w:cs="Times New Roman"/>
          <w:b/>
          <w:bCs/>
          <w:iCs/>
          <w:sz w:val="24"/>
          <w:szCs w:val="24"/>
        </w:rPr>
        <w:t>able S</w:t>
      </w:r>
      <w:r w:rsidR="00C17675" w:rsidRPr="00C17675">
        <w:rPr>
          <w:rFonts w:ascii="Times New Roman" w:hAnsi="Times New Roman" w:cs="Times New Roman"/>
          <w:b/>
          <w:bCs/>
          <w:iCs/>
          <w:sz w:val="24"/>
          <w:szCs w:val="24"/>
        </w:rPr>
        <w:t>6</w:t>
      </w:r>
      <w:r w:rsidR="00152817" w:rsidRPr="00C17675">
        <w:rPr>
          <w:rFonts w:ascii="Times New Roman" w:hAnsi="Times New Roman" w:cs="Times New Roman"/>
          <w:iCs/>
          <w:sz w:val="24"/>
          <w:szCs w:val="24"/>
        </w:rPr>
        <w:t>)</w:t>
      </w:r>
      <w:r w:rsidR="004339DC" w:rsidRPr="00C17675">
        <w:rPr>
          <w:rFonts w:ascii="Times New Roman" w:hAnsi="Times New Roman" w:cs="Times New Roman"/>
          <w:iCs/>
          <w:sz w:val="24"/>
          <w:szCs w:val="24"/>
        </w:rPr>
        <w:t>. EX impacted pathways associated with EGFR tyrosine kinase resistance</w:t>
      </w:r>
      <w:r w:rsidR="005379EF" w:rsidRPr="00C17675">
        <w:rPr>
          <w:rFonts w:ascii="Times New Roman" w:hAnsi="Times New Roman" w:cs="Times New Roman"/>
          <w:iCs/>
          <w:sz w:val="24"/>
          <w:szCs w:val="24"/>
        </w:rPr>
        <w:t xml:space="preserve"> (</w:t>
      </w:r>
      <w:r w:rsidR="005379EF" w:rsidRPr="00C17675">
        <w:rPr>
          <w:rFonts w:ascii="Times New Roman" w:hAnsi="Times New Roman" w:cs="Times New Roman"/>
          <w:i/>
          <w:sz w:val="24"/>
          <w:szCs w:val="24"/>
        </w:rPr>
        <w:t>Gab1</w:t>
      </w:r>
      <w:r w:rsidR="001627B1" w:rsidRPr="00C17675">
        <w:rPr>
          <w:rFonts w:ascii="Times New Roman" w:hAnsi="Times New Roman" w:cs="Times New Roman"/>
          <w:iCs/>
          <w:sz w:val="24"/>
          <w:szCs w:val="24"/>
        </w:rPr>
        <w:t>,</w:t>
      </w:r>
      <w:r w:rsidR="005379EF" w:rsidRPr="00C17675">
        <w:rPr>
          <w:rFonts w:ascii="Times New Roman" w:hAnsi="Times New Roman" w:cs="Times New Roman"/>
          <w:iCs/>
          <w:sz w:val="24"/>
          <w:szCs w:val="24"/>
        </w:rPr>
        <w:t xml:space="preserve"> </w:t>
      </w:r>
      <w:r w:rsidR="005379EF" w:rsidRPr="00C17675">
        <w:rPr>
          <w:rFonts w:ascii="Times New Roman" w:hAnsi="Times New Roman" w:cs="Times New Roman"/>
          <w:i/>
          <w:sz w:val="24"/>
          <w:szCs w:val="24"/>
        </w:rPr>
        <w:t>Bcl2l1</w:t>
      </w:r>
      <w:r w:rsidR="005379EF" w:rsidRPr="00C17675">
        <w:rPr>
          <w:rFonts w:ascii="Times New Roman" w:hAnsi="Times New Roman" w:cs="Times New Roman"/>
          <w:iCs/>
          <w:sz w:val="24"/>
          <w:szCs w:val="24"/>
        </w:rPr>
        <w:t>)</w:t>
      </w:r>
      <w:r w:rsidR="004339DC" w:rsidRPr="00C17675">
        <w:rPr>
          <w:rFonts w:ascii="Times New Roman" w:hAnsi="Times New Roman" w:cs="Times New Roman"/>
          <w:iCs/>
          <w:sz w:val="24"/>
          <w:szCs w:val="24"/>
        </w:rPr>
        <w:t xml:space="preserve"> and</w:t>
      </w:r>
      <w:r w:rsidR="00C17675" w:rsidRPr="00C17675">
        <w:rPr>
          <w:rFonts w:ascii="Times New Roman" w:hAnsi="Times New Roman" w:cs="Times New Roman"/>
          <w:iCs/>
          <w:sz w:val="24"/>
          <w:szCs w:val="24"/>
        </w:rPr>
        <w:t xml:space="preserve"> inflammatory</w:t>
      </w:r>
      <w:r w:rsidR="004339DC" w:rsidRPr="00C17675">
        <w:rPr>
          <w:rFonts w:ascii="Times New Roman" w:hAnsi="Times New Roman" w:cs="Times New Roman"/>
          <w:iCs/>
          <w:sz w:val="24"/>
          <w:szCs w:val="24"/>
        </w:rPr>
        <w:t xml:space="preserve"> immune responses</w:t>
      </w:r>
      <w:r w:rsidR="003505BA" w:rsidRPr="00C17675">
        <w:rPr>
          <w:rFonts w:ascii="Times New Roman" w:hAnsi="Times New Roman" w:cs="Times New Roman"/>
          <w:iCs/>
          <w:sz w:val="24"/>
          <w:szCs w:val="24"/>
        </w:rPr>
        <w:t xml:space="preserve"> (</w:t>
      </w:r>
      <w:r w:rsidR="00C17675" w:rsidRPr="00C17675">
        <w:rPr>
          <w:rFonts w:ascii="Times New Roman" w:hAnsi="Times New Roman" w:cs="Times New Roman"/>
          <w:iCs/>
          <w:sz w:val="24"/>
          <w:szCs w:val="24"/>
        </w:rPr>
        <w:t xml:space="preserve">pathways containing </w:t>
      </w:r>
      <w:r w:rsidR="00C17675" w:rsidRPr="006A41D7">
        <w:rPr>
          <w:rFonts w:ascii="Times New Roman" w:hAnsi="Times New Roman" w:cs="Times New Roman"/>
          <w:i/>
          <w:sz w:val="24"/>
          <w:szCs w:val="24"/>
        </w:rPr>
        <w:t>Ifngr1</w:t>
      </w:r>
      <w:r w:rsidR="00C17675" w:rsidRPr="00C17675">
        <w:rPr>
          <w:rFonts w:ascii="Times New Roman" w:hAnsi="Times New Roman" w:cs="Times New Roman"/>
          <w:iCs/>
          <w:sz w:val="24"/>
          <w:szCs w:val="24"/>
        </w:rPr>
        <w:t xml:space="preserve">, </w:t>
      </w:r>
      <w:r w:rsidR="00C17675" w:rsidRPr="006A41D7">
        <w:rPr>
          <w:rFonts w:ascii="Times New Roman" w:hAnsi="Times New Roman" w:cs="Times New Roman"/>
          <w:i/>
          <w:sz w:val="24"/>
          <w:szCs w:val="24"/>
        </w:rPr>
        <w:t>Gnai1</w:t>
      </w:r>
      <w:r w:rsidR="00C17675" w:rsidRPr="00C17675">
        <w:rPr>
          <w:rFonts w:ascii="Times New Roman" w:hAnsi="Times New Roman" w:cs="Times New Roman"/>
          <w:iCs/>
          <w:sz w:val="24"/>
          <w:szCs w:val="24"/>
        </w:rPr>
        <w:t xml:space="preserve">, </w:t>
      </w:r>
      <w:proofErr w:type="spellStart"/>
      <w:r w:rsidR="00C17675" w:rsidRPr="006A41D7">
        <w:rPr>
          <w:rFonts w:ascii="Times New Roman" w:hAnsi="Times New Roman" w:cs="Times New Roman"/>
          <w:i/>
          <w:sz w:val="24"/>
          <w:szCs w:val="24"/>
        </w:rPr>
        <w:t>Nfkbia</w:t>
      </w:r>
      <w:proofErr w:type="spellEnd"/>
      <w:r w:rsidR="00152817" w:rsidRPr="00C17675">
        <w:rPr>
          <w:rFonts w:ascii="Times New Roman" w:hAnsi="Times New Roman" w:cs="Times New Roman"/>
          <w:iCs/>
          <w:sz w:val="24"/>
          <w:szCs w:val="24"/>
        </w:rPr>
        <w:t>;</w:t>
      </w:r>
      <w:r w:rsidR="00152817" w:rsidRPr="00C17675">
        <w:rPr>
          <w:rFonts w:ascii="Times New Roman" w:hAnsi="Times New Roman" w:cs="Times New Roman"/>
          <w:b/>
          <w:bCs/>
          <w:iCs/>
          <w:sz w:val="24"/>
          <w:szCs w:val="24"/>
        </w:rPr>
        <w:t xml:space="preserve"> </w:t>
      </w:r>
      <w:r w:rsidR="00152817" w:rsidRPr="006A41D7">
        <w:rPr>
          <w:rFonts w:ascii="Times New Roman" w:hAnsi="Times New Roman" w:cs="Times New Roman"/>
          <w:b/>
          <w:bCs/>
          <w:iCs/>
          <w:sz w:val="24"/>
          <w:szCs w:val="24"/>
        </w:rPr>
        <w:t>Fig. S</w:t>
      </w:r>
      <w:r w:rsidR="007C1DE3" w:rsidRPr="006A41D7">
        <w:rPr>
          <w:rFonts w:ascii="Times New Roman" w:hAnsi="Times New Roman" w:cs="Times New Roman"/>
          <w:b/>
          <w:bCs/>
          <w:iCs/>
          <w:sz w:val="24"/>
          <w:szCs w:val="24"/>
        </w:rPr>
        <w:t>6</w:t>
      </w:r>
      <w:r w:rsidR="004462DD" w:rsidRPr="006A41D7">
        <w:rPr>
          <w:rFonts w:ascii="Times New Roman" w:hAnsi="Times New Roman" w:cs="Times New Roman"/>
          <w:b/>
          <w:bCs/>
          <w:iCs/>
          <w:sz w:val="24"/>
          <w:szCs w:val="24"/>
        </w:rPr>
        <w:t>C</w:t>
      </w:r>
      <w:r w:rsidR="001627B1" w:rsidRPr="00C17675">
        <w:rPr>
          <w:rFonts w:ascii="Times New Roman" w:hAnsi="Times New Roman" w:cs="Times New Roman"/>
          <w:iCs/>
          <w:sz w:val="24"/>
          <w:szCs w:val="24"/>
        </w:rPr>
        <w:t>,</w:t>
      </w:r>
      <w:r w:rsidR="00152817" w:rsidRPr="00C17675">
        <w:rPr>
          <w:rFonts w:ascii="Times New Roman" w:hAnsi="Times New Roman" w:cs="Times New Roman"/>
          <w:iCs/>
          <w:sz w:val="24"/>
          <w:szCs w:val="24"/>
        </w:rPr>
        <w:t xml:space="preserve"> </w:t>
      </w:r>
      <w:r w:rsidR="00C17675" w:rsidRPr="00C17675">
        <w:rPr>
          <w:rFonts w:ascii="Times New Roman" w:hAnsi="Times New Roman" w:cs="Times New Roman"/>
          <w:b/>
          <w:bCs/>
          <w:iCs/>
          <w:sz w:val="24"/>
          <w:szCs w:val="24"/>
        </w:rPr>
        <w:t>t</w:t>
      </w:r>
      <w:r w:rsidR="00152817" w:rsidRPr="00C17675">
        <w:rPr>
          <w:rFonts w:ascii="Times New Roman" w:hAnsi="Times New Roman" w:cs="Times New Roman"/>
          <w:b/>
          <w:bCs/>
          <w:iCs/>
          <w:sz w:val="24"/>
          <w:szCs w:val="24"/>
        </w:rPr>
        <w:t>able S</w:t>
      </w:r>
      <w:r w:rsidR="00C17675" w:rsidRPr="00C17675">
        <w:rPr>
          <w:rFonts w:ascii="Times New Roman" w:hAnsi="Times New Roman" w:cs="Times New Roman"/>
          <w:b/>
          <w:bCs/>
          <w:iCs/>
          <w:sz w:val="24"/>
          <w:szCs w:val="24"/>
        </w:rPr>
        <w:t>6</w:t>
      </w:r>
      <w:r w:rsidR="00152817" w:rsidRPr="00C17675">
        <w:rPr>
          <w:rFonts w:ascii="Times New Roman" w:hAnsi="Times New Roman" w:cs="Times New Roman"/>
          <w:iCs/>
          <w:sz w:val="24"/>
          <w:szCs w:val="24"/>
        </w:rPr>
        <w:t>)</w:t>
      </w:r>
      <w:r w:rsidR="004339DC" w:rsidRPr="00C17675">
        <w:rPr>
          <w:rFonts w:ascii="Times New Roman" w:hAnsi="Times New Roman" w:cs="Times New Roman"/>
          <w:iCs/>
          <w:sz w:val="24"/>
          <w:szCs w:val="24"/>
        </w:rPr>
        <w:t xml:space="preserve">. </w:t>
      </w:r>
      <w:r w:rsidR="000F5C31" w:rsidRPr="00C17675">
        <w:rPr>
          <w:rFonts w:ascii="Times New Roman" w:hAnsi="Times New Roman" w:cs="Times New Roman"/>
          <w:iCs/>
          <w:sz w:val="24"/>
          <w:szCs w:val="24"/>
        </w:rPr>
        <w:t>DREX</w:t>
      </w:r>
      <w:r w:rsidR="004339DC" w:rsidRPr="00C17675">
        <w:rPr>
          <w:rFonts w:ascii="Times New Roman" w:hAnsi="Times New Roman" w:cs="Times New Roman"/>
          <w:iCs/>
          <w:sz w:val="24"/>
          <w:szCs w:val="24"/>
        </w:rPr>
        <w:t xml:space="preserve"> </w:t>
      </w:r>
      <w:r w:rsidR="00100FA3" w:rsidRPr="00C17675">
        <w:rPr>
          <w:rFonts w:ascii="Times New Roman" w:hAnsi="Times New Roman" w:cs="Times New Roman"/>
          <w:iCs/>
          <w:sz w:val="24"/>
          <w:szCs w:val="24"/>
        </w:rPr>
        <w:t xml:space="preserve">similarly </w:t>
      </w:r>
      <w:r w:rsidR="004339DC" w:rsidRPr="00C17675">
        <w:rPr>
          <w:rFonts w:ascii="Times New Roman" w:hAnsi="Times New Roman" w:cs="Times New Roman"/>
          <w:iCs/>
          <w:sz w:val="24"/>
          <w:szCs w:val="24"/>
        </w:rPr>
        <w:t>influenced EGFR resistance</w:t>
      </w:r>
      <w:r w:rsidR="00100FA3" w:rsidRPr="00C17675">
        <w:rPr>
          <w:rFonts w:ascii="Times New Roman" w:hAnsi="Times New Roman" w:cs="Times New Roman"/>
          <w:iCs/>
          <w:sz w:val="24"/>
          <w:szCs w:val="24"/>
        </w:rPr>
        <w:t xml:space="preserve"> in addition to</w:t>
      </w:r>
      <w:r w:rsidR="004339DC" w:rsidRPr="00C17675">
        <w:rPr>
          <w:rFonts w:ascii="Times New Roman" w:hAnsi="Times New Roman" w:cs="Times New Roman"/>
          <w:iCs/>
          <w:sz w:val="24"/>
          <w:szCs w:val="24"/>
        </w:rPr>
        <w:t xml:space="preserve"> inositol phosphate metabolism</w:t>
      </w:r>
      <w:r w:rsidR="00100FA3" w:rsidRPr="00C17675">
        <w:rPr>
          <w:rFonts w:ascii="Times New Roman" w:hAnsi="Times New Roman" w:cs="Times New Roman"/>
          <w:iCs/>
          <w:sz w:val="24"/>
          <w:szCs w:val="24"/>
        </w:rPr>
        <w:t xml:space="preserve"> (</w:t>
      </w:r>
      <w:r w:rsidR="00100FA3" w:rsidRPr="00C17675">
        <w:rPr>
          <w:rFonts w:ascii="Times New Roman" w:hAnsi="Times New Roman" w:cs="Times New Roman"/>
          <w:i/>
          <w:sz w:val="24"/>
          <w:szCs w:val="24"/>
        </w:rPr>
        <w:t>Inpp5f</w:t>
      </w:r>
      <w:r w:rsidR="001627B1" w:rsidRPr="00C17675">
        <w:rPr>
          <w:rFonts w:ascii="Times New Roman" w:hAnsi="Times New Roman" w:cs="Times New Roman"/>
          <w:iCs/>
          <w:sz w:val="24"/>
          <w:szCs w:val="24"/>
        </w:rPr>
        <w:t>,</w:t>
      </w:r>
      <w:r w:rsidR="00100FA3" w:rsidRPr="00C17675">
        <w:rPr>
          <w:rFonts w:ascii="Times New Roman" w:hAnsi="Times New Roman" w:cs="Times New Roman"/>
          <w:iCs/>
          <w:sz w:val="24"/>
          <w:szCs w:val="24"/>
        </w:rPr>
        <w:t xml:space="preserve"> </w:t>
      </w:r>
      <w:r w:rsidR="00100FA3" w:rsidRPr="00C17675">
        <w:rPr>
          <w:rFonts w:ascii="Times New Roman" w:hAnsi="Times New Roman" w:cs="Times New Roman"/>
          <w:i/>
          <w:sz w:val="24"/>
          <w:szCs w:val="24"/>
        </w:rPr>
        <w:t>Plce1</w:t>
      </w:r>
      <w:r w:rsidR="00100FA3" w:rsidRPr="00C17675">
        <w:rPr>
          <w:rFonts w:ascii="Times New Roman" w:hAnsi="Times New Roman" w:cs="Times New Roman"/>
          <w:iCs/>
          <w:sz w:val="24"/>
          <w:szCs w:val="24"/>
        </w:rPr>
        <w:t>)</w:t>
      </w:r>
      <w:r w:rsidR="004339DC" w:rsidRPr="00C17675">
        <w:rPr>
          <w:rFonts w:ascii="Times New Roman" w:hAnsi="Times New Roman" w:cs="Times New Roman"/>
          <w:iCs/>
          <w:sz w:val="24"/>
          <w:szCs w:val="24"/>
        </w:rPr>
        <w:t xml:space="preserve"> and i</w:t>
      </w:r>
      <w:r w:rsidR="005379EF" w:rsidRPr="00C17675">
        <w:rPr>
          <w:rFonts w:ascii="Times New Roman" w:hAnsi="Times New Roman" w:cs="Times New Roman"/>
          <w:iCs/>
          <w:sz w:val="24"/>
          <w:szCs w:val="24"/>
        </w:rPr>
        <w:t>mmune</w:t>
      </w:r>
      <w:r w:rsidR="004339DC" w:rsidRPr="00C17675">
        <w:rPr>
          <w:rFonts w:ascii="Times New Roman" w:hAnsi="Times New Roman" w:cs="Times New Roman"/>
          <w:iCs/>
          <w:sz w:val="24"/>
          <w:szCs w:val="24"/>
        </w:rPr>
        <w:t>-related pathways</w:t>
      </w:r>
      <w:r w:rsidR="00100FA3" w:rsidRPr="00C17675">
        <w:rPr>
          <w:rFonts w:ascii="Times New Roman" w:hAnsi="Times New Roman" w:cs="Times New Roman"/>
          <w:iCs/>
          <w:sz w:val="24"/>
          <w:szCs w:val="24"/>
        </w:rPr>
        <w:t>,</w:t>
      </w:r>
      <w:r w:rsidR="004339DC" w:rsidRPr="00C17675">
        <w:rPr>
          <w:rFonts w:ascii="Times New Roman" w:hAnsi="Times New Roman" w:cs="Times New Roman"/>
          <w:iCs/>
          <w:sz w:val="24"/>
          <w:szCs w:val="24"/>
        </w:rPr>
        <w:t xml:space="preserve"> like </w:t>
      </w:r>
      <w:r w:rsidR="00100FA3" w:rsidRPr="00C17675">
        <w:rPr>
          <w:rFonts w:ascii="Times New Roman" w:hAnsi="Times New Roman" w:cs="Times New Roman"/>
          <w:iCs/>
          <w:sz w:val="24"/>
          <w:szCs w:val="24"/>
        </w:rPr>
        <w:t>the c</w:t>
      </w:r>
      <w:r w:rsidR="005379EF" w:rsidRPr="00C17675">
        <w:rPr>
          <w:rFonts w:ascii="Times New Roman" w:hAnsi="Times New Roman" w:cs="Times New Roman"/>
          <w:iCs/>
          <w:sz w:val="24"/>
          <w:szCs w:val="24"/>
        </w:rPr>
        <w:t>omplement and coagulation cascades</w:t>
      </w:r>
      <w:r w:rsidR="005D40B4" w:rsidRPr="00C17675">
        <w:rPr>
          <w:rFonts w:ascii="Times New Roman" w:hAnsi="Times New Roman" w:cs="Times New Roman"/>
          <w:iCs/>
          <w:sz w:val="24"/>
          <w:szCs w:val="24"/>
        </w:rPr>
        <w:t xml:space="preserve"> (</w:t>
      </w:r>
      <w:r w:rsidR="005D40B4" w:rsidRPr="006A41D7">
        <w:rPr>
          <w:rFonts w:ascii="Times New Roman" w:hAnsi="Times New Roman" w:cs="Times New Roman"/>
          <w:b/>
          <w:bCs/>
          <w:iCs/>
          <w:sz w:val="24"/>
          <w:szCs w:val="24"/>
        </w:rPr>
        <w:t>Fig. S</w:t>
      </w:r>
      <w:r w:rsidR="007C1DE3" w:rsidRPr="006A41D7">
        <w:rPr>
          <w:rFonts w:ascii="Times New Roman" w:hAnsi="Times New Roman" w:cs="Times New Roman"/>
          <w:b/>
          <w:bCs/>
          <w:iCs/>
          <w:sz w:val="24"/>
          <w:szCs w:val="24"/>
        </w:rPr>
        <w:t>6</w:t>
      </w:r>
      <w:r w:rsidR="004462DD" w:rsidRPr="006A41D7">
        <w:rPr>
          <w:rFonts w:ascii="Times New Roman" w:hAnsi="Times New Roman" w:cs="Times New Roman"/>
          <w:b/>
          <w:bCs/>
          <w:iCs/>
          <w:sz w:val="24"/>
          <w:szCs w:val="24"/>
        </w:rPr>
        <w:t>D</w:t>
      </w:r>
      <w:r w:rsidR="001627B1" w:rsidRPr="00C17675">
        <w:rPr>
          <w:rFonts w:ascii="Times New Roman" w:hAnsi="Times New Roman" w:cs="Times New Roman"/>
          <w:iCs/>
          <w:sz w:val="24"/>
          <w:szCs w:val="24"/>
        </w:rPr>
        <w:t>,</w:t>
      </w:r>
      <w:r w:rsidR="005D40B4" w:rsidRPr="00C17675">
        <w:rPr>
          <w:rFonts w:ascii="Times New Roman" w:hAnsi="Times New Roman" w:cs="Times New Roman"/>
          <w:iCs/>
          <w:sz w:val="24"/>
          <w:szCs w:val="24"/>
        </w:rPr>
        <w:t xml:space="preserve"> </w:t>
      </w:r>
      <w:r w:rsidR="00C17675" w:rsidRPr="00C17675">
        <w:rPr>
          <w:rFonts w:ascii="Times New Roman" w:hAnsi="Times New Roman" w:cs="Times New Roman"/>
          <w:b/>
          <w:bCs/>
          <w:iCs/>
          <w:sz w:val="24"/>
          <w:szCs w:val="24"/>
        </w:rPr>
        <w:t>t</w:t>
      </w:r>
      <w:r w:rsidR="005D40B4" w:rsidRPr="00C17675">
        <w:rPr>
          <w:rFonts w:ascii="Times New Roman" w:hAnsi="Times New Roman" w:cs="Times New Roman"/>
          <w:b/>
          <w:bCs/>
          <w:iCs/>
          <w:sz w:val="24"/>
          <w:szCs w:val="24"/>
        </w:rPr>
        <w:t>able S</w:t>
      </w:r>
      <w:r w:rsidR="00C17675" w:rsidRPr="00C17675">
        <w:rPr>
          <w:rFonts w:ascii="Times New Roman" w:hAnsi="Times New Roman" w:cs="Times New Roman"/>
          <w:b/>
          <w:bCs/>
          <w:iCs/>
          <w:sz w:val="24"/>
          <w:szCs w:val="24"/>
        </w:rPr>
        <w:t>6</w:t>
      </w:r>
      <w:r w:rsidR="005D40B4" w:rsidRPr="00C17675">
        <w:rPr>
          <w:rFonts w:ascii="Times New Roman" w:hAnsi="Times New Roman" w:cs="Times New Roman"/>
          <w:iCs/>
          <w:sz w:val="24"/>
          <w:szCs w:val="24"/>
        </w:rPr>
        <w:t>)</w:t>
      </w:r>
      <w:r w:rsidR="004339DC" w:rsidRPr="00C17675">
        <w:rPr>
          <w:rFonts w:ascii="Times New Roman" w:hAnsi="Times New Roman" w:cs="Times New Roman"/>
          <w:iCs/>
          <w:sz w:val="24"/>
          <w:szCs w:val="24"/>
        </w:rPr>
        <w:t>.</w:t>
      </w:r>
      <w:r w:rsidR="004339DC" w:rsidRPr="000A61C9">
        <w:rPr>
          <w:rFonts w:ascii="Times New Roman" w:hAnsi="Times New Roman" w:cs="Times New Roman"/>
          <w:iCs/>
          <w:sz w:val="24"/>
          <w:szCs w:val="24"/>
        </w:rPr>
        <w:t xml:space="preserve"> </w:t>
      </w:r>
    </w:p>
    <w:p w14:paraId="524BA7FE" w14:textId="16DBD870" w:rsidR="006D2C7E" w:rsidRPr="000A61C9" w:rsidRDefault="00A62F28" w:rsidP="000A61C9">
      <w:pPr>
        <w:spacing w:before="120" w:after="0" w:line="240" w:lineRule="auto"/>
        <w:ind w:firstLine="360"/>
        <w:rPr>
          <w:rFonts w:ascii="Times New Roman" w:hAnsi="Times New Roman" w:cs="Times New Roman"/>
          <w:iCs/>
          <w:color w:val="C00000"/>
          <w:sz w:val="24"/>
          <w:szCs w:val="24"/>
        </w:rPr>
      </w:pPr>
      <w:r w:rsidRPr="00CB59C5">
        <w:rPr>
          <w:rFonts w:ascii="Times New Roman" w:hAnsi="Times New Roman" w:cs="Times New Roman"/>
          <w:iCs/>
          <w:sz w:val="24"/>
          <w:szCs w:val="24"/>
        </w:rPr>
        <w:t xml:space="preserve">Lastly, </w:t>
      </w:r>
      <w:r w:rsidR="00CB59C5" w:rsidRPr="00CB59C5">
        <w:rPr>
          <w:rFonts w:ascii="Times New Roman" w:hAnsi="Times New Roman" w:cs="Times New Roman"/>
          <w:iCs/>
          <w:sz w:val="24"/>
          <w:szCs w:val="24"/>
        </w:rPr>
        <w:t>within</w:t>
      </w:r>
      <w:r w:rsidR="00A57F3A" w:rsidRPr="00CB59C5">
        <w:rPr>
          <w:rFonts w:ascii="Times New Roman" w:hAnsi="Times New Roman" w:cs="Times New Roman"/>
          <w:iCs/>
          <w:sz w:val="24"/>
          <w:szCs w:val="24"/>
        </w:rPr>
        <w:t xml:space="preserve"> </w:t>
      </w:r>
      <w:proofErr w:type="spellStart"/>
      <w:r w:rsidR="00A57F3A" w:rsidRPr="00CB59C5">
        <w:rPr>
          <w:rFonts w:ascii="Times New Roman" w:hAnsi="Times New Roman" w:cs="Times New Roman"/>
          <w:iCs/>
          <w:sz w:val="24"/>
          <w:szCs w:val="24"/>
        </w:rPr>
        <w:t>immSCs</w:t>
      </w:r>
      <w:proofErr w:type="spellEnd"/>
      <w:r w:rsidR="00A57F3A" w:rsidRPr="00CB59C5">
        <w:rPr>
          <w:rFonts w:ascii="Times New Roman" w:hAnsi="Times New Roman" w:cs="Times New Roman"/>
          <w:iCs/>
          <w:sz w:val="24"/>
          <w:szCs w:val="24"/>
        </w:rPr>
        <w:t xml:space="preserve">, </w:t>
      </w:r>
      <w:r w:rsidR="005D40B4" w:rsidRPr="00CB59C5">
        <w:rPr>
          <w:rFonts w:ascii="Times New Roman" w:hAnsi="Times New Roman" w:cs="Times New Roman"/>
          <w:iCs/>
          <w:sz w:val="24"/>
          <w:szCs w:val="24"/>
        </w:rPr>
        <w:t>HFD significantly impacted pathways such as ECM-receptor interaction</w:t>
      </w:r>
      <w:r w:rsidR="00593763" w:rsidRPr="00CB59C5">
        <w:rPr>
          <w:rFonts w:ascii="Times New Roman" w:hAnsi="Times New Roman" w:cs="Times New Roman"/>
          <w:iCs/>
          <w:sz w:val="24"/>
          <w:szCs w:val="24"/>
        </w:rPr>
        <w:t xml:space="preserve"> (</w:t>
      </w:r>
      <w:r w:rsidR="00593763" w:rsidRPr="00CB59C5">
        <w:rPr>
          <w:rFonts w:ascii="Times New Roman" w:hAnsi="Times New Roman" w:cs="Times New Roman"/>
          <w:i/>
          <w:sz w:val="24"/>
          <w:szCs w:val="24"/>
        </w:rPr>
        <w:t>Col1a1</w:t>
      </w:r>
      <w:r w:rsidR="00CB59C5" w:rsidRPr="00CB59C5">
        <w:rPr>
          <w:rFonts w:ascii="Times New Roman" w:hAnsi="Times New Roman" w:cs="Times New Roman"/>
          <w:iCs/>
          <w:sz w:val="24"/>
          <w:szCs w:val="24"/>
        </w:rPr>
        <w:t>,</w:t>
      </w:r>
      <w:r w:rsidR="00593763" w:rsidRPr="00CB59C5">
        <w:rPr>
          <w:rFonts w:ascii="Times New Roman" w:hAnsi="Times New Roman" w:cs="Times New Roman"/>
          <w:iCs/>
          <w:sz w:val="24"/>
          <w:szCs w:val="24"/>
        </w:rPr>
        <w:t xml:space="preserve"> </w:t>
      </w:r>
      <w:r w:rsidR="00593763" w:rsidRPr="00CB59C5">
        <w:rPr>
          <w:rFonts w:ascii="Times New Roman" w:hAnsi="Times New Roman" w:cs="Times New Roman"/>
          <w:i/>
          <w:sz w:val="24"/>
          <w:szCs w:val="24"/>
        </w:rPr>
        <w:t>Col4a2</w:t>
      </w:r>
      <w:r w:rsidR="00CB59C5" w:rsidRPr="00CB59C5">
        <w:rPr>
          <w:rFonts w:ascii="Times New Roman" w:hAnsi="Times New Roman" w:cs="Times New Roman"/>
          <w:iCs/>
          <w:sz w:val="24"/>
          <w:szCs w:val="24"/>
        </w:rPr>
        <w:t>,</w:t>
      </w:r>
      <w:r w:rsidR="00593763" w:rsidRPr="00CB59C5">
        <w:rPr>
          <w:rFonts w:ascii="Times New Roman" w:hAnsi="Times New Roman" w:cs="Times New Roman"/>
          <w:iCs/>
          <w:sz w:val="24"/>
          <w:szCs w:val="24"/>
        </w:rPr>
        <w:t xml:space="preserve"> </w:t>
      </w:r>
      <w:r w:rsidR="00593763" w:rsidRPr="00CB59C5">
        <w:rPr>
          <w:rFonts w:ascii="Times New Roman" w:hAnsi="Times New Roman" w:cs="Times New Roman"/>
          <w:i/>
          <w:sz w:val="24"/>
          <w:szCs w:val="24"/>
        </w:rPr>
        <w:t>Col1a2</w:t>
      </w:r>
      <w:r w:rsidR="00CB59C5" w:rsidRPr="00CB59C5">
        <w:rPr>
          <w:rFonts w:ascii="Times New Roman" w:hAnsi="Times New Roman" w:cs="Times New Roman"/>
          <w:iCs/>
          <w:sz w:val="24"/>
          <w:szCs w:val="24"/>
        </w:rPr>
        <w:t>,</w:t>
      </w:r>
      <w:r w:rsidR="00593763" w:rsidRPr="00CB59C5">
        <w:rPr>
          <w:rFonts w:ascii="Times New Roman" w:hAnsi="Times New Roman" w:cs="Times New Roman"/>
          <w:iCs/>
          <w:sz w:val="24"/>
          <w:szCs w:val="24"/>
        </w:rPr>
        <w:t xml:space="preserve"> </w:t>
      </w:r>
      <w:r w:rsidR="00593763" w:rsidRPr="00CB59C5">
        <w:rPr>
          <w:rFonts w:ascii="Times New Roman" w:hAnsi="Times New Roman" w:cs="Times New Roman"/>
          <w:i/>
          <w:sz w:val="24"/>
          <w:szCs w:val="24"/>
        </w:rPr>
        <w:t>Col4a1</w:t>
      </w:r>
      <w:r w:rsidR="00593763" w:rsidRPr="00CB59C5">
        <w:rPr>
          <w:rFonts w:ascii="Times New Roman" w:hAnsi="Times New Roman" w:cs="Times New Roman"/>
          <w:iCs/>
          <w:sz w:val="24"/>
          <w:szCs w:val="24"/>
        </w:rPr>
        <w:t xml:space="preserve">) and PPAR signaling </w:t>
      </w:r>
      <w:r w:rsidR="005D40B4" w:rsidRPr="00CB59C5">
        <w:rPr>
          <w:rFonts w:ascii="Times New Roman" w:hAnsi="Times New Roman" w:cs="Times New Roman"/>
          <w:iCs/>
          <w:sz w:val="24"/>
          <w:szCs w:val="24"/>
        </w:rPr>
        <w:t>(</w:t>
      </w:r>
      <w:r w:rsidR="00593763" w:rsidRPr="00CB59C5">
        <w:rPr>
          <w:rFonts w:ascii="Times New Roman" w:hAnsi="Times New Roman" w:cs="Times New Roman"/>
          <w:i/>
          <w:sz w:val="24"/>
          <w:szCs w:val="24"/>
        </w:rPr>
        <w:t>Scd2</w:t>
      </w:r>
      <w:r w:rsidR="00CB59C5" w:rsidRPr="00CB59C5">
        <w:rPr>
          <w:rFonts w:ascii="Times New Roman" w:hAnsi="Times New Roman" w:cs="Times New Roman"/>
          <w:iCs/>
          <w:sz w:val="24"/>
          <w:szCs w:val="24"/>
        </w:rPr>
        <w:t>,</w:t>
      </w:r>
      <w:r w:rsidR="00593763" w:rsidRPr="00CB59C5">
        <w:rPr>
          <w:rFonts w:ascii="Times New Roman" w:hAnsi="Times New Roman" w:cs="Times New Roman"/>
          <w:iCs/>
          <w:sz w:val="24"/>
          <w:szCs w:val="24"/>
        </w:rPr>
        <w:t xml:space="preserve"> </w:t>
      </w:r>
      <w:r w:rsidR="00593763" w:rsidRPr="00CB59C5">
        <w:rPr>
          <w:rFonts w:ascii="Times New Roman" w:hAnsi="Times New Roman" w:cs="Times New Roman"/>
          <w:i/>
          <w:sz w:val="24"/>
          <w:szCs w:val="24"/>
        </w:rPr>
        <w:t>Angptl4</w:t>
      </w:r>
      <w:r w:rsidR="00593763" w:rsidRPr="00CB59C5">
        <w:rPr>
          <w:rFonts w:ascii="Times New Roman" w:hAnsi="Times New Roman" w:cs="Times New Roman"/>
          <w:iCs/>
          <w:sz w:val="24"/>
          <w:szCs w:val="24"/>
        </w:rPr>
        <w:t xml:space="preserve">; </w:t>
      </w:r>
      <w:r w:rsidR="00CB59C5" w:rsidRPr="006A41D7">
        <w:rPr>
          <w:rFonts w:ascii="Times New Roman" w:hAnsi="Times New Roman" w:cs="Times New Roman"/>
          <w:b/>
          <w:bCs/>
          <w:iCs/>
          <w:sz w:val="24"/>
          <w:szCs w:val="24"/>
        </w:rPr>
        <w:t>f</w:t>
      </w:r>
      <w:r w:rsidR="005D40B4" w:rsidRPr="006A41D7">
        <w:rPr>
          <w:rFonts w:ascii="Times New Roman" w:hAnsi="Times New Roman" w:cs="Times New Roman"/>
          <w:b/>
          <w:bCs/>
          <w:iCs/>
          <w:sz w:val="24"/>
          <w:szCs w:val="24"/>
        </w:rPr>
        <w:t>ig. S</w:t>
      </w:r>
      <w:r w:rsidR="008B63AA" w:rsidRPr="006A41D7">
        <w:rPr>
          <w:rFonts w:ascii="Times New Roman" w:hAnsi="Times New Roman" w:cs="Times New Roman"/>
          <w:b/>
          <w:bCs/>
          <w:iCs/>
          <w:sz w:val="24"/>
          <w:szCs w:val="24"/>
        </w:rPr>
        <w:t>7</w:t>
      </w:r>
      <w:r w:rsidR="004462DD" w:rsidRPr="006A41D7">
        <w:rPr>
          <w:rFonts w:ascii="Times New Roman" w:hAnsi="Times New Roman" w:cs="Times New Roman"/>
          <w:b/>
          <w:bCs/>
          <w:iCs/>
          <w:sz w:val="24"/>
          <w:szCs w:val="24"/>
        </w:rPr>
        <w:t>A</w:t>
      </w:r>
      <w:r w:rsidR="00CB59C5" w:rsidRPr="00CB59C5">
        <w:rPr>
          <w:rFonts w:ascii="Times New Roman" w:hAnsi="Times New Roman" w:cs="Times New Roman"/>
          <w:iCs/>
          <w:sz w:val="24"/>
          <w:szCs w:val="24"/>
        </w:rPr>
        <w:t>,</w:t>
      </w:r>
      <w:r w:rsidR="005D40B4" w:rsidRPr="00CB59C5">
        <w:rPr>
          <w:rFonts w:ascii="Times New Roman" w:hAnsi="Times New Roman" w:cs="Times New Roman"/>
          <w:iCs/>
          <w:sz w:val="24"/>
          <w:szCs w:val="24"/>
        </w:rPr>
        <w:t xml:space="preserve"> </w:t>
      </w:r>
      <w:r w:rsidR="00CB59C5" w:rsidRPr="00CB59C5">
        <w:rPr>
          <w:rFonts w:ascii="Times New Roman" w:hAnsi="Times New Roman" w:cs="Times New Roman"/>
          <w:b/>
          <w:bCs/>
          <w:iCs/>
          <w:sz w:val="24"/>
          <w:szCs w:val="24"/>
        </w:rPr>
        <w:t>t</w:t>
      </w:r>
      <w:r w:rsidR="005D40B4" w:rsidRPr="00CB59C5">
        <w:rPr>
          <w:rFonts w:ascii="Times New Roman" w:hAnsi="Times New Roman" w:cs="Times New Roman"/>
          <w:b/>
          <w:bCs/>
          <w:iCs/>
          <w:sz w:val="24"/>
          <w:szCs w:val="24"/>
        </w:rPr>
        <w:t>able S</w:t>
      </w:r>
      <w:r w:rsidR="00CB59C5" w:rsidRPr="00CB59C5">
        <w:rPr>
          <w:rFonts w:ascii="Times New Roman" w:hAnsi="Times New Roman" w:cs="Times New Roman"/>
          <w:b/>
          <w:bCs/>
          <w:iCs/>
          <w:sz w:val="24"/>
          <w:szCs w:val="24"/>
        </w:rPr>
        <w:t>7</w:t>
      </w:r>
      <w:r w:rsidR="005D40B4" w:rsidRPr="00CB59C5">
        <w:rPr>
          <w:rFonts w:ascii="Times New Roman" w:hAnsi="Times New Roman" w:cs="Times New Roman"/>
          <w:iCs/>
          <w:sz w:val="24"/>
          <w:szCs w:val="24"/>
        </w:rPr>
        <w:t xml:space="preserve">). </w:t>
      </w:r>
      <w:r w:rsidR="00593763" w:rsidRPr="00CB59C5">
        <w:rPr>
          <w:rFonts w:ascii="Times New Roman" w:hAnsi="Times New Roman" w:cs="Times New Roman"/>
          <w:iCs/>
          <w:sz w:val="24"/>
          <w:szCs w:val="24"/>
        </w:rPr>
        <w:t>DR</w:t>
      </w:r>
      <w:r w:rsidR="005D40B4" w:rsidRPr="00CB59C5">
        <w:rPr>
          <w:rFonts w:ascii="Times New Roman" w:hAnsi="Times New Roman" w:cs="Times New Roman"/>
          <w:iCs/>
          <w:sz w:val="24"/>
          <w:szCs w:val="24"/>
        </w:rPr>
        <w:t xml:space="preserve"> </w:t>
      </w:r>
      <w:r w:rsidR="00CB59C5" w:rsidRPr="00CB59C5">
        <w:rPr>
          <w:rFonts w:ascii="Times New Roman" w:hAnsi="Times New Roman" w:cs="Times New Roman"/>
          <w:iCs/>
          <w:sz w:val="24"/>
          <w:szCs w:val="24"/>
        </w:rPr>
        <w:t xml:space="preserve">produced </w:t>
      </w:r>
      <w:r w:rsidR="005D40B4" w:rsidRPr="00CB59C5">
        <w:rPr>
          <w:rFonts w:ascii="Times New Roman" w:hAnsi="Times New Roman" w:cs="Times New Roman"/>
          <w:iCs/>
          <w:sz w:val="24"/>
          <w:szCs w:val="24"/>
        </w:rPr>
        <w:t xml:space="preserve">less pronounced changes but </w:t>
      </w:r>
      <w:r w:rsidR="00CD094B" w:rsidRPr="00CB59C5">
        <w:rPr>
          <w:rFonts w:ascii="Times New Roman" w:hAnsi="Times New Roman" w:cs="Times New Roman"/>
          <w:iCs/>
          <w:sz w:val="24"/>
          <w:szCs w:val="24"/>
        </w:rPr>
        <w:t>affected</w:t>
      </w:r>
      <w:r w:rsidR="005D40B4" w:rsidRPr="00CB59C5">
        <w:rPr>
          <w:rFonts w:ascii="Times New Roman" w:hAnsi="Times New Roman" w:cs="Times New Roman"/>
          <w:iCs/>
          <w:sz w:val="24"/>
          <w:szCs w:val="24"/>
        </w:rPr>
        <w:t xml:space="preserve"> pathways associated with </w:t>
      </w:r>
      <w:r w:rsidR="00593763" w:rsidRPr="00CB59C5">
        <w:rPr>
          <w:rFonts w:ascii="Times New Roman" w:hAnsi="Times New Roman" w:cs="Times New Roman"/>
          <w:iCs/>
          <w:sz w:val="24"/>
          <w:szCs w:val="24"/>
        </w:rPr>
        <w:t>antigen processing and presentation (</w:t>
      </w:r>
      <w:r w:rsidR="00593763" w:rsidRPr="00CB59C5">
        <w:rPr>
          <w:rFonts w:ascii="Times New Roman" w:hAnsi="Times New Roman" w:cs="Times New Roman"/>
          <w:i/>
          <w:sz w:val="24"/>
          <w:szCs w:val="24"/>
        </w:rPr>
        <w:t>B2m</w:t>
      </w:r>
      <w:r w:rsidR="00CB59C5" w:rsidRPr="00CB59C5">
        <w:rPr>
          <w:rFonts w:ascii="Times New Roman" w:hAnsi="Times New Roman" w:cs="Times New Roman"/>
          <w:iCs/>
          <w:sz w:val="24"/>
          <w:szCs w:val="24"/>
        </w:rPr>
        <w:t>,</w:t>
      </w:r>
      <w:r w:rsidR="00593763" w:rsidRPr="00CB59C5">
        <w:rPr>
          <w:rFonts w:ascii="Times New Roman" w:hAnsi="Times New Roman" w:cs="Times New Roman"/>
          <w:iCs/>
          <w:sz w:val="24"/>
          <w:szCs w:val="24"/>
        </w:rPr>
        <w:t xml:space="preserve"> </w:t>
      </w:r>
      <w:r w:rsidR="00593763" w:rsidRPr="00CB59C5">
        <w:rPr>
          <w:rFonts w:ascii="Times New Roman" w:hAnsi="Times New Roman" w:cs="Times New Roman"/>
          <w:i/>
          <w:sz w:val="24"/>
          <w:szCs w:val="24"/>
        </w:rPr>
        <w:t>Hspa1b</w:t>
      </w:r>
      <w:r w:rsidR="004462DD" w:rsidRPr="00CB59C5">
        <w:rPr>
          <w:rFonts w:ascii="Times New Roman" w:hAnsi="Times New Roman" w:cs="Times New Roman"/>
          <w:iCs/>
          <w:sz w:val="24"/>
          <w:szCs w:val="24"/>
        </w:rPr>
        <w:t xml:space="preserve">; </w:t>
      </w:r>
      <w:r w:rsidR="00CB59C5" w:rsidRPr="006A41D7">
        <w:rPr>
          <w:rFonts w:ascii="Times New Roman" w:hAnsi="Times New Roman" w:cs="Times New Roman"/>
          <w:b/>
          <w:bCs/>
          <w:iCs/>
          <w:sz w:val="24"/>
          <w:szCs w:val="24"/>
        </w:rPr>
        <w:t>fig. S7B</w:t>
      </w:r>
      <w:r w:rsidR="00CB59C5" w:rsidRPr="00CB59C5">
        <w:rPr>
          <w:rFonts w:ascii="Times New Roman" w:hAnsi="Times New Roman" w:cs="Times New Roman"/>
          <w:iCs/>
          <w:sz w:val="24"/>
          <w:szCs w:val="24"/>
        </w:rPr>
        <w:t xml:space="preserve">, </w:t>
      </w:r>
      <w:r w:rsidR="00CB59C5" w:rsidRPr="00CB59C5">
        <w:rPr>
          <w:rFonts w:ascii="Times New Roman" w:hAnsi="Times New Roman" w:cs="Times New Roman"/>
          <w:b/>
          <w:bCs/>
          <w:iCs/>
          <w:sz w:val="24"/>
          <w:szCs w:val="24"/>
        </w:rPr>
        <w:t>t</w:t>
      </w:r>
      <w:r w:rsidR="004462DD" w:rsidRPr="00CB59C5">
        <w:rPr>
          <w:rFonts w:ascii="Times New Roman" w:hAnsi="Times New Roman" w:cs="Times New Roman"/>
          <w:b/>
          <w:bCs/>
          <w:iCs/>
          <w:sz w:val="24"/>
          <w:szCs w:val="24"/>
        </w:rPr>
        <w:t>able S</w:t>
      </w:r>
      <w:r w:rsidR="00CB59C5" w:rsidRPr="00CB59C5">
        <w:rPr>
          <w:rFonts w:ascii="Times New Roman" w:hAnsi="Times New Roman" w:cs="Times New Roman"/>
          <w:b/>
          <w:bCs/>
          <w:iCs/>
          <w:sz w:val="24"/>
          <w:szCs w:val="24"/>
        </w:rPr>
        <w:t>7</w:t>
      </w:r>
      <w:r w:rsidR="004462DD" w:rsidRPr="00CB59C5">
        <w:rPr>
          <w:rFonts w:ascii="Times New Roman" w:hAnsi="Times New Roman" w:cs="Times New Roman"/>
          <w:iCs/>
          <w:sz w:val="24"/>
          <w:szCs w:val="24"/>
        </w:rPr>
        <w:t>)</w:t>
      </w:r>
      <w:r w:rsidR="005D40B4" w:rsidRPr="00CB59C5">
        <w:rPr>
          <w:rFonts w:ascii="Times New Roman" w:hAnsi="Times New Roman" w:cs="Times New Roman"/>
          <w:iCs/>
          <w:sz w:val="24"/>
          <w:szCs w:val="24"/>
        </w:rPr>
        <w:t>.</w:t>
      </w:r>
      <w:r w:rsidR="00593763" w:rsidRPr="00CB59C5">
        <w:rPr>
          <w:rFonts w:ascii="Times New Roman" w:hAnsi="Times New Roman" w:cs="Times New Roman"/>
          <w:iCs/>
          <w:sz w:val="24"/>
          <w:szCs w:val="24"/>
        </w:rPr>
        <w:t xml:space="preserve"> </w:t>
      </w:r>
      <w:proofErr w:type="gramStart"/>
      <w:r w:rsidR="007A34CC" w:rsidRPr="00CB59C5">
        <w:rPr>
          <w:rFonts w:ascii="Times New Roman" w:hAnsi="Times New Roman" w:cs="Times New Roman"/>
          <w:iCs/>
          <w:sz w:val="24"/>
          <w:szCs w:val="24"/>
        </w:rPr>
        <w:t>Similar to</w:t>
      </w:r>
      <w:proofErr w:type="gramEnd"/>
      <w:r w:rsidR="007A34CC" w:rsidRPr="00CB59C5">
        <w:rPr>
          <w:rFonts w:ascii="Times New Roman" w:hAnsi="Times New Roman" w:cs="Times New Roman"/>
          <w:iCs/>
          <w:sz w:val="24"/>
          <w:szCs w:val="24"/>
        </w:rPr>
        <w:t xml:space="preserve"> HFD, </w:t>
      </w:r>
      <w:r w:rsidR="005D40B4" w:rsidRPr="00CB59C5">
        <w:rPr>
          <w:rFonts w:ascii="Times New Roman" w:hAnsi="Times New Roman" w:cs="Times New Roman"/>
          <w:iCs/>
          <w:sz w:val="24"/>
          <w:szCs w:val="24"/>
        </w:rPr>
        <w:t xml:space="preserve">EX </w:t>
      </w:r>
      <w:r w:rsidR="007A34CC" w:rsidRPr="00CB59C5">
        <w:rPr>
          <w:rFonts w:ascii="Times New Roman" w:hAnsi="Times New Roman" w:cs="Times New Roman"/>
          <w:iCs/>
          <w:sz w:val="24"/>
          <w:szCs w:val="24"/>
        </w:rPr>
        <w:t>influenced</w:t>
      </w:r>
      <w:r w:rsidR="005D40B4" w:rsidRPr="00CB59C5">
        <w:rPr>
          <w:rFonts w:ascii="Times New Roman" w:hAnsi="Times New Roman" w:cs="Times New Roman"/>
          <w:iCs/>
          <w:sz w:val="24"/>
          <w:szCs w:val="24"/>
        </w:rPr>
        <w:t xml:space="preserve"> PPAR signaling</w:t>
      </w:r>
      <w:r w:rsidR="007A34CC" w:rsidRPr="00CB59C5">
        <w:rPr>
          <w:rFonts w:ascii="Times New Roman" w:hAnsi="Times New Roman" w:cs="Times New Roman"/>
          <w:iCs/>
          <w:sz w:val="24"/>
          <w:szCs w:val="24"/>
        </w:rPr>
        <w:t xml:space="preserve"> (</w:t>
      </w:r>
      <w:r w:rsidR="007A34CC" w:rsidRPr="00CB59C5">
        <w:rPr>
          <w:rFonts w:ascii="Times New Roman" w:hAnsi="Times New Roman" w:cs="Times New Roman"/>
          <w:i/>
          <w:sz w:val="24"/>
          <w:szCs w:val="24"/>
        </w:rPr>
        <w:t>Hmgcs1</w:t>
      </w:r>
      <w:r w:rsidR="007A34CC" w:rsidRPr="00CB59C5">
        <w:rPr>
          <w:rFonts w:ascii="Times New Roman" w:hAnsi="Times New Roman" w:cs="Times New Roman"/>
          <w:iCs/>
          <w:sz w:val="24"/>
          <w:szCs w:val="24"/>
        </w:rPr>
        <w:t xml:space="preserve">; </w:t>
      </w:r>
      <w:r w:rsidR="007A34CC" w:rsidRPr="00CB59C5">
        <w:rPr>
          <w:rFonts w:ascii="Times New Roman" w:hAnsi="Times New Roman" w:cs="Times New Roman"/>
          <w:i/>
          <w:sz w:val="24"/>
          <w:szCs w:val="24"/>
        </w:rPr>
        <w:t>Slc27a1</w:t>
      </w:r>
      <w:r w:rsidR="007A34CC" w:rsidRPr="00CB59C5">
        <w:rPr>
          <w:rFonts w:ascii="Times New Roman" w:hAnsi="Times New Roman" w:cs="Times New Roman"/>
          <w:iCs/>
          <w:sz w:val="24"/>
          <w:szCs w:val="24"/>
        </w:rPr>
        <w:t>)</w:t>
      </w:r>
      <w:r w:rsidR="005D40B4" w:rsidRPr="00CB59C5">
        <w:rPr>
          <w:rFonts w:ascii="Times New Roman" w:hAnsi="Times New Roman" w:cs="Times New Roman"/>
          <w:iCs/>
          <w:sz w:val="24"/>
          <w:szCs w:val="24"/>
        </w:rPr>
        <w:t xml:space="preserve"> </w:t>
      </w:r>
      <w:r w:rsidR="007A34CC" w:rsidRPr="00CB59C5">
        <w:rPr>
          <w:rFonts w:ascii="Times New Roman" w:hAnsi="Times New Roman" w:cs="Times New Roman"/>
          <w:iCs/>
          <w:sz w:val="24"/>
          <w:szCs w:val="24"/>
        </w:rPr>
        <w:t>as well as</w:t>
      </w:r>
      <w:r w:rsidR="005D40B4" w:rsidRPr="00CB59C5">
        <w:rPr>
          <w:rFonts w:ascii="Times New Roman" w:hAnsi="Times New Roman" w:cs="Times New Roman"/>
          <w:iCs/>
          <w:sz w:val="24"/>
          <w:szCs w:val="24"/>
        </w:rPr>
        <w:t xml:space="preserve"> </w:t>
      </w:r>
      <w:r w:rsidR="007A34CC" w:rsidRPr="00CB59C5">
        <w:rPr>
          <w:rFonts w:ascii="Times New Roman" w:hAnsi="Times New Roman" w:cs="Times New Roman"/>
          <w:iCs/>
          <w:sz w:val="24"/>
          <w:szCs w:val="24"/>
        </w:rPr>
        <w:t>axon guidance (</w:t>
      </w:r>
      <w:r w:rsidR="007A34CC" w:rsidRPr="00CB59C5">
        <w:rPr>
          <w:rFonts w:ascii="Times New Roman" w:hAnsi="Times New Roman" w:cs="Times New Roman"/>
          <w:i/>
          <w:sz w:val="24"/>
          <w:szCs w:val="24"/>
        </w:rPr>
        <w:t>Sema7a</w:t>
      </w:r>
      <w:r w:rsidR="00CB59C5" w:rsidRPr="00CB59C5">
        <w:rPr>
          <w:rFonts w:ascii="Times New Roman" w:hAnsi="Times New Roman" w:cs="Times New Roman"/>
          <w:iCs/>
          <w:sz w:val="24"/>
          <w:szCs w:val="24"/>
        </w:rPr>
        <w:t>,</w:t>
      </w:r>
      <w:r w:rsidR="007A34CC" w:rsidRPr="00CB59C5">
        <w:rPr>
          <w:rFonts w:ascii="Times New Roman" w:hAnsi="Times New Roman" w:cs="Times New Roman"/>
          <w:iCs/>
          <w:sz w:val="24"/>
          <w:szCs w:val="24"/>
        </w:rPr>
        <w:t xml:space="preserve"> </w:t>
      </w:r>
      <w:r w:rsidR="007A34CC" w:rsidRPr="00CB59C5">
        <w:rPr>
          <w:rFonts w:ascii="Times New Roman" w:hAnsi="Times New Roman" w:cs="Times New Roman"/>
          <w:i/>
          <w:sz w:val="24"/>
          <w:szCs w:val="24"/>
        </w:rPr>
        <w:t>Sema6d</w:t>
      </w:r>
      <w:r w:rsidR="00CB59C5" w:rsidRPr="00CB59C5">
        <w:rPr>
          <w:rFonts w:ascii="Times New Roman" w:hAnsi="Times New Roman" w:cs="Times New Roman"/>
          <w:iCs/>
          <w:sz w:val="24"/>
          <w:szCs w:val="24"/>
        </w:rPr>
        <w:t>,</w:t>
      </w:r>
      <w:r w:rsidR="007A34CC" w:rsidRPr="00CB59C5">
        <w:rPr>
          <w:rFonts w:ascii="Times New Roman" w:hAnsi="Times New Roman" w:cs="Times New Roman"/>
          <w:iCs/>
          <w:sz w:val="24"/>
          <w:szCs w:val="24"/>
        </w:rPr>
        <w:t xml:space="preserve"> </w:t>
      </w:r>
      <w:r w:rsidR="007A34CC" w:rsidRPr="00CB59C5">
        <w:rPr>
          <w:rFonts w:ascii="Times New Roman" w:hAnsi="Times New Roman" w:cs="Times New Roman"/>
          <w:i/>
          <w:sz w:val="24"/>
          <w:szCs w:val="24"/>
        </w:rPr>
        <w:t>Lrrc4c</w:t>
      </w:r>
      <w:r w:rsidR="007A34CC" w:rsidRPr="00CB59C5">
        <w:rPr>
          <w:rFonts w:ascii="Times New Roman" w:hAnsi="Times New Roman" w:cs="Times New Roman"/>
          <w:iCs/>
          <w:sz w:val="24"/>
          <w:szCs w:val="24"/>
        </w:rPr>
        <w:t xml:space="preserve">; </w:t>
      </w:r>
      <w:r w:rsidR="00CB59C5" w:rsidRPr="006A41D7">
        <w:rPr>
          <w:rFonts w:ascii="Times New Roman" w:hAnsi="Times New Roman" w:cs="Times New Roman"/>
          <w:b/>
          <w:bCs/>
          <w:iCs/>
          <w:sz w:val="24"/>
          <w:szCs w:val="24"/>
        </w:rPr>
        <w:t>f</w:t>
      </w:r>
      <w:r w:rsidR="007A34CC" w:rsidRPr="006A41D7">
        <w:rPr>
          <w:rFonts w:ascii="Times New Roman" w:hAnsi="Times New Roman" w:cs="Times New Roman"/>
          <w:b/>
          <w:bCs/>
          <w:iCs/>
          <w:sz w:val="24"/>
          <w:szCs w:val="24"/>
        </w:rPr>
        <w:t>ig. S</w:t>
      </w:r>
      <w:r w:rsidR="008B63AA" w:rsidRPr="006A41D7">
        <w:rPr>
          <w:rFonts w:ascii="Times New Roman" w:hAnsi="Times New Roman" w:cs="Times New Roman"/>
          <w:b/>
          <w:bCs/>
          <w:iCs/>
          <w:sz w:val="24"/>
          <w:szCs w:val="24"/>
        </w:rPr>
        <w:t>7</w:t>
      </w:r>
      <w:r w:rsidR="004462DD" w:rsidRPr="006A41D7">
        <w:rPr>
          <w:rFonts w:ascii="Times New Roman" w:hAnsi="Times New Roman" w:cs="Times New Roman"/>
          <w:b/>
          <w:bCs/>
          <w:iCs/>
          <w:sz w:val="24"/>
          <w:szCs w:val="24"/>
        </w:rPr>
        <w:t>C</w:t>
      </w:r>
      <w:r w:rsidR="00CB59C5" w:rsidRPr="00CB59C5">
        <w:rPr>
          <w:rFonts w:ascii="Times New Roman" w:hAnsi="Times New Roman" w:cs="Times New Roman"/>
          <w:iCs/>
          <w:sz w:val="24"/>
          <w:szCs w:val="24"/>
        </w:rPr>
        <w:t>,</w:t>
      </w:r>
      <w:r w:rsidR="007A34CC" w:rsidRPr="00CB59C5">
        <w:rPr>
          <w:rFonts w:ascii="Times New Roman" w:hAnsi="Times New Roman" w:cs="Times New Roman"/>
          <w:iCs/>
          <w:sz w:val="24"/>
          <w:szCs w:val="24"/>
        </w:rPr>
        <w:t xml:space="preserve"> </w:t>
      </w:r>
      <w:r w:rsidR="00CB59C5" w:rsidRPr="00CB59C5">
        <w:rPr>
          <w:rFonts w:ascii="Times New Roman" w:hAnsi="Times New Roman" w:cs="Times New Roman"/>
          <w:b/>
          <w:bCs/>
          <w:iCs/>
          <w:sz w:val="24"/>
          <w:szCs w:val="24"/>
        </w:rPr>
        <w:t>t</w:t>
      </w:r>
      <w:r w:rsidR="007A34CC" w:rsidRPr="00CB59C5">
        <w:rPr>
          <w:rFonts w:ascii="Times New Roman" w:hAnsi="Times New Roman" w:cs="Times New Roman"/>
          <w:b/>
          <w:bCs/>
          <w:iCs/>
          <w:sz w:val="24"/>
          <w:szCs w:val="24"/>
        </w:rPr>
        <w:t>able S</w:t>
      </w:r>
      <w:r w:rsidR="00CB59C5" w:rsidRPr="00CB59C5">
        <w:rPr>
          <w:rFonts w:ascii="Times New Roman" w:hAnsi="Times New Roman" w:cs="Times New Roman"/>
          <w:b/>
          <w:bCs/>
          <w:iCs/>
          <w:sz w:val="24"/>
          <w:szCs w:val="24"/>
        </w:rPr>
        <w:t>7</w:t>
      </w:r>
      <w:r w:rsidR="007A34CC" w:rsidRPr="00CB59C5">
        <w:rPr>
          <w:rFonts w:ascii="Times New Roman" w:hAnsi="Times New Roman" w:cs="Times New Roman"/>
          <w:iCs/>
          <w:sz w:val="24"/>
          <w:szCs w:val="24"/>
        </w:rPr>
        <w:t>)</w:t>
      </w:r>
      <w:r w:rsidR="005D40B4" w:rsidRPr="00CB59C5">
        <w:rPr>
          <w:rFonts w:ascii="Times New Roman" w:hAnsi="Times New Roman" w:cs="Times New Roman"/>
          <w:iCs/>
          <w:sz w:val="24"/>
          <w:szCs w:val="24"/>
        </w:rPr>
        <w:t xml:space="preserve">. </w:t>
      </w:r>
      <w:r w:rsidR="000F5C31" w:rsidRPr="00CB59C5">
        <w:rPr>
          <w:rFonts w:ascii="Times New Roman" w:hAnsi="Times New Roman" w:cs="Times New Roman"/>
          <w:iCs/>
          <w:sz w:val="24"/>
          <w:szCs w:val="24"/>
        </w:rPr>
        <w:t>DREX</w:t>
      </w:r>
      <w:r w:rsidR="005D40B4" w:rsidRPr="00CB59C5">
        <w:rPr>
          <w:rFonts w:ascii="Times New Roman" w:hAnsi="Times New Roman" w:cs="Times New Roman"/>
          <w:iCs/>
          <w:sz w:val="24"/>
          <w:szCs w:val="24"/>
        </w:rPr>
        <w:t xml:space="preserve"> uniquely altered pathways related to Notch signaling</w:t>
      </w:r>
      <w:r w:rsidR="006D2C7E" w:rsidRPr="00CB59C5">
        <w:rPr>
          <w:rFonts w:ascii="Times New Roman" w:hAnsi="Times New Roman" w:cs="Times New Roman"/>
          <w:iCs/>
          <w:sz w:val="24"/>
          <w:szCs w:val="24"/>
        </w:rPr>
        <w:t xml:space="preserve"> (</w:t>
      </w:r>
      <w:proofErr w:type="spellStart"/>
      <w:r w:rsidR="006D2C7E" w:rsidRPr="00CB59C5">
        <w:rPr>
          <w:rFonts w:ascii="Times New Roman" w:hAnsi="Times New Roman" w:cs="Times New Roman"/>
          <w:i/>
          <w:sz w:val="24"/>
          <w:szCs w:val="24"/>
        </w:rPr>
        <w:t>Rfng</w:t>
      </w:r>
      <w:proofErr w:type="spellEnd"/>
      <w:r w:rsidR="00CB59C5" w:rsidRPr="00CB59C5">
        <w:rPr>
          <w:rFonts w:ascii="Times New Roman" w:hAnsi="Times New Roman" w:cs="Times New Roman"/>
          <w:iCs/>
          <w:sz w:val="24"/>
          <w:szCs w:val="24"/>
        </w:rPr>
        <w:t>,</w:t>
      </w:r>
      <w:r w:rsidR="006D2C7E" w:rsidRPr="00CB59C5">
        <w:rPr>
          <w:rFonts w:ascii="Times New Roman" w:hAnsi="Times New Roman" w:cs="Times New Roman"/>
          <w:iCs/>
          <w:sz w:val="24"/>
          <w:szCs w:val="24"/>
        </w:rPr>
        <w:t xml:space="preserve"> </w:t>
      </w:r>
      <w:r w:rsidR="006D2C7E" w:rsidRPr="00CB59C5">
        <w:rPr>
          <w:rFonts w:ascii="Times New Roman" w:hAnsi="Times New Roman" w:cs="Times New Roman"/>
          <w:i/>
          <w:sz w:val="24"/>
          <w:szCs w:val="24"/>
        </w:rPr>
        <w:t>Spen</w:t>
      </w:r>
      <w:r w:rsidR="00CB59C5" w:rsidRPr="00CB59C5">
        <w:rPr>
          <w:rFonts w:ascii="Times New Roman" w:hAnsi="Times New Roman" w:cs="Times New Roman"/>
          <w:iCs/>
          <w:sz w:val="24"/>
          <w:szCs w:val="24"/>
        </w:rPr>
        <w:t>,</w:t>
      </w:r>
      <w:r w:rsidR="006D2C7E" w:rsidRPr="00CB59C5">
        <w:rPr>
          <w:rFonts w:ascii="Times New Roman" w:hAnsi="Times New Roman" w:cs="Times New Roman"/>
          <w:iCs/>
          <w:sz w:val="24"/>
          <w:szCs w:val="24"/>
        </w:rPr>
        <w:t xml:space="preserve"> </w:t>
      </w:r>
      <w:r w:rsidR="006D2C7E" w:rsidRPr="00CB59C5">
        <w:rPr>
          <w:rFonts w:ascii="Times New Roman" w:hAnsi="Times New Roman" w:cs="Times New Roman"/>
          <w:i/>
          <w:sz w:val="24"/>
          <w:szCs w:val="24"/>
        </w:rPr>
        <w:t>Tle3</w:t>
      </w:r>
      <w:r w:rsidR="00CB59C5" w:rsidRPr="00CB59C5">
        <w:rPr>
          <w:rFonts w:ascii="Times New Roman" w:hAnsi="Times New Roman" w:cs="Times New Roman"/>
          <w:iCs/>
          <w:sz w:val="24"/>
          <w:szCs w:val="24"/>
        </w:rPr>
        <w:t>,</w:t>
      </w:r>
      <w:r w:rsidR="006D2C7E" w:rsidRPr="00CB59C5">
        <w:rPr>
          <w:rFonts w:ascii="Times New Roman" w:hAnsi="Times New Roman" w:cs="Times New Roman"/>
          <w:iCs/>
          <w:sz w:val="24"/>
          <w:szCs w:val="24"/>
        </w:rPr>
        <w:t xml:space="preserve"> </w:t>
      </w:r>
      <w:r w:rsidR="006D2C7E" w:rsidRPr="00CB59C5">
        <w:rPr>
          <w:rFonts w:ascii="Times New Roman" w:hAnsi="Times New Roman" w:cs="Times New Roman"/>
          <w:i/>
          <w:sz w:val="24"/>
          <w:szCs w:val="24"/>
        </w:rPr>
        <w:t>Tle2</w:t>
      </w:r>
      <w:r w:rsidR="006D2C7E" w:rsidRPr="00CB59C5">
        <w:rPr>
          <w:rFonts w:ascii="Times New Roman" w:hAnsi="Times New Roman" w:cs="Times New Roman"/>
          <w:iCs/>
          <w:sz w:val="24"/>
          <w:szCs w:val="24"/>
        </w:rPr>
        <w:t>)</w:t>
      </w:r>
      <w:r w:rsidR="00A21F68" w:rsidRPr="00CB59C5">
        <w:rPr>
          <w:rFonts w:ascii="Times New Roman" w:hAnsi="Times New Roman" w:cs="Times New Roman"/>
          <w:iCs/>
          <w:sz w:val="24"/>
          <w:szCs w:val="24"/>
        </w:rPr>
        <w:t xml:space="preserve"> and longevity (</w:t>
      </w:r>
      <w:r w:rsidR="00A21F68" w:rsidRPr="00CB59C5">
        <w:rPr>
          <w:rFonts w:ascii="Times New Roman" w:hAnsi="Times New Roman" w:cs="Times New Roman"/>
          <w:i/>
          <w:sz w:val="24"/>
          <w:szCs w:val="24"/>
        </w:rPr>
        <w:t>Hspa1b</w:t>
      </w:r>
      <w:r w:rsidR="00CB59C5" w:rsidRPr="00CB59C5">
        <w:rPr>
          <w:rFonts w:ascii="Times New Roman" w:hAnsi="Times New Roman" w:cs="Times New Roman"/>
          <w:iCs/>
          <w:sz w:val="24"/>
          <w:szCs w:val="24"/>
        </w:rPr>
        <w:t>,</w:t>
      </w:r>
      <w:r w:rsidR="00A21F68" w:rsidRPr="00CB59C5">
        <w:rPr>
          <w:rFonts w:ascii="Times New Roman" w:hAnsi="Times New Roman" w:cs="Times New Roman"/>
          <w:iCs/>
          <w:sz w:val="24"/>
          <w:szCs w:val="24"/>
        </w:rPr>
        <w:t xml:space="preserve"> </w:t>
      </w:r>
      <w:r w:rsidR="00A21F68" w:rsidRPr="00CB59C5">
        <w:rPr>
          <w:rFonts w:ascii="Times New Roman" w:hAnsi="Times New Roman" w:cs="Times New Roman"/>
          <w:i/>
          <w:sz w:val="24"/>
          <w:szCs w:val="24"/>
        </w:rPr>
        <w:t>Hspa8</w:t>
      </w:r>
      <w:r w:rsidR="00CB59C5" w:rsidRPr="00CB59C5">
        <w:rPr>
          <w:rFonts w:ascii="Times New Roman" w:hAnsi="Times New Roman" w:cs="Times New Roman"/>
          <w:iCs/>
          <w:sz w:val="24"/>
          <w:szCs w:val="24"/>
        </w:rPr>
        <w:t>,</w:t>
      </w:r>
      <w:r w:rsidR="00A21F68" w:rsidRPr="00CB59C5">
        <w:rPr>
          <w:rFonts w:ascii="Times New Roman" w:hAnsi="Times New Roman" w:cs="Times New Roman"/>
          <w:iCs/>
          <w:sz w:val="24"/>
          <w:szCs w:val="24"/>
        </w:rPr>
        <w:t xml:space="preserve"> </w:t>
      </w:r>
      <w:r w:rsidR="00A21F68" w:rsidRPr="00CB59C5">
        <w:rPr>
          <w:rFonts w:ascii="Times New Roman" w:hAnsi="Times New Roman" w:cs="Times New Roman"/>
          <w:i/>
          <w:sz w:val="24"/>
          <w:szCs w:val="24"/>
        </w:rPr>
        <w:t>Pik3r1</w:t>
      </w:r>
      <w:r w:rsidR="00CB59C5" w:rsidRPr="00CB59C5">
        <w:rPr>
          <w:rFonts w:ascii="Times New Roman" w:hAnsi="Times New Roman" w:cs="Times New Roman"/>
          <w:iCs/>
          <w:sz w:val="24"/>
          <w:szCs w:val="24"/>
        </w:rPr>
        <w:t>,</w:t>
      </w:r>
      <w:r w:rsidR="00A21F68" w:rsidRPr="00CB59C5">
        <w:rPr>
          <w:rFonts w:ascii="Times New Roman" w:hAnsi="Times New Roman" w:cs="Times New Roman"/>
          <w:iCs/>
          <w:sz w:val="24"/>
          <w:szCs w:val="24"/>
        </w:rPr>
        <w:t xml:space="preserve"> </w:t>
      </w:r>
      <w:r w:rsidR="00A21F68" w:rsidRPr="00CB59C5">
        <w:rPr>
          <w:rFonts w:ascii="Times New Roman" w:hAnsi="Times New Roman" w:cs="Times New Roman"/>
          <w:i/>
          <w:sz w:val="24"/>
          <w:szCs w:val="24"/>
        </w:rPr>
        <w:t>Adcy1</w:t>
      </w:r>
      <w:r w:rsidR="00A21F68" w:rsidRPr="00CB59C5">
        <w:rPr>
          <w:rFonts w:ascii="Times New Roman" w:hAnsi="Times New Roman" w:cs="Times New Roman"/>
          <w:iCs/>
          <w:sz w:val="24"/>
          <w:szCs w:val="24"/>
        </w:rPr>
        <w:t>;</w:t>
      </w:r>
      <w:r w:rsidR="00A21F68" w:rsidRPr="00CB59C5">
        <w:rPr>
          <w:rFonts w:ascii="Times New Roman" w:hAnsi="Times New Roman" w:cs="Times New Roman"/>
          <w:b/>
          <w:bCs/>
          <w:iCs/>
          <w:sz w:val="24"/>
          <w:szCs w:val="24"/>
        </w:rPr>
        <w:t xml:space="preserve"> </w:t>
      </w:r>
      <w:r w:rsidR="00CB59C5" w:rsidRPr="006A41D7">
        <w:rPr>
          <w:rFonts w:ascii="Times New Roman" w:hAnsi="Times New Roman" w:cs="Times New Roman"/>
          <w:b/>
          <w:bCs/>
          <w:iCs/>
          <w:sz w:val="24"/>
          <w:szCs w:val="24"/>
        </w:rPr>
        <w:t>f</w:t>
      </w:r>
      <w:r w:rsidR="00A21F68" w:rsidRPr="006A41D7">
        <w:rPr>
          <w:rFonts w:ascii="Times New Roman" w:hAnsi="Times New Roman" w:cs="Times New Roman"/>
          <w:b/>
          <w:bCs/>
          <w:iCs/>
          <w:sz w:val="24"/>
          <w:szCs w:val="24"/>
        </w:rPr>
        <w:t>ig. S</w:t>
      </w:r>
      <w:r w:rsidR="008B63AA" w:rsidRPr="006A41D7">
        <w:rPr>
          <w:rFonts w:ascii="Times New Roman" w:hAnsi="Times New Roman" w:cs="Times New Roman"/>
          <w:b/>
          <w:bCs/>
          <w:iCs/>
          <w:sz w:val="24"/>
          <w:szCs w:val="24"/>
        </w:rPr>
        <w:t>7</w:t>
      </w:r>
      <w:r w:rsidR="004462DD" w:rsidRPr="006A41D7">
        <w:rPr>
          <w:rFonts w:ascii="Times New Roman" w:hAnsi="Times New Roman" w:cs="Times New Roman"/>
          <w:b/>
          <w:bCs/>
          <w:iCs/>
          <w:sz w:val="24"/>
          <w:szCs w:val="24"/>
        </w:rPr>
        <w:t>D</w:t>
      </w:r>
      <w:r w:rsidR="00A21F68" w:rsidRPr="00CB59C5">
        <w:rPr>
          <w:rFonts w:ascii="Times New Roman" w:hAnsi="Times New Roman" w:cs="Times New Roman"/>
          <w:iCs/>
          <w:sz w:val="24"/>
          <w:szCs w:val="24"/>
        </w:rPr>
        <w:t xml:space="preserve">; </w:t>
      </w:r>
      <w:r w:rsidR="00CB59C5" w:rsidRPr="00CB59C5">
        <w:rPr>
          <w:rFonts w:ascii="Times New Roman" w:hAnsi="Times New Roman" w:cs="Times New Roman"/>
          <w:b/>
          <w:bCs/>
          <w:iCs/>
          <w:sz w:val="24"/>
          <w:szCs w:val="24"/>
        </w:rPr>
        <w:t>t</w:t>
      </w:r>
      <w:r w:rsidR="00A21F68" w:rsidRPr="00CB59C5">
        <w:rPr>
          <w:rFonts w:ascii="Times New Roman" w:hAnsi="Times New Roman" w:cs="Times New Roman"/>
          <w:b/>
          <w:bCs/>
          <w:iCs/>
          <w:sz w:val="24"/>
          <w:szCs w:val="24"/>
        </w:rPr>
        <w:t>able S</w:t>
      </w:r>
      <w:r w:rsidR="00CB59C5" w:rsidRPr="00CB59C5">
        <w:rPr>
          <w:rFonts w:ascii="Times New Roman" w:hAnsi="Times New Roman" w:cs="Times New Roman"/>
          <w:b/>
          <w:bCs/>
          <w:iCs/>
          <w:sz w:val="24"/>
          <w:szCs w:val="24"/>
        </w:rPr>
        <w:t>7</w:t>
      </w:r>
      <w:r w:rsidR="00A21F68" w:rsidRPr="00CB59C5">
        <w:rPr>
          <w:rFonts w:ascii="Times New Roman" w:hAnsi="Times New Roman" w:cs="Times New Roman"/>
          <w:iCs/>
          <w:sz w:val="24"/>
          <w:szCs w:val="24"/>
        </w:rPr>
        <w:t>)</w:t>
      </w:r>
      <w:r w:rsidR="005D40B4" w:rsidRPr="00CB59C5">
        <w:rPr>
          <w:rFonts w:ascii="Times New Roman" w:hAnsi="Times New Roman" w:cs="Times New Roman"/>
          <w:iCs/>
          <w:sz w:val="24"/>
          <w:szCs w:val="24"/>
        </w:rPr>
        <w:t>.</w:t>
      </w:r>
      <w:r w:rsidR="005D40B4" w:rsidRPr="000A61C9">
        <w:rPr>
          <w:rFonts w:ascii="Times New Roman" w:hAnsi="Times New Roman" w:cs="Times New Roman"/>
          <w:iCs/>
          <w:sz w:val="24"/>
          <w:szCs w:val="24"/>
        </w:rPr>
        <w:t xml:space="preserve"> </w:t>
      </w:r>
    </w:p>
    <w:p w14:paraId="362BB3E8" w14:textId="30434E48" w:rsidR="00A21F68" w:rsidRPr="000A61C9" w:rsidRDefault="00A21F68" w:rsidP="000A61C9">
      <w:pPr>
        <w:spacing w:before="120" w:after="0" w:line="240" w:lineRule="auto"/>
        <w:ind w:firstLine="360"/>
        <w:rPr>
          <w:rFonts w:ascii="Times New Roman" w:hAnsi="Times New Roman" w:cs="Times New Roman"/>
          <w:iCs/>
          <w:sz w:val="24"/>
          <w:szCs w:val="24"/>
        </w:rPr>
      </w:pPr>
      <w:r w:rsidRPr="000A61C9">
        <w:rPr>
          <w:rFonts w:ascii="Times New Roman" w:hAnsi="Times New Roman" w:cs="Times New Roman"/>
          <w:iCs/>
          <w:sz w:val="24"/>
          <w:szCs w:val="24"/>
        </w:rPr>
        <w:t xml:space="preserve">Together, dietary and EX interventions distinctly and </w:t>
      </w:r>
      <w:r w:rsidR="00CB59C5">
        <w:rPr>
          <w:rFonts w:ascii="Times New Roman" w:hAnsi="Times New Roman" w:cs="Times New Roman"/>
          <w:iCs/>
          <w:sz w:val="24"/>
          <w:szCs w:val="24"/>
        </w:rPr>
        <w:t>similarly</w:t>
      </w:r>
      <w:r w:rsidR="00CB59C5" w:rsidRPr="000A61C9">
        <w:rPr>
          <w:rFonts w:ascii="Times New Roman" w:hAnsi="Times New Roman" w:cs="Times New Roman"/>
          <w:iCs/>
          <w:sz w:val="24"/>
          <w:szCs w:val="24"/>
        </w:rPr>
        <w:t xml:space="preserve"> </w:t>
      </w:r>
      <w:r w:rsidRPr="000A61C9">
        <w:rPr>
          <w:rFonts w:ascii="Times New Roman" w:hAnsi="Times New Roman" w:cs="Times New Roman"/>
          <w:iCs/>
          <w:sz w:val="24"/>
          <w:szCs w:val="24"/>
        </w:rPr>
        <w:t xml:space="preserve">alter </w:t>
      </w:r>
      <w:r w:rsidR="000F3EAF" w:rsidRPr="000A61C9">
        <w:rPr>
          <w:rFonts w:ascii="Times New Roman" w:hAnsi="Times New Roman" w:cs="Times New Roman"/>
          <w:iCs/>
          <w:sz w:val="24"/>
          <w:szCs w:val="24"/>
        </w:rPr>
        <w:t>SC</w:t>
      </w:r>
      <w:r w:rsidRPr="000A61C9">
        <w:rPr>
          <w:rFonts w:ascii="Times New Roman" w:hAnsi="Times New Roman" w:cs="Times New Roman"/>
          <w:iCs/>
          <w:sz w:val="24"/>
          <w:szCs w:val="24"/>
        </w:rPr>
        <w:t xml:space="preserve"> transcriptomes, influencing pathways </w:t>
      </w:r>
      <w:r w:rsidR="00370A69" w:rsidRPr="000A61C9">
        <w:rPr>
          <w:rFonts w:ascii="Times New Roman" w:hAnsi="Times New Roman" w:cs="Times New Roman"/>
          <w:iCs/>
          <w:sz w:val="24"/>
          <w:szCs w:val="24"/>
        </w:rPr>
        <w:t>linked</w:t>
      </w:r>
      <w:r w:rsidRPr="000A61C9">
        <w:rPr>
          <w:rFonts w:ascii="Times New Roman" w:hAnsi="Times New Roman" w:cs="Times New Roman"/>
          <w:iCs/>
          <w:sz w:val="24"/>
          <w:szCs w:val="24"/>
        </w:rPr>
        <w:t xml:space="preserve"> to </w:t>
      </w:r>
      <w:r w:rsidR="00CB59C5" w:rsidRPr="000A61C9">
        <w:rPr>
          <w:rFonts w:ascii="Times New Roman" w:hAnsi="Times New Roman" w:cs="Times New Roman"/>
          <w:iCs/>
          <w:sz w:val="24"/>
          <w:szCs w:val="24"/>
        </w:rPr>
        <w:t xml:space="preserve">metabolism, </w:t>
      </w:r>
      <w:r w:rsidRPr="000A61C9">
        <w:rPr>
          <w:rFonts w:ascii="Times New Roman" w:hAnsi="Times New Roman" w:cs="Times New Roman"/>
          <w:iCs/>
          <w:sz w:val="24"/>
          <w:szCs w:val="24"/>
        </w:rPr>
        <w:t xml:space="preserve">signaling, and immune responses. </w:t>
      </w:r>
      <w:r w:rsidR="000F3EAF" w:rsidRPr="000A61C9">
        <w:rPr>
          <w:rFonts w:ascii="Times New Roman" w:hAnsi="Times New Roman" w:cs="Times New Roman"/>
          <w:iCs/>
          <w:sz w:val="24"/>
          <w:szCs w:val="24"/>
        </w:rPr>
        <w:t xml:space="preserve">EX induced the most extensive changes, particularly in </w:t>
      </w:r>
      <w:proofErr w:type="spellStart"/>
      <w:r w:rsidR="000F3EAF" w:rsidRPr="000A61C9">
        <w:rPr>
          <w:rFonts w:ascii="Times New Roman" w:hAnsi="Times New Roman" w:cs="Times New Roman"/>
          <w:iCs/>
          <w:sz w:val="24"/>
          <w:szCs w:val="24"/>
        </w:rPr>
        <w:t>mySCs</w:t>
      </w:r>
      <w:proofErr w:type="spellEnd"/>
      <w:r w:rsidR="000F3EAF" w:rsidRPr="000A61C9">
        <w:rPr>
          <w:rFonts w:ascii="Times New Roman" w:hAnsi="Times New Roman" w:cs="Times New Roman"/>
          <w:iCs/>
          <w:sz w:val="24"/>
          <w:szCs w:val="24"/>
        </w:rPr>
        <w:t xml:space="preserve">, while </w:t>
      </w:r>
      <w:r w:rsidR="000F5C31" w:rsidRPr="000A61C9">
        <w:rPr>
          <w:rFonts w:ascii="Times New Roman" w:hAnsi="Times New Roman" w:cs="Times New Roman"/>
          <w:iCs/>
          <w:sz w:val="24"/>
          <w:szCs w:val="24"/>
        </w:rPr>
        <w:t>DREX</w:t>
      </w:r>
      <w:r w:rsidR="000F3EAF" w:rsidRPr="000A61C9">
        <w:rPr>
          <w:rFonts w:ascii="Times New Roman" w:hAnsi="Times New Roman" w:cs="Times New Roman"/>
          <w:iCs/>
          <w:sz w:val="24"/>
          <w:szCs w:val="24"/>
        </w:rPr>
        <w:t xml:space="preserve"> uniquely affected Notch and longevity pathways in </w:t>
      </w:r>
      <w:commentRangeStart w:id="170"/>
      <w:proofErr w:type="spellStart"/>
      <w:r w:rsidR="000F3EAF" w:rsidRPr="000A61C9">
        <w:rPr>
          <w:rFonts w:ascii="Times New Roman" w:hAnsi="Times New Roman" w:cs="Times New Roman"/>
          <w:iCs/>
          <w:sz w:val="24"/>
          <w:szCs w:val="24"/>
        </w:rPr>
        <w:t>immSCs</w:t>
      </w:r>
      <w:commentRangeEnd w:id="170"/>
      <w:proofErr w:type="spellEnd"/>
      <w:r w:rsidR="001863E3">
        <w:rPr>
          <w:rStyle w:val="CommentReference"/>
        </w:rPr>
        <w:commentReference w:id="170"/>
      </w:r>
      <w:r w:rsidR="000F3EAF" w:rsidRPr="000A61C9">
        <w:rPr>
          <w:rFonts w:ascii="Times New Roman" w:hAnsi="Times New Roman" w:cs="Times New Roman"/>
          <w:iCs/>
          <w:sz w:val="24"/>
          <w:szCs w:val="24"/>
        </w:rPr>
        <w:t xml:space="preserve">. </w:t>
      </w:r>
    </w:p>
    <w:p w14:paraId="381519FA" w14:textId="77777777" w:rsidR="0004358F" w:rsidRPr="000A61C9" w:rsidRDefault="0004358F" w:rsidP="000A61C9">
      <w:pPr>
        <w:spacing w:before="120" w:after="0" w:line="240" w:lineRule="auto"/>
        <w:rPr>
          <w:rFonts w:ascii="Times New Roman" w:hAnsi="Times New Roman" w:cs="Times New Roman"/>
          <w:b/>
          <w:bCs/>
          <w:i/>
          <w:sz w:val="24"/>
          <w:szCs w:val="24"/>
        </w:rPr>
      </w:pPr>
    </w:p>
    <w:p w14:paraId="44129D6C" w14:textId="3939220A" w:rsidR="004462DD" w:rsidRPr="006A41D7" w:rsidRDefault="00DB064E" w:rsidP="000A61C9">
      <w:pPr>
        <w:spacing w:before="120" w:after="0" w:line="240" w:lineRule="auto"/>
        <w:outlineLvl w:val="1"/>
        <w:rPr>
          <w:rFonts w:ascii="Times New Roman" w:hAnsi="Times New Roman" w:cs="Times New Roman"/>
          <w:b/>
          <w:bCs/>
          <w:sz w:val="24"/>
          <w:szCs w:val="24"/>
        </w:rPr>
      </w:pPr>
      <w:r w:rsidRPr="00E2182D">
        <w:rPr>
          <w:rFonts w:ascii="Times New Roman" w:hAnsi="Times New Roman" w:cs="Times New Roman"/>
          <w:b/>
          <w:bCs/>
          <w:sz w:val="24"/>
          <w:szCs w:val="24"/>
        </w:rPr>
        <w:t>DR,</w:t>
      </w:r>
      <w:r w:rsidRPr="00E2182D" w:rsidDel="00257A1E">
        <w:rPr>
          <w:rFonts w:ascii="Times New Roman" w:hAnsi="Times New Roman" w:cs="Times New Roman"/>
          <w:b/>
          <w:bCs/>
          <w:sz w:val="24"/>
          <w:szCs w:val="24"/>
        </w:rPr>
        <w:t xml:space="preserve"> </w:t>
      </w:r>
      <w:r w:rsidRPr="00E2182D">
        <w:rPr>
          <w:rFonts w:ascii="Times New Roman" w:hAnsi="Times New Roman" w:cs="Times New Roman"/>
          <w:b/>
          <w:bCs/>
          <w:sz w:val="24"/>
          <w:szCs w:val="24"/>
        </w:rPr>
        <w:t xml:space="preserve">EX, and DREX </w:t>
      </w:r>
      <w:r w:rsidR="002D426A">
        <w:rPr>
          <w:rFonts w:ascii="Times New Roman" w:hAnsi="Times New Roman" w:cs="Times New Roman"/>
          <w:b/>
          <w:bCs/>
          <w:sz w:val="24"/>
          <w:szCs w:val="24"/>
        </w:rPr>
        <w:t>reverse HFD-induced changes in</w:t>
      </w:r>
      <w:r w:rsidRPr="00E2182D">
        <w:rPr>
          <w:rFonts w:ascii="Times New Roman" w:hAnsi="Times New Roman" w:cs="Times New Roman"/>
          <w:b/>
          <w:bCs/>
          <w:sz w:val="24"/>
          <w:szCs w:val="24"/>
        </w:rPr>
        <w:t xml:space="preserve"> sciatic nerve </w:t>
      </w:r>
      <w:r w:rsidR="002D426A">
        <w:rPr>
          <w:rFonts w:ascii="Times New Roman" w:hAnsi="Times New Roman" w:cs="Times New Roman"/>
          <w:b/>
          <w:bCs/>
          <w:sz w:val="24"/>
          <w:szCs w:val="24"/>
        </w:rPr>
        <w:t xml:space="preserve">metabolic </w:t>
      </w:r>
      <w:r w:rsidR="0029615E" w:rsidRPr="00E2182D">
        <w:rPr>
          <w:rFonts w:ascii="Times New Roman" w:hAnsi="Times New Roman" w:cs="Times New Roman"/>
          <w:b/>
          <w:bCs/>
          <w:sz w:val="24"/>
          <w:szCs w:val="24"/>
        </w:rPr>
        <w:t>networks</w:t>
      </w:r>
    </w:p>
    <w:p w14:paraId="0AF7BB12" w14:textId="10197081" w:rsidR="0006547B" w:rsidRDefault="00E2182D" w:rsidP="000A61C9">
      <w:pPr>
        <w:spacing w:before="120" w:after="0" w:line="240" w:lineRule="auto"/>
        <w:rPr>
          <w:rFonts w:ascii="Times New Roman" w:hAnsi="Times New Roman" w:cs="Times New Roman"/>
          <w:iCs/>
          <w:sz w:val="24"/>
          <w:szCs w:val="24"/>
        </w:rPr>
      </w:pPr>
      <w:r w:rsidRPr="00E2182D">
        <w:rPr>
          <w:rFonts w:ascii="Times New Roman" w:hAnsi="Times New Roman" w:cs="Times New Roman"/>
          <w:iCs/>
          <w:sz w:val="24"/>
          <w:szCs w:val="24"/>
        </w:rPr>
        <w:t>Diabetic PN is characterized by m</w:t>
      </w:r>
      <w:r w:rsidR="006974BE" w:rsidRPr="00E2182D">
        <w:rPr>
          <w:rFonts w:ascii="Times New Roman" w:hAnsi="Times New Roman" w:cs="Times New Roman"/>
          <w:iCs/>
          <w:sz w:val="24"/>
          <w:szCs w:val="24"/>
        </w:rPr>
        <w:t>itochondrial dysfunction</w:t>
      </w:r>
      <w:r w:rsidRPr="00E2182D">
        <w:rPr>
          <w:rFonts w:ascii="Times New Roman" w:hAnsi="Times New Roman" w:cs="Times New Roman"/>
          <w:iCs/>
          <w:sz w:val="24"/>
          <w:szCs w:val="24"/>
        </w:rPr>
        <w:t xml:space="preserve"> and</w:t>
      </w:r>
      <w:r w:rsidR="006974BE" w:rsidRPr="00E2182D">
        <w:rPr>
          <w:rFonts w:ascii="Times New Roman" w:hAnsi="Times New Roman" w:cs="Times New Roman"/>
          <w:iCs/>
          <w:sz w:val="24"/>
          <w:szCs w:val="24"/>
        </w:rPr>
        <w:t xml:space="preserve"> perturb</w:t>
      </w:r>
      <w:r w:rsidRPr="00E2182D">
        <w:rPr>
          <w:rFonts w:ascii="Times New Roman" w:hAnsi="Times New Roman" w:cs="Times New Roman"/>
          <w:iCs/>
          <w:sz w:val="24"/>
          <w:szCs w:val="24"/>
        </w:rPr>
        <w:t>ed</w:t>
      </w:r>
      <w:r w:rsidR="006974BE" w:rsidRPr="00E2182D">
        <w:rPr>
          <w:rFonts w:ascii="Times New Roman" w:hAnsi="Times New Roman" w:cs="Times New Roman"/>
          <w:iCs/>
          <w:sz w:val="24"/>
          <w:szCs w:val="24"/>
        </w:rPr>
        <w:t xml:space="preserve"> tricarboxylic acid cycle (TCA) </w:t>
      </w:r>
      <w:r w:rsidRPr="00E2182D">
        <w:rPr>
          <w:rFonts w:ascii="Times New Roman" w:hAnsi="Times New Roman" w:cs="Times New Roman"/>
          <w:iCs/>
          <w:sz w:val="24"/>
          <w:szCs w:val="24"/>
        </w:rPr>
        <w:t xml:space="preserve">activity </w:t>
      </w:r>
      <w:r w:rsidRPr="00E2182D">
        <w:rPr>
          <w:rFonts w:ascii="Times New Roman" w:hAnsi="Times New Roman" w:cs="Times New Roman"/>
          <w:iCs/>
          <w:sz w:val="24"/>
          <w:szCs w:val="24"/>
        </w:rPr>
        <w:fldChar w:fldCharType="begin">
          <w:fldData xml:space="preserve">PEVuZE5vdGU+PENpdGU+PEF1dGhvcj5IaW5kZXI8L0F1dGhvcj48WWVhcj4yMDEzPC9ZZWFyPjxJ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</w:fldData>
        </w:fldChar>
      </w:r>
      <w:r w:rsidRPr="00E2182D">
        <w:rPr>
          <w:rFonts w:ascii="Times New Roman" w:hAnsi="Times New Roman" w:cs="Times New Roman"/>
          <w:iCs/>
          <w:sz w:val="24"/>
          <w:szCs w:val="24"/>
        </w:rPr>
        <w:instrText xml:space="preserve"> ADDIN EN.CITE </w:instrText>
      </w:r>
      <w:r w:rsidRPr="00E2182D">
        <w:rPr>
          <w:rFonts w:ascii="Times New Roman" w:hAnsi="Times New Roman" w:cs="Times New Roman"/>
          <w:iCs/>
          <w:sz w:val="24"/>
          <w:szCs w:val="24"/>
        </w:rPr>
        <w:fldChar w:fldCharType="begin">
          <w:fldData xml:space="preserve">PEVuZE5vdGU+PENpdGU+PEF1dGhvcj5IaW5kZXI8L0F1dGhvcj48WWVhcj4yMDEzPC9ZZWFyPjxJ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</w:fldData>
        </w:fldChar>
      </w:r>
      <w:r w:rsidRPr="00E2182D">
        <w:rPr>
          <w:rFonts w:ascii="Times New Roman" w:hAnsi="Times New Roman" w:cs="Times New Roman"/>
          <w:iCs/>
          <w:sz w:val="24"/>
          <w:szCs w:val="24"/>
        </w:rPr>
        <w:instrText xml:space="preserve"> ADDIN EN.CITE.DATA </w:instrText>
      </w:r>
      <w:r w:rsidRPr="00E2182D">
        <w:rPr>
          <w:rFonts w:ascii="Times New Roman" w:hAnsi="Times New Roman" w:cs="Times New Roman"/>
          <w:iCs/>
          <w:sz w:val="24"/>
          <w:szCs w:val="24"/>
        </w:rPr>
      </w:r>
      <w:r w:rsidRPr="00E2182D">
        <w:rPr>
          <w:rFonts w:ascii="Times New Roman" w:hAnsi="Times New Roman" w:cs="Times New Roman"/>
          <w:iCs/>
          <w:sz w:val="24"/>
          <w:szCs w:val="24"/>
        </w:rPr>
        <w:fldChar w:fldCharType="end"/>
      </w:r>
      <w:r w:rsidRPr="00E2182D">
        <w:rPr>
          <w:rFonts w:ascii="Times New Roman" w:hAnsi="Times New Roman" w:cs="Times New Roman"/>
          <w:iCs/>
          <w:sz w:val="24"/>
          <w:szCs w:val="24"/>
        </w:rPr>
      </w:r>
      <w:r w:rsidRPr="00E2182D">
        <w:rPr>
          <w:rFonts w:ascii="Times New Roman" w:hAnsi="Times New Roman" w:cs="Times New Roman"/>
          <w:iCs/>
          <w:sz w:val="24"/>
          <w:szCs w:val="24"/>
        </w:rPr>
        <w:fldChar w:fldCharType="separate"/>
      </w:r>
      <w:r w:rsidRPr="00E2182D">
        <w:rPr>
          <w:rFonts w:ascii="Times New Roman" w:hAnsi="Times New Roman" w:cs="Times New Roman"/>
          <w:iCs/>
          <w:noProof/>
          <w:sz w:val="24"/>
          <w:szCs w:val="24"/>
        </w:rPr>
        <w:t>[26]</w:t>
      </w:r>
      <w:r w:rsidRPr="00E2182D">
        <w:rPr>
          <w:rFonts w:ascii="Times New Roman" w:hAnsi="Times New Roman" w:cs="Times New Roman"/>
          <w:iCs/>
          <w:sz w:val="24"/>
          <w:szCs w:val="24"/>
        </w:rPr>
        <w:fldChar w:fldCharType="end"/>
      </w:r>
      <w:r w:rsidRPr="00E2182D">
        <w:rPr>
          <w:rFonts w:ascii="Times New Roman" w:hAnsi="Times New Roman" w:cs="Times New Roman"/>
          <w:iCs/>
          <w:sz w:val="24"/>
          <w:szCs w:val="24"/>
        </w:rPr>
        <w:t>, as well as</w:t>
      </w:r>
      <w:r w:rsidRPr="006A41D7">
        <w:rPr>
          <w:rFonts w:ascii="Times New Roman" w:hAnsi="Times New Roman" w:cs="Times New Roman"/>
          <w:iCs/>
          <w:sz w:val="24"/>
          <w:szCs w:val="24"/>
        </w:rPr>
        <w:t xml:space="preserve"> by peripheral nerve insulin resistance</w:t>
      </w:r>
      <w:r w:rsidR="0041101C">
        <w:rPr>
          <w:rFonts w:ascii="Times New Roman" w:hAnsi="Times New Roman" w:cs="Times New Roman"/>
          <w:iCs/>
          <w:sz w:val="24"/>
          <w:szCs w:val="24"/>
        </w:rPr>
        <w:t xml:space="preserve"> </w:t>
      </w:r>
      <w:r w:rsidRPr="006A41D7">
        <w:rPr>
          <w:rFonts w:ascii="Times New Roman" w:hAnsi="Times New Roman" w:cs="Times New Roman"/>
          <w:iCs/>
          <w:sz w:val="24"/>
          <w:szCs w:val="24"/>
        </w:rPr>
        <w:fldChar w:fldCharType="begin">
          <w:fldData xml:space="preserve">PEVuZE5vdGU+PENpdGU+PEF1dGhvcj5Hcm90ZTwvQXV0aG9yPjxZZWFyPjIwMTM8L1llYXI+PElE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</w:fldData>
        </w:fldChar>
      </w:r>
      <w:r w:rsidRPr="006A41D7">
        <w:rPr>
          <w:rFonts w:ascii="Times New Roman" w:hAnsi="Times New Roman" w:cs="Times New Roman"/>
          <w:iCs/>
          <w:sz w:val="24"/>
          <w:szCs w:val="24"/>
        </w:rPr>
        <w:instrText xml:space="preserve"> ADDIN EN.CITE </w:instrText>
      </w:r>
      <w:r w:rsidRPr="006A41D7">
        <w:rPr>
          <w:rFonts w:ascii="Times New Roman" w:hAnsi="Times New Roman" w:cs="Times New Roman"/>
          <w:iCs/>
          <w:sz w:val="24"/>
          <w:szCs w:val="24"/>
        </w:rPr>
        <w:fldChar w:fldCharType="begin">
          <w:fldData xml:space="preserve">PEVuZE5vdGU+PENpdGU+PEF1dGhvcj5Hcm90ZTwvQXV0aG9yPjxZZWFyPjIwMTM8L1llYXI+PElE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</w:fldData>
        </w:fldChar>
      </w:r>
      <w:r w:rsidRPr="006A41D7">
        <w:rPr>
          <w:rFonts w:ascii="Times New Roman" w:hAnsi="Times New Roman" w:cs="Times New Roman"/>
          <w:iCs/>
          <w:sz w:val="24"/>
          <w:szCs w:val="24"/>
        </w:rPr>
        <w:instrText xml:space="preserve"> ADDIN EN.CITE.DATA </w:instrText>
      </w:r>
      <w:r w:rsidRPr="006A41D7">
        <w:rPr>
          <w:rFonts w:ascii="Times New Roman" w:hAnsi="Times New Roman" w:cs="Times New Roman"/>
          <w:iCs/>
          <w:sz w:val="24"/>
          <w:szCs w:val="24"/>
        </w:rPr>
      </w:r>
      <w:r w:rsidRPr="006A41D7">
        <w:rPr>
          <w:rFonts w:ascii="Times New Roman" w:hAnsi="Times New Roman" w:cs="Times New Roman"/>
          <w:iCs/>
          <w:sz w:val="24"/>
          <w:szCs w:val="24"/>
        </w:rPr>
        <w:fldChar w:fldCharType="end"/>
      </w:r>
      <w:r w:rsidRPr="006A41D7">
        <w:rPr>
          <w:rFonts w:ascii="Times New Roman" w:hAnsi="Times New Roman" w:cs="Times New Roman"/>
          <w:iCs/>
          <w:sz w:val="24"/>
          <w:szCs w:val="24"/>
        </w:rPr>
      </w:r>
      <w:r w:rsidRPr="006A41D7">
        <w:rPr>
          <w:rFonts w:ascii="Times New Roman" w:hAnsi="Times New Roman" w:cs="Times New Roman"/>
          <w:iCs/>
          <w:sz w:val="24"/>
          <w:szCs w:val="24"/>
        </w:rPr>
        <w:fldChar w:fldCharType="separate"/>
      </w:r>
      <w:r w:rsidRPr="006A41D7">
        <w:rPr>
          <w:rFonts w:ascii="Times New Roman" w:hAnsi="Times New Roman" w:cs="Times New Roman"/>
          <w:iCs/>
          <w:noProof/>
          <w:sz w:val="24"/>
          <w:szCs w:val="24"/>
        </w:rPr>
        <w:t>[27, 28]</w:t>
      </w:r>
      <w:r w:rsidRPr="006A41D7">
        <w:rPr>
          <w:rFonts w:ascii="Times New Roman" w:hAnsi="Times New Roman" w:cs="Times New Roman"/>
          <w:iCs/>
          <w:sz w:val="24"/>
          <w:szCs w:val="24"/>
        </w:rPr>
        <w:fldChar w:fldCharType="end"/>
      </w:r>
      <w:r w:rsidRPr="006A41D7">
        <w:rPr>
          <w:rFonts w:ascii="Times New Roman" w:hAnsi="Times New Roman" w:cs="Times New Roman"/>
          <w:iCs/>
          <w:sz w:val="24"/>
          <w:szCs w:val="24"/>
        </w:rPr>
        <w:t xml:space="preserve">, including of SCs </w:t>
      </w:r>
      <w:r w:rsidRPr="006A41D7">
        <w:rPr>
          <w:rFonts w:ascii="Times New Roman" w:hAnsi="Times New Roman" w:cs="Times New Roman"/>
          <w:iCs/>
          <w:sz w:val="24"/>
          <w:szCs w:val="24"/>
        </w:rPr>
        <w:fldChar w:fldCharType="begin">
          <w:fldData xml:space="preserve">PEVuZE5vdGU+PENpdGU+PEF1dGhvcj5FaWQ8L0F1dGhvcj48WWVhcj4yMDIzPC9ZZWFyPjxJRFRl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</w:fldData>
        </w:fldChar>
      </w:r>
      <w:r w:rsidRPr="006A41D7">
        <w:rPr>
          <w:rFonts w:ascii="Times New Roman" w:hAnsi="Times New Roman" w:cs="Times New Roman"/>
          <w:iCs/>
          <w:sz w:val="24"/>
          <w:szCs w:val="24"/>
        </w:rPr>
        <w:instrText xml:space="preserve"> ADDIN EN.CITE </w:instrText>
      </w:r>
      <w:r w:rsidRPr="006A41D7">
        <w:rPr>
          <w:rFonts w:ascii="Times New Roman" w:hAnsi="Times New Roman" w:cs="Times New Roman"/>
          <w:iCs/>
          <w:sz w:val="24"/>
          <w:szCs w:val="24"/>
        </w:rPr>
        <w:fldChar w:fldCharType="begin">
          <w:fldData xml:space="preserve">PEVuZE5vdGU+PENpdGU+PEF1dGhvcj5FaWQ8L0F1dGhvcj48WWVhcj4yMDIzPC9ZZWFyPjxJRFRl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</w:fldData>
        </w:fldChar>
      </w:r>
      <w:r w:rsidRPr="006A41D7">
        <w:rPr>
          <w:rFonts w:ascii="Times New Roman" w:hAnsi="Times New Roman" w:cs="Times New Roman"/>
          <w:iCs/>
          <w:sz w:val="24"/>
          <w:szCs w:val="24"/>
        </w:rPr>
        <w:instrText xml:space="preserve"> ADDIN EN.CITE.DATA </w:instrText>
      </w:r>
      <w:r w:rsidRPr="006A41D7">
        <w:rPr>
          <w:rFonts w:ascii="Times New Roman" w:hAnsi="Times New Roman" w:cs="Times New Roman"/>
          <w:iCs/>
          <w:sz w:val="24"/>
          <w:szCs w:val="24"/>
        </w:rPr>
      </w:r>
      <w:r w:rsidRPr="006A41D7">
        <w:rPr>
          <w:rFonts w:ascii="Times New Roman" w:hAnsi="Times New Roman" w:cs="Times New Roman"/>
          <w:iCs/>
          <w:sz w:val="24"/>
          <w:szCs w:val="24"/>
        </w:rPr>
        <w:fldChar w:fldCharType="end"/>
      </w:r>
      <w:r w:rsidRPr="006A41D7">
        <w:rPr>
          <w:rFonts w:ascii="Times New Roman" w:hAnsi="Times New Roman" w:cs="Times New Roman"/>
          <w:iCs/>
          <w:sz w:val="24"/>
          <w:szCs w:val="24"/>
        </w:rPr>
      </w:r>
      <w:r w:rsidRPr="006A41D7">
        <w:rPr>
          <w:rFonts w:ascii="Times New Roman" w:hAnsi="Times New Roman" w:cs="Times New Roman"/>
          <w:iCs/>
          <w:sz w:val="24"/>
          <w:szCs w:val="24"/>
        </w:rPr>
        <w:fldChar w:fldCharType="separate"/>
      </w:r>
      <w:r w:rsidRPr="006A41D7">
        <w:rPr>
          <w:rFonts w:ascii="Times New Roman" w:hAnsi="Times New Roman" w:cs="Times New Roman"/>
          <w:iCs/>
          <w:noProof/>
          <w:sz w:val="24"/>
          <w:szCs w:val="24"/>
        </w:rPr>
        <w:t>[17]</w:t>
      </w:r>
      <w:r w:rsidRPr="006A41D7">
        <w:rPr>
          <w:rFonts w:ascii="Times New Roman" w:hAnsi="Times New Roman" w:cs="Times New Roman"/>
          <w:iCs/>
          <w:sz w:val="24"/>
          <w:szCs w:val="24"/>
        </w:rPr>
        <w:fldChar w:fldCharType="end"/>
      </w:r>
      <w:r w:rsidRPr="006A41D7">
        <w:rPr>
          <w:rFonts w:ascii="Times New Roman" w:hAnsi="Times New Roman" w:cs="Times New Roman"/>
          <w:iCs/>
          <w:sz w:val="24"/>
          <w:szCs w:val="24"/>
        </w:rPr>
        <w:t>.</w:t>
      </w:r>
      <w:r w:rsidRPr="00E2182D">
        <w:rPr>
          <w:rFonts w:ascii="Times New Roman" w:hAnsi="Times New Roman" w:cs="Times New Roman"/>
          <w:iCs/>
          <w:sz w:val="24"/>
          <w:szCs w:val="24"/>
        </w:rPr>
        <w:t xml:space="preserve"> </w:t>
      </w:r>
      <w:r w:rsidRPr="006A41D7">
        <w:rPr>
          <w:rFonts w:ascii="Times New Roman" w:hAnsi="Times New Roman" w:cs="Times New Roman"/>
          <w:iCs/>
          <w:sz w:val="24"/>
          <w:szCs w:val="24"/>
        </w:rPr>
        <w:t xml:space="preserve">Although neuronal and SC glucose transporters are primarily insulin-independent </w:t>
      </w:r>
      <w:r w:rsidRPr="006A41D7">
        <w:rPr>
          <w:rFonts w:ascii="Times New Roman" w:hAnsi="Times New Roman" w:cs="Times New Roman"/>
          <w:iCs/>
          <w:sz w:val="24"/>
          <w:szCs w:val="24"/>
        </w:rPr>
        <w:fldChar w:fldCharType="begin"/>
      </w:r>
      <w:r w:rsidRPr="006A41D7">
        <w:rPr>
          <w:rFonts w:ascii="Times New Roman" w:hAnsi="Times New Roman" w:cs="Times New Roman"/>
          <w:iCs/>
          <w:sz w:val="24"/>
          <w:szCs w:val="24"/>
        </w:rPr>
        <w:instrText xml:space="preserve"> ADDIN EN.CITE &lt;EndNote&gt;&lt;Cite&gt;&lt;Author&gt;Grote&lt;/Author&gt;&lt;Year&gt;2016&lt;/Year&gt;&lt;RecNum&gt;0&lt;/RecNum&gt;&lt;IDText&gt;A Role for Insulin in Diabetic Neuropathy&lt;/IDText&gt;&lt;DisplayText&gt;[28]&lt;/DisplayText&gt;&lt;record&gt;&lt;rec-number&gt;50&lt;/rec-number&gt;&lt;foreign-keys&gt;&lt;key app="EN" db-id="rvs9s0rznsvss8e9dxnvde0laxp0e9w02w9v" timestamp="1629679853"&gt;50&lt;/key&gt;&lt;/foreign-keys&gt;&lt;ref-type name="Journal Article"&gt;17&lt;/ref-type&gt;&lt;contributors&gt;&lt;authors&gt;&lt;author&gt;Grote, C. W.&lt;/author&gt;&lt;author&gt;Wright, D. E.&lt;/author&gt;&lt;/authors&gt;&lt;/contributors&gt;&lt;auth-address&gt;Department of Anatomy and Cell Biology, University of Kansas Medical Center Kansas City, KS, USA.&lt;/auth-address&gt;&lt;titles&gt;&lt;title&gt;A Role for Insulin in Diabetic Neuropathy&lt;/title&gt;&lt;secondary-title&gt;Front Neurosci&lt;/secondary-title&gt;&lt;/titles&gt;&lt;periodical&gt;&lt;full-title&gt;Front Neurosci&lt;/full-title&gt;&lt;/periodical&gt;&lt;pages&gt;581&lt;/pages&gt;&lt;volume&gt;10&lt;/volume&gt;&lt;edition&gt;2017/01/10&lt;/edition&gt;&lt;keywords&gt;&lt;keyword&gt;diabetes complications&lt;/keyword&gt;&lt;keyword&gt;insulin&lt;/keyword&gt;&lt;keyword&gt;insulin resistance&lt;/keyword&gt;&lt;keyword&gt;neuropathy&lt;/keyword&gt;&lt;keyword&gt;neurotrophic factors&lt;/keyword&gt;&lt;keyword&gt;pain&lt;/keyword&gt;&lt;/keywords&gt;&lt;dates&gt;&lt;year&gt;2016&lt;/year&gt;&lt;/dates&gt;&lt;isbn&gt;1662-4548 (Print)&amp;#xD;1662-453x&lt;/isbn&gt;&lt;accession-num&gt;28066166&lt;/accession-num&gt;&lt;urls&gt;&lt;/urls&gt;&lt;custom2&gt;PMC5179551&lt;/custom2&gt;&lt;electronic-resource-num&gt;10.3389/fnins.2016.00581&lt;/electronic-resource-num&gt;&lt;remote-database-provider&gt;NLM&lt;/remote-database-provider&gt;&lt;language&gt;eng&lt;/language&gt;&lt;/record&gt;&lt;/Cite&gt;&lt;/EndNote&gt;</w:instrText>
      </w:r>
      <w:r w:rsidRPr="006A41D7">
        <w:rPr>
          <w:rFonts w:ascii="Times New Roman" w:hAnsi="Times New Roman" w:cs="Times New Roman"/>
          <w:iCs/>
          <w:sz w:val="24"/>
          <w:szCs w:val="24"/>
        </w:rPr>
        <w:fldChar w:fldCharType="separate"/>
      </w:r>
      <w:r w:rsidRPr="006A41D7">
        <w:rPr>
          <w:rFonts w:ascii="Times New Roman" w:hAnsi="Times New Roman" w:cs="Times New Roman"/>
          <w:iCs/>
          <w:noProof/>
          <w:sz w:val="24"/>
          <w:szCs w:val="24"/>
        </w:rPr>
        <w:t>[28]</w:t>
      </w:r>
      <w:r w:rsidRPr="006A41D7">
        <w:rPr>
          <w:rFonts w:ascii="Times New Roman" w:hAnsi="Times New Roman" w:cs="Times New Roman"/>
          <w:iCs/>
          <w:sz w:val="24"/>
          <w:szCs w:val="24"/>
        </w:rPr>
        <w:fldChar w:fldCharType="end"/>
      </w:r>
      <w:r w:rsidRPr="006A41D7">
        <w:rPr>
          <w:rFonts w:ascii="Times New Roman" w:hAnsi="Times New Roman" w:cs="Times New Roman"/>
          <w:iCs/>
          <w:sz w:val="24"/>
          <w:szCs w:val="24"/>
        </w:rPr>
        <w:t>, insulin resistance alters the metabolism-regulating activity of peripheral nerves with consequent changes to the nerve metabolome.</w:t>
      </w:r>
      <w:r w:rsidRPr="00E2182D">
        <w:rPr>
          <w:rFonts w:ascii="Times New Roman" w:hAnsi="Times New Roman" w:cs="Times New Roman"/>
          <w:iCs/>
          <w:sz w:val="24"/>
          <w:szCs w:val="24"/>
        </w:rPr>
        <w:t xml:space="preserve"> Thus, the prediabetic and diabetic nerve </w:t>
      </w:r>
      <w:del w:id="171" w:author="Feldman, Eva" w:date="2025-11-22T10:19:00Z" w16du:dateUtc="2025-11-22T15:19:00Z">
        <w:r w:rsidRPr="00E2182D" w:rsidDel="004F4EFA">
          <w:rPr>
            <w:rFonts w:ascii="Times New Roman" w:hAnsi="Times New Roman" w:cs="Times New Roman"/>
            <w:iCs/>
            <w:sz w:val="24"/>
            <w:szCs w:val="24"/>
          </w:rPr>
          <w:delText xml:space="preserve">is </w:delText>
        </w:r>
      </w:del>
      <w:ins w:id="172" w:author="Feldman, Eva" w:date="2025-11-22T10:19:00Z" w16du:dateUtc="2025-11-22T15:19:00Z">
        <w:r w:rsidR="004F4EFA">
          <w:rPr>
            <w:rFonts w:ascii="Times New Roman" w:hAnsi="Times New Roman" w:cs="Times New Roman"/>
            <w:iCs/>
            <w:sz w:val="24"/>
            <w:szCs w:val="24"/>
          </w:rPr>
          <w:t>are</w:t>
        </w:r>
        <w:r w:rsidR="004F4EFA" w:rsidRPr="00E2182D">
          <w:rPr>
            <w:rFonts w:ascii="Times New Roman" w:hAnsi="Times New Roman" w:cs="Times New Roman"/>
            <w:iCs/>
            <w:sz w:val="24"/>
            <w:szCs w:val="24"/>
          </w:rPr>
          <w:t xml:space="preserve"> </w:t>
        </w:r>
      </w:ins>
      <w:r w:rsidRPr="00E2182D">
        <w:rPr>
          <w:rFonts w:ascii="Times New Roman" w:hAnsi="Times New Roman" w:cs="Times New Roman"/>
          <w:iCs/>
          <w:sz w:val="24"/>
          <w:szCs w:val="24"/>
        </w:rPr>
        <w:t xml:space="preserve">characterized by altered metabolic networks </w:t>
      </w:r>
      <w:r w:rsidRPr="00E2182D">
        <w:rPr>
          <w:rFonts w:ascii="Times New Roman" w:hAnsi="Times New Roman" w:cs="Times New Roman"/>
          <w:iCs/>
          <w:sz w:val="24"/>
          <w:szCs w:val="24"/>
        </w:rPr>
        <w:fldChar w:fldCharType="begin">
          <w:fldData xml:space="preserve">PEVuZE5vdGU+PENpdGU+PEF1dGhvcj5PJmFwb3M7QnJpZW48L0F1dGhvcj48WWVhcj4yMDIwPC9Z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</w:fldData>
        </w:fldChar>
      </w:r>
      <w:r w:rsidRPr="00E2182D">
        <w:rPr>
          <w:rFonts w:ascii="Times New Roman" w:hAnsi="Times New Roman" w:cs="Times New Roman"/>
          <w:iCs/>
          <w:sz w:val="24"/>
          <w:szCs w:val="24"/>
        </w:rPr>
        <w:instrText xml:space="preserve"> ADDIN EN.CITE </w:instrText>
      </w:r>
      <w:r w:rsidRPr="00E2182D">
        <w:rPr>
          <w:rFonts w:ascii="Times New Roman" w:hAnsi="Times New Roman" w:cs="Times New Roman"/>
          <w:iCs/>
          <w:sz w:val="24"/>
          <w:szCs w:val="24"/>
        </w:rPr>
        <w:fldChar w:fldCharType="begin">
          <w:fldData xml:space="preserve">PEVuZE5vdGU+PENpdGU+PEF1dGhvcj5PJmFwb3M7QnJpZW48L0F1dGhvcj48WWVhcj4yMDIwPC9Z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</w:fldData>
        </w:fldChar>
      </w:r>
      <w:r w:rsidRPr="00E2182D">
        <w:rPr>
          <w:rFonts w:ascii="Times New Roman" w:hAnsi="Times New Roman" w:cs="Times New Roman"/>
          <w:iCs/>
          <w:sz w:val="24"/>
          <w:szCs w:val="24"/>
        </w:rPr>
        <w:instrText xml:space="preserve"> ADDIN EN.CITE.DATA </w:instrText>
      </w:r>
      <w:r w:rsidRPr="00E2182D">
        <w:rPr>
          <w:rFonts w:ascii="Times New Roman" w:hAnsi="Times New Roman" w:cs="Times New Roman"/>
          <w:iCs/>
          <w:sz w:val="24"/>
          <w:szCs w:val="24"/>
        </w:rPr>
      </w:r>
      <w:r w:rsidRPr="00E2182D">
        <w:rPr>
          <w:rFonts w:ascii="Times New Roman" w:hAnsi="Times New Roman" w:cs="Times New Roman"/>
          <w:iCs/>
          <w:sz w:val="24"/>
          <w:szCs w:val="24"/>
        </w:rPr>
        <w:fldChar w:fldCharType="end"/>
      </w:r>
      <w:r w:rsidRPr="00E2182D">
        <w:rPr>
          <w:rFonts w:ascii="Times New Roman" w:hAnsi="Times New Roman" w:cs="Times New Roman"/>
          <w:iCs/>
          <w:sz w:val="24"/>
          <w:szCs w:val="24"/>
        </w:rPr>
      </w:r>
      <w:r w:rsidRPr="00E2182D">
        <w:rPr>
          <w:rFonts w:ascii="Times New Roman" w:hAnsi="Times New Roman" w:cs="Times New Roman"/>
          <w:iCs/>
          <w:sz w:val="24"/>
          <w:szCs w:val="24"/>
        </w:rPr>
        <w:fldChar w:fldCharType="separate"/>
      </w:r>
      <w:r w:rsidRPr="00E2182D">
        <w:rPr>
          <w:rFonts w:ascii="Times New Roman" w:hAnsi="Times New Roman" w:cs="Times New Roman"/>
          <w:iCs/>
          <w:noProof/>
          <w:sz w:val="24"/>
          <w:szCs w:val="24"/>
        </w:rPr>
        <w:t>[26, 29]</w:t>
      </w:r>
      <w:r w:rsidRPr="00E2182D">
        <w:rPr>
          <w:rFonts w:ascii="Times New Roman" w:hAnsi="Times New Roman" w:cs="Times New Roman"/>
          <w:iCs/>
          <w:sz w:val="24"/>
          <w:szCs w:val="24"/>
        </w:rPr>
        <w:fldChar w:fldCharType="end"/>
      </w:r>
      <w:r w:rsidRPr="00E2182D">
        <w:rPr>
          <w:rFonts w:ascii="Times New Roman" w:hAnsi="Times New Roman" w:cs="Times New Roman"/>
          <w:iCs/>
          <w:sz w:val="24"/>
          <w:szCs w:val="24"/>
        </w:rPr>
        <w:t>. Consequently</w:t>
      </w:r>
      <w:r w:rsidR="009A0258" w:rsidRPr="00E2182D">
        <w:rPr>
          <w:rFonts w:ascii="Times New Roman" w:hAnsi="Times New Roman" w:cs="Times New Roman"/>
          <w:iCs/>
          <w:sz w:val="24"/>
          <w:szCs w:val="24"/>
        </w:rPr>
        <w:t xml:space="preserve">, </w:t>
      </w:r>
      <w:r w:rsidR="0029615E" w:rsidRPr="00E2182D">
        <w:rPr>
          <w:rFonts w:ascii="Times New Roman" w:hAnsi="Times New Roman" w:cs="Times New Roman"/>
          <w:iCs/>
          <w:sz w:val="24"/>
          <w:szCs w:val="24"/>
        </w:rPr>
        <w:t>we next performed targeted and untargeted</w:t>
      </w:r>
      <w:r w:rsidR="0029615E">
        <w:rPr>
          <w:rFonts w:ascii="Times New Roman" w:hAnsi="Times New Roman" w:cs="Times New Roman"/>
          <w:iCs/>
          <w:sz w:val="24"/>
          <w:szCs w:val="24"/>
        </w:rPr>
        <w:t xml:space="preserve"> metabolomics to</w:t>
      </w:r>
      <w:r w:rsidR="004C30DD" w:rsidRPr="000A61C9">
        <w:rPr>
          <w:rFonts w:ascii="Times New Roman" w:hAnsi="Times New Roman" w:cs="Times New Roman"/>
          <w:iCs/>
          <w:sz w:val="24"/>
          <w:szCs w:val="24"/>
        </w:rPr>
        <w:t xml:space="preserve"> determine whether </w:t>
      </w:r>
      <w:del w:id="173" w:author="Feldman, Eva" w:date="2025-11-22T10:20:00Z" w16du:dateUtc="2025-11-22T15:20:00Z">
        <w:r w:rsidR="004C30DD" w:rsidRPr="000A61C9" w:rsidDel="00D80C4B">
          <w:rPr>
            <w:rFonts w:ascii="Times New Roman" w:hAnsi="Times New Roman" w:cs="Times New Roman"/>
            <w:iCs/>
            <w:sz w:val="24"/>
            <w:szCs w:val="24"/>
          </w:rPr>
          <w:delText xml:space="preserve">transcriptomic </w:delText>
        </w:r>
      </w:del>
      <w:r w:rsidR="004C30DD" w:rsidRPr="000A61C9">
        <w:rPr>
          <w:rFonts w:ascii="Times New Roman" w:hAnsi="Times New Roman" w:cs="Times New Roman"/>
          <w:iCs/>
          <w:sz w:val="24"/>
          <w:szCs w:val="24"/>
        </w:rPr>
        <w:t xml:space="preserve">changes </w:t>
      </w:r>
      <w:ins w:id="174" w:author="Feldman, Eva" w:date="2025-11-22T10:20:00Z" w16du:dateUtc="2025-11-22T15:20:00Z">
        <w:r w:rsidR="00D80C4B">
          <w:rPr>
            <w:rFonts w:ascii="Times New Roman" w:hAnsi="Times New Roman" w:cs="Times New Roman"/>
            <w:iCs/>
            <w:sz w:val="24"/>
            <w:szCs w:val="24"/>
          </w:rPr>
          <w:t xml:space="preserve">in the nerve transcriptome </w:t>
        </w:r>
      </w:ins>
      <w:r w:rsidR="004C30DD" w:rsidRPr="000A61C9">
        <w:rPr>
          <w:rFonts w:ascii="Times New Roman" w:hAnsi="Times New Roman" w:cs="Times New Roman"/>
          <w:iCs/>
          <w:sz w:val="24"/>
          <w:szCs w:val="24"/>
        </w:rPr>
        <w:t xml:space="preserve">were accompanied by </w:t>
      </w:r>
      <w:del w:id="175" w:author="Feldman, Eva" w:date="2025-11-22T10:20:00Z" w16du:dateUtc="2025-11-22T15:20:00Z">
        <w:r w:rsidR="004C30DD" w:rsidRPr="000A61C9" w:rsidDel="00B74FE0">
          <w:rPr>
            <w:rFonts w:ascii="Times New Roman" w:hAnsi="Times New Roman" w:cs="Times New Roman"/>
            <w:iCs/>
            <w:sz w:val="24"/>
            <w:szCs w:val="24"/>
          </w:rPr>
          <w:delText xml:space="preserve">functional </w:delText>
        </w:r>
      </w:del>
      <w:ins w:id="176" w:author="Feldman, Eva" w:date="2025-11-22T10:20:00Z" w16du:dateUtc="2025-11-22T15:20:00Z">
        <w:r w:rsidR="00B74FE0">
          <w:rPr>
            <w:rFonts w:ascii="Times New Roman" w:hAnsi="Times New Roman" w:cs="Times New Roman"/>
            <w:iCs/>
            <w:sz w:val="24"/>
            <w:szCs w:val="24"/>
          </w:rPr>
          <w:t xml:space="preserve">parallel </w:t>
        </w:r>
      </w:ins>
      <w:del w:id="177" w:author="Feldman, Eva" w:date="2025-11-22T10:21:00Z" w16du:dateUtc="2025-11-22T15:21:00Z">
        <w:r w:rsidR="004C30DD" w:rsidRPr="000A61C9" w:rsidDel="00D80C4B">
          <w:rPr>
            <w:rFonts w:ascii="Times New Roman" w:hAnsi="Times New Roman" w:cs="Times New Roman"/>
            <w:iCs/>
            <w:sz w:val="24"/>
            <w:szCs w:val="24"/>
          </w:rPr>
          <w:delText>metabolic alterations</w:delText>
        </w:r>
      </w:del>
      <w:ins w:id="178" w:author="Feldman, Eva" w:date="2025-11-22T10:21:00Z" w16du:dateUtc="2025-11-22T15:21:00Z">
        <w:r w:rsidR="00D80C4B">
          <w:rPr>
            <w:rFonts w:ascii="Times New Roman" w:hAnsi="Times New Roman" w:cs="Times New Roman"/>
            <w:iCs/>
            <w:sz w:val="24"/>
            <w:szCs w:val="24"/>
          </w:rPr>
          <w:t>changes in the nerve metabolome</w:t>
        </w:r>
      </w:ins>
      <w:r w:rsidR="0029615E">
        <w:rPr>
          <w:rFonts w:ascii="Times New Roman" w:hAnsi="Times New Roman" w:cs="Times New Roman"/>
          <w:iCs/>
          <w:sz w:val="24"/>
          <w:szCs w:val="24"/>
        </w:rPr>
        <w:t xml:space="preserve">. </w:t>
      </w:r>
      <w:r w:rsidR="009A0258">
        <w:rPr>
          <w:rFonts w:ascii="Times New Roman" w:hAnsi="Times New Roman" w:cs="Times New Roman"/>
          <w:iCs/>
          <w:sz w:val="24"/>
          <w:szCs w:val="24"/>
        </w:rPr>
        <w:t xml:space="preserve">Among polar metabolites, principal component analysis </w:t>
      </w:r>
      <w:r w:rsidR="00F25E54" w:rsidRPr="000A61C9">
        <w:rPr>
          <w:rFonts w:ascii="Times New Roman" w:hAnsi="Times New Roman" w:cs="Times New Roman"/>
          <w:iCs/>
          <w:sz w:val="24"/>
          <w:szCs w:val="24"/>
        </w:rPr>
        <w:t>revealed</w:t>
      </w:r>
      <w:r w:rsidR="0006547B" w:rsidRPr="000A61C9">
        <w:rPr>
          <w:rFonts w:ascii="Times New Roman" w:hAnsi="Times New Roman" w:cs="Times New Roman"/>
          <w:iCs/>
          <w:sz w:val="24"/>
          <w:szCs w:val="24"/>
        </w:rPr>
        <w:t xml:space="preserve"> clear separation </w:t>
      </w:r>
      <w:r w:rsidR="009A0258">
        <w:rPr>
          <w:rFonts w:ascii="Times New Roman" w:hAnsi="Times New Roman" w:cs="Times New Roman"/>
          <w:iCs/>
          <w:sz w:val="24"/>
          <w:szCs w:val="24"/>
        </w:rPr>
        <w:t>of</w:t>
      </w:r>
      <w:r w:rsidR="009A0258" w:rsidRPr="000A61C9">
        <w:rPr>
          <w:rFonts w:ascii="Times New Roman" w:hAnsi="Times New Roman" w:cs="Times New Roman"/>
          <w:iCs/>
          <w:sz w:val="24"/>
          <w:szCs w:val="24"/>
        </w:rPr>
        <w:t xml:space="preserve"> </w:t>
      </w:r>
      <w:r w:rsidR="0006547B" w:rsidRPr="000A61C9">
        <w:rPr>
          <w:rFonts w:ascii="Times New Roman" w:hAnsi="Times New Roman" w:cs="Times New Roman"/>
          <w:iCs/>
          <w:sz w:val="24"/>
          <w:szCs w:val="24"/>
        </w:rPr>
        <w:t xml:space="preserve">HFD </w:t>
      </w:r>
      <w:r w:rsidR="009A0258">
        <w:rPr>
          <w:rFonts w:ascii="Times New Roman" w:hAnsi="Times New Roman" w:cs="Times New Roman"/>
          <w:iCs/>
          <w:sz w:val="24"/>
          <w:szCs w:val="24"/>
        </w:rPr>
        <w:t>from</w:t>
      </w:r>
      <w:r w:rsidR="009A0258" w:rsidRPr="000A61C9">
        <w:rPr>
          <w:rFonts w:ascii="Times New Roman" w:hAnsi="Times New Roman" w:cs="Times New Roman"/>
          <w:iCs/>
          <w:sz w:val="24"/>
          <w:szCs w:val="24"/>
        </w:rPr>
        <w:t xml:space="preserve"> </w:t>
      </w:r>
      <w:r w:rsidR="0006547B" w:rsidRPr="000A61C9">
        <w:rPr>
          <w:rFonts w:ascii="Times New Roman" w:hAnsi="Times New Roman" w:cs="Times New Roman"/>
          <w:iCs/>
          <w:sz w:val="24"/>
          <w:szCs w:val="24"/>
        </w:rPr>
        <w:t>SD groups</w:t>
      </w:r>
      <w:r w:rsidR="009F07FE" w:rsidRPr="000A61C9">
        <w:rPr>
          <w:rFonts w:ascii="Times New Roman" w:hAnsi="Times New Roman" w:cs="Times New Roman"/>
          <w:iCs/>
          <w:sz w:val="24"/>
          <w:szCs w:val="24"/>
        </w:rPr>
        <w:t xml:space="preserve">, while DR, EX, and DREX partially shifted </w:t>
      </w:r>
      <w:r w:rsidR="009A0258">
        <w:rPr>
          <w:rFonts w:ascii="Times New Roman" w:hAnsi="Times New Roman" w:cs="Times New Roman"/>
          <w:iCs/>
          <w:sz w:val="24"/>
          <w:szCs w:val="24"/>
        </w:rPr>
        <w:t xml:space="preserve">from but also partially overlapped with </w:t>
      </w:r>
      <w:r w:rsidR="009F07FE" w:rsidRPr="000A61C9">
        <w:rPr>
          <w:rFonts w:ascii="Times New Roman" w:hAnsi="Times New Roman" w:cs="Times New Roman"/>
          <w:iCs/>
          <w:sz w:val="24"/>
          <w:szCs w:val="24"/>
        </w:rPr>
        <w:t>HFD metabolic profiles</w:t>
      </w:r>
      <w:r w:rsidR="00BB37A1" w:rsidRPr="000A61C9">
        <w:rPr>
          <w:rFonts w:ascii="Times New Roman" w:hAnsi="Times New Roman" w:cs="Times New Roman"/>
          <w:iCs/>
          <w:sz w:val="24"/>
          <w:szCs w:val="24"/>
        </w:rPr>
        <w:t xml:space="preserve"> </w:t>
      </w:r>
      <w:r w:rsidR="00317253" w:rsidRPr="000A61C9">
        <w:rPr>
          <w:rFonts w:ascii="Times New Roman" w:hAnsi="Times New Roman" w:cs="Times New Roman"/>
          <w:iCs/>
          <w:sz w:val="24"/>
          <w:szCs w:val="24"/>
        </w:rPr>
        <w:t>(</w:t>
      </w:r>
      <w:r w:rsidR="00DB064E">
        <w:rPr>
          <w:rFonts w:ascii="Times New Roman" w:hAnsi="Times New Roman" w:cs="Times New Roman"/>
          <w:b/>
          <w:bCs/>
          <w:iCs/>
          <w:sz w:val="24"/>
          <w:szCs w:val="24"/>
        </w:rPr>
        <w:t>f</w:t>
      </w:r>
      <w:r w:rsidR="00317253" w:rsidRPr="000A61C9">
        <w:rPr>
          <w:rFonts w:ascii="Times New Roman" w:hAnsi="Times New Roman" w:cs="Times New Roman"/>
          <w:b/>
          <w:bCs/>
          <w:iCs/>
          <w:sz w:val="24"/>
          <w:szCs w:val="24"/>
        </w:rPr>
        <w:t xml:space="preserve">ig. </w:t>
      </w:r>
      <w:r w:rsidR="005F078D" w:rsidRPr="000A61C9">
        <w:rPr>
          <w:rFonts w:ascii="Times New Roman" w:hAnsi="Times New Roman" w:cs="Times New Roman"/>
          <w:b/>
          <w:bCs/>
          <w:iCs/>
          <w:sz w:val="24"/>
          <w:szCs w:val="24"/>
        </w:rPr>
        <w:t>S</w:t>
      </w:r>
      <w:r w:rsidR="005F078D">
        <w:rPr>
          <w:rFonts w:ascii="Times New Roman" w:hAnsi="Times New Roman" w:cs="Times New Roman"/>
          <w:b/>
          <w:bCs/>
          <w:iCs/>
          <w:sz w:val="24"/>
          <w:szCs w:val="24"/>
        </w:rPr>
        <w:t>8A</w:t>
      </w:r>
      <w:r w:rsidR="00317253" w:rsidRPr="000A61C9">
        <w:rPr>
          <w:rFonts w:ascii="Times New Roman" w:hAnsi="Times New Roman" w:cs="Times New Roman"/>
          <w:iCs/>
          <w:sz w:val="24"/>
          <w:szCs w:val="24"/>
        </w:rPr>
        <w:t>)</w:t>
      </w:r>
      <w:r w:rsidR="0006547B" w:rsidRPr="000A61C9">
        <w:rPr>
          <w:rFonts w:ascii="Times New Roman" w:hAnsi="Times New Roman" w:cs="Times New Roman"/>
          <w:iCs/>
          <w:sz w:val="24"/>
          <w:szCs w:val="24"/>
        </w:rPr>
        <w:t xml:space="preserve">. </w:t>
      </w:r>
      <w:r w:rsidR="009A0258">
        <w:rPr>
          <w:rFonts w:ascii="Times New Roman" w:hAnsi="Times New Roman" w:cs="Times New Roman"/>
          <w:iCs/>
          <w:sz w:val="24"/>
          <w:szCs w:val="24"/>
        </w:rPr>
        <w:t xml:space="preserve">Among untargeted metabolites, </w:t>
      </w:r>
      <w:r w:rsidR="00DB064E">
        <w:rPr>
          <w:rFonts w:ascii="Times New Roman" w:hAnsi="Times New Roman" w:cs="Times New Roman"/>
          <w:iCs/>
          <w:sz w:val="24"/>
          <w:szCs w:val="24"/>
        </w:rPr>
        <w:t>principal component analysis more</w:t>
      </w:r>
      <w:r w:rsidR="00DB064E" w:rsidRPr="000A61C9">
        <w:rPr>
          <w:rFonts w:ascii="Times New Roman" w:hAnsi="Times New Roman" w:cs="Times New Roman"/>
          <w:iCs/>
          <w:sz w:val="24"/>
          <w:szCs w:val="24"/>
        </w:rPr>
        <w:t xml:space="preserve"> clear</w:t>
      </w:r>
      <w:r w:rsidR="00DB064E">
        <w:rPr>
          <w:rFonts w:ascii="Times New Roman" w:hAnsi="Times New Roman" w:cs="Times New Roman"/>
          <w:iCs/>
          <w:sz w:val="24"/>
          <w:szCs w:val="24"/>
        </w:rPr>
        <w:t>ly</w:t>
      </w:r>
      <w:r w:rsidR="00DB064E" w:rsidRPr="000A61C9">
        <w:rPr>
          <w:rFonts w:ascii="Times New Roman" w:hAnsi="Times New Roman" w:cs="Times New Roman"/>
          <w:iCs/>
          <w:sz w:val="24"/>
          <w:szCs w:val="24"/>
        </w:rPr>
        <w:t xml:space="preserve"> separat</w:t>
      </w:r>
      <w:r w:rsidR="00DB064E">
        <w:rPr>
          <w:rFonts w:ascii="Times New Roman" w:hAnsi="Times New Roman" w:cs="Times New Roman"/>
          <w:iCs/>
          <w:sz w:val="24"/>
          <w:szCs w:val="24"/>
        </w:rPr>
        <w:t>ed</w:t>
      </w:r>
      <w:r w:rsidR="00DB064E" w:rsidRPr="000A61C9">
        <w:rPr>
          <w:rFonts w:ascii="Times New Roman" w:hAnsi="Times New Roman" w:cs="Times New Roman"/>
          <w:iCs/>
          <w:sz w:val="24"/>
          <w:szCs w:val="24"/>
        </w:rPr>
        <w:t xml:space="preserve"> HFD </w:t>
      </w:r>
      <w:r w:rsidR="00DB064E">
        <w:rPr>
          <w:rFonts w:ascii="Times New Roman" w:hAnsi="Times New Roman" w:cs="Times New Roman"/>
          <w:iCs/>
          <w:sz w:val="24"/>
          <w:szCs w:val="24"/>
        </w:rPr>
        <w:t>from</w:t>
      </w:r>
      <w:r w:rsidR="00DB064E" w:rsidRPr="000A61C9">
        <w:rPr>
          <w:rFonts w:ascii="Times New Roman" w:hAnsi="Times New Roman" w:cs="Times New Roman"/>
          <w:iCs/>
          <w:sz w:val="24"/>
          <w:szCs w:val="24"/>
        </w:rPr>
        <w:t xml:space="preserve"> </w:t>
      </w:r>
      <w:r w:rsidR="00DB064E">
        <w:rPr>
          <w:rFonts w:ascii="Times New Roman" w:hAnsi="Times New Roman" w:cs="Times New Roman"/>
          <w:iCs/>
          <w:sz w:val="24"/>
          <w:szCs w:val="24"/>
        </w:rPr>
        <w:t>SD and all interventions (</w:t>
      </w:r>
      <w:r w:rsidR="00DB064E" w:rsidRPr="006A41D7">
        <w:rPr>
          <w:rFonts w:ascii="Times New Roman" w:hAnsi="Times New Roman" w:cs="Times New Roman"/>
          <w:b/>
          <w:bCs/>
          <w:iCs/>
          <w:sz w:val="24"/>
          <w:szCs w:val="24"/>
        </w:rPr>
        <w:t>fig. S</w:t>
      </w:r>
      <w:r w:rsidR="005F078D">
        <w:rPr>
          <w:rFonts w:ascii="Times New Roman" w:hAnsi="Times New Roman" w:cs="Times New Roman"/>
          <w:b/>
          <w:bCs/>
          <w:iCs/>
          <w:sz w:val="24"/>
          <w:szCs w:val="24"/>
        </w:rPr>
        <w:t>8</w:t>
      </w:r>
      <w:r w:rsidR="00DB064E">
        <w:rPr>
          <w:rFonts w:ascii="Times New Roman" w:hAnsi="Times New Roman" w:cs="Times New Roman"/>
          <w:b/>
          <w:bCs/>
          <w:iCs/>
          <w:sz w:val="24"/>
          <w:szCs w:val="24"/>
        </w:rPr>
        <w:t>B</w:t>
      </w:r>
      <w:r w:rsidR="00DB064E">
        <w:rPr>
          <w:rFonts w:ascii="Times New Roman" w:hAnsi="Times New Roman" w:cs="Times New Roman"/>
          <w:iCs/>
          <w:sz w:val="24"/>
          <w:szCs w:val="24"/>
        </w:rPr>
        <w:t>).</w:t>
      </w:r>
    </w:p>
    <w:p w14:paraId="1F26E1BC" w14:textId="2D476747" w:rsidR="0029615E" w:rsidRDefault="00E2182D" w:rsidP="0029615E">
      <w:pPr>
        <w:spacing w:before="120" w:after="0" w:line="240" w:lineRule="auto"/>
        <w:ind w:firstLine="360"/>
        <w:rPr>
          <w:rFonts w:ascii="Times New Roman" w:hAnsi="Times New Roman" w:cs="Times New Roman"/>
          <w:iCs/>
          <w:sz w:val="24"/>
          <w:szCs w:val="24"/>
        </w:rPr>
      </w:pPr>
      <w:r w:rsidRPr="006A41D7">
        <w:rPr>
          <w:rFonts w:ascii="Times New Roman" w:hAnsi="Times New Roman" w:cs="Times New Roman"/>
          <w:iCs/>
          <w:sz w:val="24"/>
          <w:szCs w:val="24"/>
        </w:rPr>
        <w:t>Among our analysis of polar metabolites, HFD lowered levels of glucose 6-phosphate and fr</w:t>
      </w:r>
      <w:commentRangeStart w:id="179"/>
      <w:r w:rsidRPr="006A41D7">
        <w:rPr>
          <w:rFonts w:ascii="Times New Roman" w:hAnsi="Times New Roman" w:cs="Times New Roman"/>
          <w:iCs/>
          <w:sz w:val="24"/>
          <w:szCs w:val="24"/>
        </w:rPr>
        <w:t>ucto</w:t>
      </w:r>
      <w:commentRangeEnd w:id="179"/>
      <w:r w:rsidR="00BD4F25" w:rsidRPr="000A5874">
        <w:rPr>
          <w:rStyle w:val="CommentReference"/>
        </w:rPr>
        <w:commentReference w:id="179"/>
      </w:r>
      <w:r w:rsidRPr="006A41D7">
        <w:rPr>
          <w:rFonts w:ascii="Times New Roman" w:hAnsi="Times New Roman" w:cs="Times New Roman"/>
          <w:iCs/>
          <w:sz w:val="24"/>
          <w:szCs w:val="24"/>
        </w:rPr>
        <w:t>se 6-phosphate, entry points into glycolysis</w:t>
      </w:r>
      <w:r w:rsidR="00BD4F25" w:rsidRPr="000A5874">
        <w:rPr>
          <w:rFonts w:ascii="Times New Roman" w:hAnsi="Times New Roman" w:cs="Times New Roman"/>
          <w:iCs/>
          <w:sz w:val="24"/>
          <w:szCs w:val="24"/>
        </w:rPr>
        <w:t xml:space="preserve"> (</w:t>
      </w:r>
      <w:r w:rsidR="00BD4F25" w:rsidRPr="000A5874">
        <w:rPr>
          <w:rFonts w:ascii="Times New Roman" w:hAnsi="Times New Roman" w:cs="Times New Roman"/>
          <w:b/>
          <w:bCs/>
          <w:iCs/>
          <w:sz w:val="24"/>
          <w:szCs w:val="24"/>
        </w:rPr>
        <w:t>Fig. 4A</w:t>
      </w:r>
      <w:r w:rsidR="00BD4F25" w:rsidRPr="000A5874">
        <w:rPr>
          <w:rFonts w:ascii="Times New Roman" w:hAnsi="Times New Roman" w:cs="Times New Roman"/>
          <w:iCs/>
          <w:sz w:val="24"/>
          <w:szCs w:val="24"/>
        </w:rPr>
        <w:t>)</w:t>
      </w:r>
      <w:r w:rsidRPr="006A41D7">
        <w:rPr>
          <w:rFonts w:ascii="Times New Roman" w:hAnsi="Times New Roman" w:cs="Times New Roman"/>
          <w:iCs/>
          <w:sz w:val="24"/>
          <w:szCs w:val="24"/>
        </w:rPr>
        <w:t xml:space="preserve">. HFD also reduced levels of the TCA cycle intermediate, malate, as well as levels of many amino acids that can enter the </w:t>
      </w:r>
      <w:r w:rsidR="00A900A1">
        <w:rPr>
          <w:rFonts w:ascii="Times New Roman" w:hAnsi="Times New Roman" w:cs="Times New Roman"/>
          <w:iCs/>
          <w:sz w:val="24"/>
          <w:szCs w:val="24"/>
        </w:rPr>
        <w:t xml:space="preserve">TCA </w:t>
      </w:r>
      <w:r w:rsidRPr="006A41D7">
        <w:rPr>
          <w:rFonts w:ascii="Times New Roman" w:hAnsi="Times New Roman" w:cs="Times New Roman"/>
          <w:iCs/>
          <w:sz w:val="24"/>
          <w:szCs w:val="24"/>
        </w:rPr>
        <w:t>cycle or are biosynthetic downstream products, e.g., leucine, isoleucine, threonine, and tyrosine, reflect</w:t>
      </w:r>
      <w:r w:rsidR="00BD4F25" w:rsidRPr="006A41D7">
        <w:rPr>
          <w:rFonts w:ascii="Times New Roman" w:hAnsi="Times New Roman" w:cs="Times New Roman"/>
          <w:iCs/>
          <w:sz w:val="24"/>
          <w:szCs w:val="24"/>
        </w:rPr>
        <w:t>ing</w:t>
      </w:r>
      <w:r w:rsidRPr="006A41D7">
        <w:rPr>
          <w:rFonts w:ascii="Times New Roman" w:hAnsi="Times New Roman" w:cs="Times New Roman"/>
          <w:iCs/>
          <w:sz w:val="24"/>
          <w:szCs w:val="24"/>
        </w:rPr>
        <w:t xml:space="preserve"> broad changes to metabolic </w:t>
      </w:r>
      <w:commentRangeStart w:id="180"/>
      <w:r w:rsidRPr="006A41D7">
        <w:rPr>
          <w:rFonts w:ascii="Times New Roman" w:hAnsi="Times New Roman" w:cs="Times New Roman"/>
          <w:iCs/>
          <w:sz w:val="24"/>
          <w:szCs w:val="24"/>
        </w:rPr>
        <w:t>pathways</w:t>
      </w:r>
      <w:commentRangeEnd w:id="180"/>
      <w:r w:rsidRPr="006A41D7">
        <w:rPr>
          <w:rStyle w:val="CommentReference"/>
          <w:rFonts w:ascii="Times New Roman" w:hAnsi="Times New Roman" w:cs="Times New Roman"/>
          <w:sz w:val="24"/>
          <w:szCs w:val="24"/>
        </w:rPr>
        <w:commentReference w:id="180"/>
      </w:r>
      <w:r w:rsidRPr="006A41D7">
        <w:rPr>
          <w:rFonts w:ascii="Times New Roman" w:hAnsi="Times New Roman" w:cs="Times New Roman"/>
          <w:iCs/>
          <w:sz w:val="24"/>
          <w:szCs w:val="24"/>
        </w:rPr>
        <w:t xml:space="preserve">. </w:t>
      </w:r>
      <w:r w:rsidR="0029615E" w:rsidRPr="000A5874">
        <w:rPr>
          <w:rFonts w:ascii="Times New Roman" w:hAnsi="Times New Roman" w:cs="Times New Roman"/>
          <w:iCs/>
          <w:sz w:val="24"/>
          <w:szCs w:val="24"/>
        </w:rPr>
        <w:t>DR reversed levels of some of these metabolites, including glucose 6-phosphate</w:t>
      </w:r>
      <w:r w:rsidR="00BD4F25" w:rsidRPr="006A41D7">
        <w:rPr>
          <w:rFonts w:ascii="Times New Roman" w:hAnsi="Times New Roman" w:cs="Times New Roman"/>
          <w:iCs/>
          <w:sz w:val="24"/>
          <w:szCs w:val="24"/>
        </w:rPr>
        <w:t>,</w:t>
      </w:r>
      <w:r w:rsidR="0029615E" w:rsidRPr="000A5874">
        <w:rPr>
          <w:rFonts w:ascii="Times New Roman" w:hAnsi="Times New Roman" w:cs="Times New Roman"/>
          <w:iCs/>
          <w:sz w:val="24"/>
          <w:szCs w:val="24"/>
        </w:rPr>
        <w:t xml:space="preserve"> fructose 6-phosphate</w:t>
      </w:r>
      <w:r w:rsidR="00BD4F25" w:rsidRPr="006A41D7">
        <w:rPr>
          <w:rFonts w:ascii="Times New Roman" w:hAnsi="Times New Roman" w:cs="Times New Roman"/>
          <w:iCs/>
          <w:sz w:val="24"/>
          <w:szCs w:val="24"/>
        </w:rPr>
        <w:t>,</w:t>
      </w:r>
      <w:r w:rsidR="0029615E" w:rsidRPr="000A5874">
        <w:rPr>
          <w:rFonts w:ascii="Times New Roman" w:hAnsi="Times New Roman" w:cs="Times New Roman"/>
          <w:iCs/>
          <w:sz w:val="24"/>
          <w:szCs w:val="24"/>
        </w:rPr>
        <w:t xml:space="preserve"> and TCA entrants or </w:t>
      </w:r>
      <w:r w:rsidR="0029615E" w:rsidRPr="000A5874">
        <w:rPr>
          <w:rFonts w:ascii="Times New Roman" w:hAnsi="Times New Roman" w:cs="Times New Roman"/>
          <w:iCs/>
          <w:sz w:val="24"/>
          <w:szCs w:val="24"/>
        </w:rPr>
        <w:lastRenderedPageBreak/>
        <w:t>byproducts,</w:t>
      </w:r>
      <w:r w:rsidR="0029615E" w:rsidRPr="000A5874">
        <w:rPr>
          <w:rFonts w:ascii="Times New Roman" w:hAnsi="Times New Roman" w:cs="Times New Roman"/>
          <w:sz w:val="24"/>
          <w:szCs w:val="24"/>
        </w:rPr>
        <w:t xml:space="preserve"> and additionally enhanced levels </w:t>
      </w:r>
      <w:r w:rsidR="00A900A1">
        <w:rPr>
          <w:rFonts w:ascii="Times New Roman" w:hAnsi="Times New Roman" w:cs="Times New Roman"/>
          <w:sz w:val="24"/>
          <w:szCs w:val="24"/>
        </w:rPr>
        <w:t>of</w:t>
      </w:r>
      <w:r w:rsidR="0029615E" w:rsidRPr="000A5874">
        <w:rPr>
          <w:rFonts w:ascii="Times New Roman" w:hAnsi="Times New Roman" w:cs="Times New Roman"/>
          <w:sz w:val="24"/>
          <w:szCs w:val="24"/>
        </w:rPr>
        <w:t xml:space="preserve"> TCA intermediates c</w:t>
      </w:r>
      <w:r w:rsidR="0029615E" w:rsidRPr="000A5874">
        <w:rPr>
          <w:rFonts w:ascii="Times New Roman" w:hAnsi="Times New Roman" w:cs="Times New Roman"/>
          <w:iCs/>
          <w:sz w:val="24"/>
          <w:szCs w:val="24"/>
        </w:rPr>
        <w:t>itrate and isocitrate</w:t>
      </w:r>
      <w:r w:rsidR="000A5874" w:rsidRPr="006A41D7">
        <w:rPr>
          <w:rFonts w:ascii="Times New Roman" w:hAnsi="Times New Roman" w:cs="Times New Roman"/>
          <w:iCs/>
          <w:sz w:val="24"/>
          <w:szCs w:val="24"/>
        </w:rPr>
        <w:t xml:space="preserve"> </w:t>
      </w:r>
      <w:r w:rsidR="000A5874" w:rsidRPr="000A5874">
        <w:rPr>
          <w:rFonts w:ascii="Times New Roman" w:hAnsi="Times New Roman" w:cs="Times New Roman"/>
          <w:iCs/>
          <w:sz w:val="24"/>
          <w:szCs w:val="24"/>
        </w:rPr>
        <w:t>(</w:t>
      </w:r>
      <w:r w:rsidR="000A5874" w:rsidRPr="000A5874">
        <w:rPr>
          <w:rFonts w:ascii="Times New Roman" w:hAnsi="Times New Roman" w:cs="Times New Roman"/>
          <w:b/>
          <w:bCs/>
          <w:iCs/>
          <w:sz w:val="24"/>
          <w:szCs w:val="24"/>
        </w:rPr>
        <w:t>Fig. 4A</w:t>
      </w:r>
      <w:r w:rsidR="000A5874" w:rsidRPr="000A5874">
        <w:rPr>
          <w:rFonts w:ascii="Times New Roman" w:hAnsi="Times New Roman" w:cs="Times New Roman"/>
          <w:iCs/>
          <w:sz w:val="24"/>
          <w:szCs w:val="24"/>
        </w:rPr>
        <w:t>)</w:t>
      </w:r>
      <w:r w:rsidR="0029615E" w:rsidRPr="000A5874">
        <w:rPr>
          <w:rFonts w:ascii="Times New Roman" w:hAnsi="Times New Roman" w:cs="Times New Roman"/>
          <w:iCs/>
          <w:sz w:val="24"/>
          <w:szCs w:val="24"/>
        </w:rPr>
        <w:t>, indicating the intervention enhance</w:t>
      </w:r>
      <w:r w:rsidR="00A900A1">
        <w:rPr>
          <w:rFonts w:ascii="Times New Roman" w:hAnsi="Times New Roman" w:cs="Times New Roman"/>
          <w:iCs/>
          <w:sz w:val="24"/>
          <w:szCs w:val="24"/>
        </w:rPr>
        <w:t>s</w:t>
      </w:r>
      <w:r w:rsidR="0029615E" w:rsidRPr="000A5874">
        <w:rPr>
          <w:rFonts w:ascii="Times New Roman" w:hAnsi="Times New Roman" w:cs="Times New Roman"/>
          <w:iCs/>
          <w:sz w:val="24"/>
          <w:szCs w:val="24"/>
        </w:rPr>
        <w:t xml:space="preserve"> overall </w:t>
      </w:r>
      <w:ins w:id="181" w:author="Feldman, Eva" w:date="2025-11-22T10:22:00Z" w16du:dateUtc="2025-11-22T15:22:00Z">
        <w:r w:rsidR="00B27A68">
          <w:rPr>
            <w:rFonts w:ascii="Times New Roman" w:hAnsi="Times New Roman" w:cs="Times New Roman"/>
            <w:iCs/>
            <w:sz w:val="24"/>
            <w:szCs w:val="24"/>
          </w:rPr>
          <w:t xml:space="preserve">glycolytic </w:t>
        </w:r>
      </w:ins>
      <w:r w:rsidR="0029615E" w:rsidRPr="000A5874">
        <w:rPr>
          <w:rFonts w:ascii="Times New Roman" w:hAnsi="Times New Roman" w:cs="Times New Roman"/>
          <w:iCs/>
          <w:sz w:val="24"/>
          <w:szCs w:val="24"/>
        </w:rPr>
        <w:t xml:space="preserve">nerve metabolism. EX also </w:t>
      </w:r>
      <w:r w:rsidR="00A900A1">
        <w:rPr>
          <w:rFonts w:ascii="Times New Roman" w:hAnsi="Times New Roman" w:cs="Times New Roman"/>
          <w:iCs/>
          <w:sz w:val="24"/>
          <w:szCs w:val="24"/>
        </w:rPr>
        <w:t>elevated</w:t>
      </w:r>
      <w:r w:rsidR="0029615E" w:rsidRPr="000A5874">
        <w:rPr>
          <w:rFonts w:ascii="Times New Roman" w:hAnsi="Times New Roman" w:cs="Times New Roman"/>
          <w:iCs/>
          <w:sz w:val="24"/>
          <w:szCs w:val="24"/>
        </w:rPr>
        <w:t xml:space="preserve"> 6-phosphate and fructose 6-phosphate levels as well as many </w:t>
      </w:r>
      <w:proofErr w:type="gramStart"/>
      <w:r w:rsidR="0029615E" w:rsidRPr="000A5874">
        <w:rPr>
          <w:rFonts w:ascii="Times New Roman" w:hAnsi="Times New Roman" w:cs="Times New Roman"/>
          <w:iCs/>
          <w:sz w:val="24"/>
          <w:szCs w:val="24"/>
        </w:rPr>
        <w:t>core</w:t>
      </w:r>
      <w:proofErr w:type="gramEnd"/>
      <w:r w:rsidR="0029615E" w:rsidRPr="000A5874">
        <w:rPr>
          <w:rFonts w:ascii="Times New Roman" w:hAnsi="Times New Roman" w:cs="Times New Roman"/>
          <w:iCs/>
          <w:sz w:val="24"/>
          <w:szCs w:val="24"/>
        </w:rPr>
        <w:t xml:space="preserve"> T</w:t>
      </w:r>
      <w:commentRangeStart w:id="182"/>
      <w:r w:rsidR="0029615E" w:rsidRPr="000A5874">
        <w:rPr>
          <w:rFonts w:ascii="Times New Roman" w:hAnsi="Times New Roman" w:cs="Times New Roman"/>
          <w:iCs/>
          <w:sz w:val="24"/>
          <w:szCs w:val="24"/>
        </w:rPr>
        <w:t>C</w:t>
      </w:r>
      <w:commentRangeEnd w:id="182"/>
      <w:r w:rsidR="00BD4F25" w:rsidRPr="000A5874">
        <w:rPr>
          <w:rStyle w:val="CommentReference"/>
        </w:rPr>
        <w:commentReference w:id="182"/>
      </w:r>
      <w:r w:rsidR="0029615E" w:rsidRPr="000A5874">
        <w:rPr>
          <w:rFonts w:ascii="Times New Roman" w:hAnsi="Times New Roman" w:cs="Times New Roman"/>
          <w:iCs/>
          <w:sz w:val="24"/>
          <w:szCs w:val="24"/>
        </w:rPr>
        <w:t>A intermediates with variable effects on amino acids</w:t>
      </w:r>
      <w:del w:id="183" w:author="Feldman, Eva" w:date="2025-11-22T10:23:00Z" w16du:dateUtc="2025-11-22T15:23:00Z">
        <w:r w:rsidR="0029615E" w:rsidRPr="000A5874" w:rsidDel="00742282">
          <w:rPr>
            <w:rFonts w:ascii="Times New Roman" w:hAnsi="Times New Roman" w:cs="Times New Roman"/>
            <w:iCs/>
            <w:sz w:val="24"/>
            <w:szCs w:val="24"/>
          </w:rPr>
          <w:delText xml:space="preserve">, but overall </w:delText>
        </w:r>
        <w:r w:rsidR="00F95D33" w:rsidDel="00742282">
          <w:rPr>
            <w:rFonts w:ascii="Times New Roman" w:hAnsi="Times New Roman" w:cs="Times New Roman"/>
            <w:iCs/>
            <w:sz w:val="24"/>
            <w:szCs w:val="24"/>
          </w:rPr>
          <w:delText>signifies</w:delText>
        </w:r>
      </w:del>
      <w:ins w:id="184" w:author="Feldman, Eva" w:date="2025-11-22T10:23:00Z" w16du:dateUtc="2025-11-22T15:23:00Z">
        <w:r w:rsidR="00742282">
          <w:rPr>
            <w:rFonts w:ascii="Times New Roman" w:hAnsi="Times New Roman" w:cs="Times New Roman"/>
            <w:iCs/>
            <w:sz w:val="24"/>
            <w:szCs w:val="24"/>
          </w:rPr>
          <w:t xml:space="preserve"> signifying an overall</w:t>
        </w:r>
      </w:ins>
      <w:r w:rsidR="0029615E" w:rsidRPr="000A5874">
        <w:rPr>
          <w:rFonts w:ascii="Times New Roman" w:hAnsi="Times New Roman" w:cs="Times New Roman"/>
          <w:iCs/>
          <w:sz w:val="24"/>
          <w:szCs w:val="24"/>
        </w:rPr>
        <w:t xml:space="preserve"> </w:t>
      </w:r>
      <w:r w:rsidR="00F95D33">
        <w:rPr>
          <w:rFonts w:ascii="Times New Roman" w:hAnsi="Times New Roman" w:cs="Times New Roman"/>
          <w:iCs/>
          <w:sz w:val="24"/>
          <w:szCs w:val="24"/>
        </w:rPr>
        <w:t>improved</w:t>
      </w:r>
      <w:r w:rsidR="0029615E" w:rsidRPr="000A5874">
        <w:rPr>
          <w:rFonts w:ascii="Times New Roman" w:hAnsi="Times New Roman" w:cs="Times New Roman"/>
          <w:iCs/>
          <w:sz w:val="24"/>
          <w:szCs w:val="24"/>
        </w:rPr>
        <w:t xml:space="preserve"> nerve metabolism. Finally, DREX generated a similar profile to DR and EX, but additionally</w:t>
      </w:r>
      <w:r w:rsidR="00BD4F25" w:rsidRPr="006A41D7">
        <w:rPr>
          <w:rFonts w:ascii="Times New Roman" w:hAnsi="Times New Roman" w:cs="Times New Roman"/>
          <w:iCs/>
          <w:sz w:val="24"/>
          <w:szCs w:val="24"/>
        </w:rPr>
        <w:t xml:space="preserve"> and uniquely</w:t>
      </w:r>
      <w:r w:rsidR="0029615E" w:rsidRPr="000A5874">
        <w:rPr>
          <w:rFonts w:ascii="Times New Roman" w:hAnsi="Times New Roman" w:cs="Times New Roman"/>
          <w:iCs/>
          <w:sz w:val="24"/>
          <w:szCs w:val="24"/>
        </w:rPr>
        <w:t xml:space="preserve"> increased </w:t>
      </w:r>
      <w:r w:rsidR="000A5874" w:rsidRPr="006A41D7">
        <w:rPr>
          <w:rFonts w:ascii="Times New Roman" w:hAnsi="Times New Roman" w:cs="Times New Roman"/>
          <w:iCs/>
          <w:sz w:val="24"/>
          <w:szCs w:val="24"/>
        </w:rPr>
        <w:t xml:space="preserve">succinate levels within the TCA cycle as well as </w:t>
      </w:r>
      <w:r w:rsidR="00BD4F25" w:rsidRPr="006A41D7">
        <w:rPr>
          <w:rFonts w:ascii="Times New Roman" w:hAnsi="Times New Roman" w:cs="Times New Roman"/>
          <w:iCs/>
          <w:sz w:val="24"/>
          <w:szCs w:val="24"/>
        </w:rPr>
        <w:t>glucose</w:t>
      </w:r>
      <w:r w:rsidR="000A5874" w:rsidRPr="006A41D7">
        <w:rPr>
          <w:rFonts w:ascii="Times New Roman" w:hAnsi="Times New Roman" w:cs="Times New Roman"/>
          <w:iCs/>
          <w:sz w:val="24"/>
          <w:szCs w:val="24"/>
        </w:rPr>
        <w:t xml:space="preserve"> and</w:t>
      </w:r>
      <w:r w:rsidR="00BD4F25" w:rsidRPr="006A41D7">
        <w:rPr>
          <w:rFonts w:ascii="Times New Roman" w:hAnsi="Times New Roman" w:cs="Times New Roman"/>
          <w:iCs/>
          <w:sz w:val="24"/>
          <w:szCs w:val="24"/>
        </w:rPr>
        <w:t xml:space="preserve"> </w:t>
      </w:r>
      <w:r w:rsidR="0029615E" w:rsidRPr="000A5874">
        <w:rPr>
          <w:rFonts w:ascii="Times New Roman" w:hAnsi="Times New Roman" w:cs="Times New Roman"/>
          <w:iCs/>
          <w:sz w:val="24"/>
          <w:szCs w:val="24"/>
        </w:rPr>
        <w:t>lactate</w:t>
      </w:r>
      <w:r w:rsidR="00BD4F25" w:rsidRPr="006A41D7">
        <w:rPr>
          <w:rFonts w:ascii="Times New Roman" w:hAnsi="Times New Roman" w:cs="Times New Roman"/>
          <w:iCs/>
          <w:sz w:val="24"/>
          <w:szCs w:val="24"/>
        </w:rPr>
        <w:t>.</w:t>
      </w:r>
      <w:r w:rsidR="000A5874">
        <w:rPr>
          <w:rFonts w:ascii="Times New Roman" w:hAnsi="Times New Roman" w:cs="Times New Roman"/>
          <w:iCs/>
          <w:sz w:val="24"/>
          <w:szCs w:val="24"/>
        </w:rPr>
        <w:t xml:space="preserve"> Elevated lactate might </w:t>
      </w:r>
      <w:r w:rsidR="00F95D33">
        <w:rPr>
          <w:rFonts w:ascii="Times New Roman" w:hAnsi="Times New Roman" w:cs="Times New Roman"/>
          <w:iCs/>
          <w:sz w:val="24"/>
          <w:szCs w:val="24"/>
        </w:rPr>
        <w:t>signal</w:t>
      </w:r>
      <w:r w:rsidR="0029615E" w:rsidRPr="000A5874">
        <w:rPr>
          <w:rFonts w:ascii="Times New Roman" w:hAnsi="Times New Roman" w:cs="Times New Roman"/>
          <w:iCs/>
          <w:sz w:val="24"/>
          <w:szCs w:val="24"/>
        </w:rPr>
        <w:t xml:space="preserve"> excess flux into glycolysis or a bottleneck into the TCA cycle</w:t>
      </w:r>
      <w:del w:id="185" w:author="Feldman, Eva" w:date="2025-11-22T10:24:00Z" w16du:dateUtc="2025-11-22T15:24:00Z">
        <w:r w:rsidR="0029615E" w:rsidRPr="000A5874" w:rsidDel="00AD5531">
          <w:rPr>
            <w:rFonts w:ascii="Times New Roman" w:hAnsi="Times New Roman" w:cs="Times New Roman"/>
            <w:iCs/>
            <w:sz w:val="24"/>
            <w:szCs w:val="24"/>
          </w:rPr>
          <w:delText>; nevertheless, DREX also enhanced nerve metabolism.</w:delText>
        </w:r>
      </w:del>
      <w:ins w:id="186" w:author="Feldman, Eva" w:date="2025-11-22T10:24:00Z" w16du:dateUtc="2025-11-22T15:24:00Z">
        <w:r w:rsidR="00AD5531">
          <w:rPr>
            <w:rFonts w:ascii="Times New Roman" w:hAnsi="Times New Roman" w:cs="Times New Roman"/>
            <w:iCs/>
            <w:sz w:val="24"/>
            <w:szCs w:val="24"/>
          </w:rPr>
          <w:t>.</w:t>
        </w:r>
      </w:ins>
      <w:r w:rsidR="0029615E" w:rsidRPr="000A5874">
        <w:rPr>
          <w:rFonts w:ascii="Times New Roman" w:hAnsi="Times New Roman" w:cs="Times New Roman"/>
          <w:iCs/>
          <w:sz w:val="24"/>
          <w:szCs w:val="24"/>
        </w:rPr>
        <w:t xml:space="preserve"> </w:t>
      </w:r>
      <w:r w:rsidR="00BD4F25" w:rsidRPr="000A61C9">
        <w:rPr>
          <w:rFonts w:ascii="Times New Roman" w:hAnsi="Times New Roman" w:cs="Times New Roman"/>
          <w:iCs/>
          <w:sz w:val="24"/>
          <w:szCs w:val="24"/>
        </w:rPr>
        <w:t xml:space="preserve">Pathway analysis confirmed findings from individual metabolite analysis and further revealed increased </w:t>
      </w:r>
      <w:commentRangeStart w:id="187"/>
      <w:commentRangeStart w:id="188"/>
      <w:r w:rsidR="00BD4F25" w:rsidRPr="000A61C9">
        <w:rPr>
          <w:rFonts w:ascii="Times New Roman" w:hAnsi="Times New Roman" w:cs="Times New Roman"/>
          <w:iCs/>
          <w:sz w:val="24"/>
          <w:szCs w:val="24"/>
        </w:rPr>
        <w:t xml:space="preserve">pyruvate metabolism </w:t>
      </w:r>
      <w:commentRangeEnd w:id="187"/>
      <w:r w:rsidR="00BD4F25" w:rsidRPr="000A61C9">
        <w:rPr>
          <w:rStyle w:val="CommentReference"/>
          <w:rFonts w:ascii="Times New Roman" w:hAnsi="Times New Roman" w:cs="Times New Roman"/>
          <w:sz w:val="24"/>
          <w:szCs w:val="24"/>
        </w:rPr>
        <w:commentReference w:id="187"/>
      </w:r>
      <w:commentRangeEnd w:id="188"/>
      <w:r w:rsidR="000F2A5A">
        <w:rPr>
          <w:rStyle w:val="CommentReference"/>
        </w:rPr>
        <w:commentReference w:id="188"/>
      </w:r>
      <w:r w:rsidR="00BD4F25" w:rsidRPr="000A61C9">
        <w:rPr>
          <w:rFonts w:ascii="Times New Roman" w:hAnsi="Times New Roman" w:cs="Times New Roman"/>
          <w:iCs/>
          <w:sz w:val="24"/>
          <w:szCs w:val="24"/>
        </w:rPr>
        <w:t>with HFD (</w:t>
      </w:r>
      <w:r w:rsidR="00BD4F25">
        <w:rPr>
          <w:rFonts w:ascii="Times New Roman" w:hAnsi="Times New Roman" w:cs="Times New Roman"/>
          <w:b/>
          <w:bCs/>
          <w:iCs/>
          <w:sz w:val="24"/>
          <w:szCs w:val="24"/>
        </w:rPr>
        <w:t>f</w:t>
      </w:r>
      <w:r w:rsidR="00BD4F25" w:rsidRPr="000A61C9">
        <w:rPr>
          <w:rFonts w:ascii="Times New Roman" w:hAnsi="Times New Roman" w:cs="Times New Roman"/>
          <w:b/>
          <w:bCs/>
          <w:iCs/>
          <w:sz w:val="24"/>
          <w:szCs w:val="24"/>
        </w:rPr>
        <w:t>ig. S</w:t>
      </w:r>
      <w:r w:rsidR="005F078D">
        <w:rPr>
          <w:rFonts w:ascii="Times New Roman" w:hAnsi="Times New Roman" w:cs="Times New Roman"/>
          <w:b/>
          <w:bCs/>
          <w:iCs/>
          <w:sz w:val="24"/>
          <w:szCs w:val="24"/>
        </w:rPr>
        <w:t>9</w:t>
      </w:r>
      <w:r w:rsidR="00BD4F25">
        <w:rPr>
          <w:rFonts w:ascii="Times New Roman" w:hAnsi="Times New Roman" w:cs="Times New Roman"/>
          <w:b/>
          <w:bCs/>
          <w:iCs/>
          <w:sz w:val="24"/>
          <w:szCs w:val="24"/>
        </w:rPr>
        <w:t>A</w:t>
      </w:r>
      <w:r w:rsidR="00BD4F25" w:rsidRPr="000A61C9">
        <w:rPr>
          <w:rFonts w:ascii="Times New Roman" w:hAnsi="Times New Roman" w:cs="Times New Roman"/>
          <w:iCs/>
          <w:sz w:val="24"/>
          <w:szCs w:val="24"/>
        </w:rPr>
        <w:t>)</w:t>
      </w:r>
      <w:r w:rsidR="000F2A5A">
        <w:rPr>
          <w:rFonts w:ascii="Times New Roman" w:hAnsi="Times New Roman" w:cs="Times New Roman"/>
          <w:iCs/>
          <w:sz w:val="24"/>
          <w:szCs w:val="24"/>
        </w:rPr>
        <w:t xml:space="preserve">, </w:t>
      </w:r>
      <w:del w:id="189" w:author="Feldman, Eva" w:date="2025-11-22T10:24:00Z" w16du:dateUtc="2025-11-22T15:24:00Z">
        <w:r w:rsidR="000F2A5A" w:rsidDel="00AC591C">
          <w:rPr>
            <w:rFonts w:ascii="Times New Roman" w:hAnsi="Times New Roman" w:cs="Times New Roman"/>
            <w:iCs/>
            <w:sz w:val="24"/>
            <w:szCs w:val="24"/>
          </w:rPr>
          <w:delText>potentially reflective of a</w:delText>
        </w:r>
      </w:del>
      <w:ins w:id="190" w:author="Feldman, Eva" w:date="2025-11-22T10:25:00Z" w16du:dateUtc="2025-11-22T15:25:00Z">
        <w:r w:rsidR="00BA46C8">
          <w:rPr>
            <w:rFonts w:ascii="Times New Roman" w:hAnsi="Times New Roman" w:cs="Times New Roman"/>
            <w:iCs/>
            <w:sz w:val="24"/>
            <w:szCs w:val="24"/>
          </w:rPr>
          <w:t>favoring</w:t>
        </w:r>
        <w:r w:rsidR="00AC591C">
          <w:rPr>
            <w:rFonts w:ascii="Times New Roman" w:hAnsi="Times New Roman" w:cs="Times New Roman"/>
            <w:iCs/>
            <w:sz w:val="24"/>
            <w:szCs w:val="24"/>
          </w:rPr>
          <w:t xml:space="preserve"> a</w:t>
        </w:r>
      </w:ins>
      <w:r w:rsidR="000F2A5A">
        <w:rPr>
          <w:rFonts w:ascii="Times New Roman" w:hAnsi="Times New Roman" w:cs="Times New Roman"/>
          <w:iCs/>
          <w:sz w:val="24"/>
          <w:szCs w:val="24"/>
        </w:rPr>
        <w:t xml:space="preserve"> bottleneck into the TCA cycle</w:t>
      </w:r>
      <w:ins w:id="191" w:author="Feldman, Eva" w:date="2025-11-22T10:25:00Z" w16du:dateUtc="2025-11-22T15:25:00Z">
        <w:r w:rsidR="00BA46C8">
          <w:rPr>
            <w:rFonts w:ascii="Times New Roman" w:hAnsi="Times New Roman" w:cs="Times New Roman"/>
            <w:iCs/>
            <w:sz w:val="24"/>
            <w:szCs w:val="24"/>
          </w:rPr>
          <w:t xml:space="preserve"> over increased glycolytic flux</w:t>
        </w:r>
      </w:ins>
      <w:r w:rsidR="00BD4F25" w:rsidRPr="000A61C9">
        <w:rPr>
          <w:rFonts w:ascii="Times New Roman" w:hAnsi="Times New Roman" w:cs="Times New Roman"/>
          <w:iCs/>
          <w:sz w:val="24"/>
          <w:szCs w:val="24"/>
        </w:rPr>
        <w:t>.</w:t>
      </w:r>
    </w:p>
    <w:p w14:paraId="58C00C62" w14:textId="4FA2342C" w:rsidR="00B852AA" w:rsidRPr="000A61C9" w:rsidRDefault="00B852AA" w:rsidP="00A900A1">
      <w:pPr>
        <w:spacing w:before="120" w:after="0" w:line="240" w:lineRule="auto"/>
        <w:ind w:firstLine="360"/>
        <w:rPr>
          <w:rFonts w:ascii="Times New Roman" w:hAnsi="Times New Roman" w:cs="Times New Roman"/>
          <w:iCs/>
          <w:sz w:val="24"/>
          <w:szCs w:val="24"/>
        </w:rPr>
      </w:pPr>
      <w:r>
        <w:rPr>
          <w:rFonts w:ascii="Times New Roman" w:hAnsi="Times New Roman" w:cs="Times New Roman"/>
          <w:iCs/>
          <w:sz w:val="24"/>
          <w:szCs w:val="24"/>
        </w:rPr>
        <w:t>We next expanded analysis to</w:t>
      </w:r>
      <w:r w:rsidRPr="007E5F2F">
        <w:rPr>
          <w:rFonts w:ascii="Times New Roman" w:hAnsi="Times New Roman" w:cs="Times New Roman"/>
          <w:iCs/>
          <w:sz w:val="24"/>
          <w:szCs w:val="24"/>
        </w:rPr>
        <w:t xml:space="preserve"> </w:t>
      </w:r>
      <w:r>
        <w:rPr>
          <w:rFonts w:ascii="Times New Roman" w:hAnsi="Times New Roman" w:cs="Times New Roman"/>
          <w:iCs/>
          <w:sz w:val="24"/>
          <w:szCs w:val="24"/>
        </w:rPr>
        <w:t xml:space="preserve">untargeted metabolomics to examine broader changes. </w:t>
      </w:r>
      <w:r w:rsidRPr="000A61C9">
        <w:rPr>
          <w:rFonts w:ascii="Times New Roman" w:hAnsi="Times New Roman" w:cs="Times New Roman"/>
          <w:iCs/>
          <w:sz w:val="24"/>
          <w:szCs w:val="24"/>
        </w:rPr>
        <w:t>HFD</w:t>
      </w:r>
      <w:r w:rsidRPr="00B852AA">
        <w:rPr>
          <w:rFonts w:ascii="Times New Roman" w:hAnsi="Times New Roman" w:cs="Times New Roman"/>
          <w:iCs/>
          <w:sz w:val="24"/>
          <w:szCs w:val="24"/>
        </w:rPr>
        <w:t xml:space="preserve"> </w:t>
      </w:r>
      <w:r w:rsidRPr="000A61C9">
        <w:rPr>
          <w:rFonts w:ascii="Times New Roman" w:hAnsi="Times New Roman" w:cs="Times New Roman"/>
          <w:iCs/>
          <w:sz w:val="24"/>
          <w:szCs w:val="24"/>
        </w:rPr>
        <w:t>decreased</w:t>
      </w:r>
      <w:r>
        <w:rPr>
          <w:rFonts w:ascii="Times New Roman" w:hAnsi="Times New Roman" w:cs="Times New Roman"/>
          <w:iCs/>
          <w:sz w:val="24"/>
          <w:szCs w:val="24"/>
        </w:rPr>
        <w:t xml:space="preserve"> m</w:t>
      </w:r>
      <w:r w:rsidR="008D1D75" w:rsidRPr="000A61C9">
        <w:rPr>
          <w:rFonts w:ascii="Times New Roman" w:hAnsi="Times New Roman" w:cs="Times New Roman"/>
          <w:iCs/>
          <w:sz w:val="24"/>
          <w:szCs w:val="24"/>
        </w:rPr>
        <w:t>ultiple metabolites</w:t>
      </w:r>
      <w:r>
        <w:rPr>
          <w:rFonts w:ascii="Times New Roman" w:hAnsi="Times New Roman" w:cs="Times New Roman"/>
          <w:iCs/>
          <w:sz w:val="24"/>
          <w:szCs w:val="24"/>
        </w:rPr>
        <w:t xml:space="preserve">, </w:t>
      </w:r>
      <w:r w:rsidR="0064126C" w:rsidRPr="000A61C9">
        <w:rPr>
          <w:rFonts w:ascii="Times New Roman" w:hAnsi="Times New Roman" w:cs="Times New Roman"/>
          <w:iCs/>
          <w:sz w:val="24"/>
          <w:szCs w:val="24"/>
        </w:rPr>
        <w:t>including</w:t>
      </w:r>
      <w:r w:rsidR="002F284E" w:rsidRPr="000A61C9">
        <w:rPr>
          <w:rFonts w:ascii="Times New Roman" w:hAnsi="Times New Roman" w:cs="Times New Roman"/>
          <w:iCs/>
          <w:sz w:val="24"/>
          <w:szCs w:val="24"/>
        </w:rPr>
        <w:t xml:space="preserve"> tryptophan</w:t>
      </w:r>
      <w:r w:rsidR="00DB1688" w:rsidRPr="000A61C9">
        <w:rPr>
          <w:rFonts w:ascii="Times New Roman" w:hAnsi="Times New Roman" w:cs="Times New Roman"/>
          <w:iCs/>
          <w:sz w:val="24"/>
          <w:szCs w:val="24"/>
        </w:rPr>
        <w:t xml:space="preserve">-derived </w:t>
      </w:r>
      <w:r w:rsidR="002F284E" w:rsidRPr="000A61C9">
        <w:rPr>
          <w:rFonts w:ascii="Times New Roman" w:hAnsi="Times New Roman" w:cs="Times New Roman"/>
          <w:iCs/>
          <w:sz w:val="24"/>
          <w:szCs w:val="24"/>
        </w:rPr>
        <w:t>metabolites like</w:t>
      </w:r>
      <w:r w:rsidR="0064126C" w:rsidRPr="000A61C9">
        <w:rPr>
          <w:rFonts w:ascii="Times New Roman" w:hAnsi="Times New Roman" w:cs="Times New Roman"/>
          <w:iCs/>
          <w:sz w:val="24"/>
          <w:szCs w:val="24"/>
        </w:rPr>
        <w:t xml:space="preserve"> </w:t>
      </w:r>
      <w:proofErr w:type="spellStart"/>
      <w:r w:rsidR="0064126C" w:rsidRPr="000A61C9">
        <w:rPr>
          <w:rFonts w:ascii="Times New Roman" w:hAnsi="Times New Roman" w:cs="Times New Roman"/>
          <w:iCs/>
          <w:sz w:val="24"/>
          <w:szCs w:val="24"/>
        </w:rPr>
        <w:t>glutarate</w:t>
      </w:r>
      <w:proofErr w:type="spellEnd"/>
      <w:r w:rsidR="00945949" w:rsidRPr="000A61C9">
        <w:rPr>
          <w:rFonts w:ascii="Times New Roman" w:hAnsi="Times New Roman" w:cs="Times New Roman"/>
          <w:iCs/>
          <w:sz w:val="24"/>
          <w:szCs w:val="24"/>
        </w:rPr>
        <w:t xml:space="preserve"> and </w:t>
      </w:r>
      <w:proofErr w:type="spellStart"/>
      <w:r w:rsidR="00945949" w:rsidRPr="000A61C9">
        <w:rPr>
          <w:rFonts w:ascii="Times New Roman" w:hAnsi="Times New Roman" w:cs="Times New Roman"/>
          <w:iCs/>
          <w:sz w:val="24"/>
          <w:szCs w:val="24"/>
        </w:rPr>
        <w:t>indolelactic</w:t>
      </w:r>
      <w:proofErr w:type="spellEnd"/>
      <w:r w:rsidR="00945949" w:rsidRPr="000A61C9">
        <w:rPr>
          <w:rFonts w:ascii="Times New Roman" w:hAnsi="Times New Roman" w:cs="Times New Roman"/>
          <w:iCs/>
          <w:sz w:val="24"/>
          <w:szCs w:val="24"/>
        </w:rPr>
        <w:t xml:space="preserve"> acid</w:t>
      </w:r>
      <w:r>
        <w:rPr>
          <w:rFonts w:ascii="Times New Roman" w:hAnsi="Times New Roman" w:cs="Times New Roman"/>
          <w:iCs/>
          <w:sz w:val="24"/>
          <w:szCs w:val="24"/>
        </w:rPr>
        <w:t>,</w:t>
      </w:r>
      <w:r w:rsidRPr="00B852AA">
        <w:rPr>
          <w:rFonts w:ascii="Times New Roman" w:hAnsi="Times New Roman" w:cs="Times New Roman"/>
          <w:iCs/>
          <w:sz w:val="24"/>
          <w:szCs w:val="24"/>
        </w:rPr>
        <w:t xml:space="preserve"> </w:t>
      </w:r>
      <w:r>
        <w:rPr>
          <w:rFonts w:ascii="Times New Roman" w:hAnsi="Times New Roman" w:cs="Times New Roman"/>
          <w:iCs/>
          <w:sz w:val="24"/>
          <w:szCs w:val="24"/>
        </w:rPr>
        <w:t>which</w:t>
      </w:r>
      <w:r w:rsidRPr="000A61C9">
        <w:rPr>
          <w:rFonts w:ascii="Times New Roman" w:hAnsi="Times New Roman" w:cs="Times New Roman"/>
          <w:iCs/>
          <w:sz w:val="24"/>
          <w:szCs w:val="24"/>
        </w:rPr>
        <w:t xml:space="preserve"> DR, EX, or DREX interventions restored</w:t>
      </w:r>
      <w:ins w:id="192" w:author="Feldman, Eva" w:date="2025-11-22T10:26:00Z" w16du:dateUtc="2025-11-22T15:26:00Z">
        <w:r w:rsidR="006B3D59">
          <w:rPr>
            <w:rFonts w:ascii="Times New Roman" w:hAnsi="Times New Roman" w:cs="Times New Roman"/>
            <w:iCs/>
            <w:sz w:val="24"/>
            <w:szCs w:val="24"/>
          </w:rPr>
          <w:t xml:space="preserve"> to SD levels</w:t>
        </w:r>
      </w:ins>
      <w:r>
        <w:rPr>
          <w:rFonts w:ascii="Times New Roman" w:hAnsi="Times New Roman" w:cs="Times New Roman"/>
          <w:iCs/>
          <w:sz w:val="24"/>
          <w:szCs w:val="24"/>
        </w:rPr>
        <w:t xml:space="preserve"> </w:t>
      </w:r>
      <w:r w:rsidR="00945949" w:rsidRPr="000A61C9">
        <w:rPr>
          <w:rFonts w:ascii="Times New Roman" w:hAnsi="Times New Roman" w:cs="Times New Roman"/>
          <w:iCs/>
          <w:sz w:val="24"/>
          <w:szCs w:val="24"/>
        </w:rPr>
        <w:t>(</w:t>
      </w:r>
      <w:r w:rsidR="00945949" w:rsidRPr="000A61C9">
        <w:rPr>
          <w:rFonts w:ascii="Times New Roman" w:hAnsi="Times New Roman" w:cs="Times New Roman"/>
          <w:b/>
          <w:bCs/>
          <w:iCs/>
          <w:sz w:val="24"/>
          <w:szCs w:val="24"/>
        </w:rPr>
        <w:t xml:space="preserve">Fig. </w:t>
      </w:r>
      <w:r w:rsidRPr="000A61C9">
        <w:rPr>
          <w:rFonts w:ascii="Times New Roman" w:hAnsi="Times New Roman" w:cs="Times New Roman"/>
          <w:b/>
          <w:bCs/>
          <w:iCs/>
          <w:sz w:val="24"/>
          <w:szCs w:val="24"/>
        </w:rPr>
        <w:t>4</w:t>
      </w:r>
      <w:r>
        <w:rPr>
          <w:rFonts w:ascii="Times New Roman" w:hAnsi="Times New Roman" w:cs="Times New Roman"/>
          <w:b/>
          <w:bCs/>
          <w:iCs/>
          <w:sz w:val="24"/>
          <w:szCs w:val="24"/>
        </w:rPr>
        <w:t>B</w:t>
      </w:r>
      <w:r w:rsidR="00945949" w:rsidRPr="000A61C9">
        <w:rPr>
          <w:rFonts w:ascii="Times New Roman" w:hAnsi="Times New Roman" w:cs="Times New Roman"/>
          <w:iCs/>
          <w:sz w:val="24"/>
          <w:szCs w:val="24"/>
        </w:rPr>
        <w:t>).</w:t>
      </w:r>
      <w:r w:rsidR="00DB1688" w:rsidRPr="000A61C9">
        <w:rPr>
          <w:rFonts w:ascii="Times New Roman" w:hAnsi="Times New Roman" w:cs="Times New Roman"/>
          <w:iCs/>
          <w:sz w:val="24"/>
          <w:szCs w:val="24"/>
        </w:rPr>
        <w:t xml:space="preserve"> </w:t>
      </w:r>
      <w:r>
        <w:rPr>
          <w:rFonts w:ascii="Times New Roman" w:hAnsi="Times New Roman" w:cs="Times New Roman"/>
          <w:iCs/>
          <w:sz w:val="24"/>
          <w:szCs w:val="24"/>
        </w:rPr>
        <w:t>I</w:t>
      </w:r>
      <w:r w:rsidRPr="000A61C9">
        <w:rPr>
          <w:rFonts w:ascii="Times New Roman" w:hAnsi="Times New Roman" w:cs="Times New Roman"/>
          <w:iCs/>
          <w:sz w:val="24"/>
          <w:szCs w:val="24"/>
        </w:rPr>
        <w:t xml:space="preserve">nterventions </w:t>
      </w:r>
      <w:r>
        <w:rPr>
          <w:rFonts w:ascii="Times New Roman" w:hAnsi="Times New Roman" w:cs="Times New Roman"/>
          <w:iCs/>
          <w:sz w:val="24"/>
          <w:szCs w:val="24"/>
        </w:rPr>
        <w:t>impacted o</w:t>
      </w:r>
      <w:r w:rsidR="00DB1688" w:rsidRPr="000A61C9">
        <w:rPr>
          <w:rFonts w:ascii="Times New Roman" w:hAnsi="Times New Roman" w:cs="Times New Roman"/>
          <w:iCs/>
          <w:sz w:val="24"/>
          <w:szCs w:val="24"/>
        </w:rPr>
        <w:t>ther</w:t>
      </w:r>
      <w:r w:rsidR="008D1D75" w:rsidRPr="000A61C9">
        <w:rPr>
          <w:rFonts w:ascii="Times New Roman" w:hAnsi="Times New Roman" w:cs="Times New Roman"/>
          <w:iCs/>
          <w:sz w:val="24"/>
          <w:szCs w:val="24"/>
        </w:rPr>
        <w:t xml:space="preserve"> metabolites</w:t>
      </w:r>
      <w:r w:rsidR="00C2265E" w:rsidRPr="000A61C9">
        <w:rPr>
          <w:rFonts w:ascii="Times New Roman" w:hAnsi="Times New Roman" w:cs="Times New Roman"/>
          <w:iCs/>
          <w:sz w:val="24"/>
          <w:szCs w:val="24"/>
        </w:rPr>
        <w:t xml:space="preserve">, </w:t>
      </w:r>
      <w:r w:rsidR="0077652B" w:rsidRPr="000A61C9">
        <w:rPr>
          <w:rFonts w:ascii="Times New Roman" w:hAnsi="Times New Roman" w:cs="Times New Roman"/>
          <w:iCs/>
          <w:sz w:val="24"/>
          <w:szCs w:val="24"/>
        </w:rPr>
        <w:t xml:space="preserve">either </w:t>
      </w:r>
      <w:r>
        <w:rPr>
          <w:rFonts w:ascii="Times New Roman" w:hAnsi="Times New Roman" w:cs="Times New Roman"/>
          <w:iCs/>
          <w:sz w:val="24"/>
          <w:szCs w:val="24"/>
        </w:rPr>
        <w:t>shared,</w:t>
      </w:r>
      <w:r w:rsidRPr="000A61C9">
        <w:rPr>
          <w:rFonts w:ascii="Times New Roman" w:hAnsi="Times New Roman" w:cs="Times New Roman"/>
          <w:iCs/>
          <w:sz w:val="24"/>
          <w:szCs w:val="24"/>
        </w:rPr>
        <w:t xml:space="preserve"> </w:t>
      </w:r>
      <w:r w:rsidR="00AF259E" w:rsidRPr="000A61C9">
        <w:rPr>
          <w:rFonts w:ascii="Times New Roman" w:hAnsi="Times New Roman" w:cs="Times New Roman"/>
          <w:iCs/>
          <w:sz w:val="24"/>
          <w:szCs w:val="24"/>
        </w:rPr>
        <w:t>such as linoleic ac</w:t>
      </w:r>
      <w:r w:rsidR="009E5110" w:rsidRPr="000A61C9">
        <w:rPr>
          <w:rFonts w:ascii="Times New Roman" w:hAnsi="Times New Roman" w:cs="Times New Roman"/>
          <w:iCs/>
          <w:sz w:val="24"/>
          <w:szCs w:val="24"/>
        </w:rPr>
        <w:t xml:space="preserve">id </w:t>
      </w:r>
      <w:r w:rsidR="00D217E7" w:rsidRPr="000A61C9">
        <w:rPr>
          <w:rFonts w:ascii="Times New Roman" w:hAnsi="Times New Roman" w:cs="Times New Roman"/>
          <w:iCs/>
          <w:sz w:val="24"/>
          <w:szCs w:val="24"/>
        </w:rPr>
        <w:t>and N-</w:t>
      </w:r>
      <w:r w:rsidR="009A0258">
        <w:rPr>
          <w:rFonts w:ascii="Times New Roman" w:hAnsi="Times New Roman" w:cs="Times New Roman"/>
          <w:iCs/>
          <w:sz w:val="24"/>
          <w:szCs w:val="24"/>
        </w:rPr>
        <w:t>e</w:t>
      </w:r>
      <w:r w:rsidR="00D217E7" w:rsidRPr="000A61C9">
        <w:rPr>
          <w:rFonts w:ascii="Times New Roman" w:hAnsi="Times New Roman" w:cs="Times New Roman"/>
          <w:iCs/>
          <w:sz w:val="24"/>
          <w:szCs w:val="24"/>
        </w:rPr>
        <w:t>psilon-</w:t>
      </w:r>
      <w:proofErr w:type="spellStart"/>
      <w:r w:rsidR="009A0258">
        <w:rPr>
          <w:rFonts w:ascii="Times New Roman" w:hAnsi="Times New Roman" w:cs="Times New Roman"/>
          <w:iCs/>
          <w:sz w:val="24"/>
          <w:szCs w:val="24"/>
        </w:rPr>
        <w:t>a</w:t>
      </w:r>
      <w:r w:rsidR="00D217E7" w:rsidRPr="000A61C9">
        <w:rPr>
          <w:rFonts w:ascii="Times New Roman" w:hAnsi="Times New Roman" w:cs="Times New Roman"/>
          <w:iCs/>
          <w:sz w:val="24"/>
          <w:szCs w:val="24"/>
        </w:rPr>
        <w:t>cetyllysine</w:t>
      </w:r>
      <w:proofErr w:type="spellEnd"/>
      <w:r w:rsidR="00D217E7" w:rsidRPr="000A61C9">
        <w:rPr>
          <w:rFonts w:ascii="Times New Roman" w:hAnsi="Times New Roman" w:cs="Times New Roman"/>
          <w:iCs/>
          <w:sz w:val="24"/>
          <w:szCs w:val="24"/>
        </w:rPr>
        <w:t>, a marker of protein acetylation</w:t>
      </w:r>
      <w:r>
        <w:rPr>
          <w:rFonts w:ascii="Times New Roman" w:hAnsi="Times New Roman" w:cs="Times New Roman"/>
          <w:iCs/>
          <w:sz w:val="24"/>
          <w:szCs w:val="24"/>
        </w:rPr>
        <w:t xml:space="preserve">, </w:t>
      </w:r>
      <w:r w:rsidR="0077652B" w:rsidRPr="000A61C9">
        <w:rPr>
          <w:rFonts w:ascii="Times New Roman" w:hAnsi="Times New Roman" w:cs="Times New Roman"/>
          <w:iCs/>
          <w:sz w:val="24"/>
          <w:szCs w:val="24"/>
        </w:rPr>
        <w:t xml:space="preserve">or </w:t>
      </w:r>
      <w:r w:rsidR="0082793F" w:rsidRPr="000A61C9">
        <w:rPr>
          <w:rFonts w:ascii="Times New Roman" w:hAnsi="Times New Roman" w:cs="Times New Roman"/>
          <w:iCs/>
          <w:sz w:val="24"/>
          <w:szCs w:val="24"/>
        </w:rPr>
        <w:t>uniquely</w:t>
      </w:r>
      <w:r w:rsidR="00D217E7" w:rsidRPr="000A61C9">
        <w:rPr>
          <w:rFonts w:ascii="Times New Roman" w:hAnsi="Times New Roman" w:cs="Times New Roman"/>
          <w:iCs/>
          <w:sz w:val="24"/>
          <w:szCs w:val="24"/>
        </w:rPr>
        <w:t>, including</w:t>
      </w:r>
      <w:r w:rsidR="00024022" w:rsidRPr="000A61C9">
        <w:rPr>
          <w:rFonts w:ascii="Times New Roman" w:hAnsi="Times New Roman" w:cs="Times New Roman"/>
          <w:iCs/>
          <w:sz w:val="24"/>
          <w:szCs w:val="24"/>
        </w:rPr>
        <w:t xml:space="preserve"> </w:t>
      </w:r>
      <w:r w:rsidR="0047690E" w:rsidRPr="000A61C9">
        <w:rPr>
          <w:rFonts w:ascii="Times New Roman" w:hAnsi="Times New Roman" w:cs="Times New Roman"/>
          <w:iCs/>
          <w:sz w:val="24"/>
          <w:szCs w:val="24"/>
        </w:rPr>
        <w:t>increase</w:t>
      </w:r>
      <w:r>
        <w:rPr>
          <w:rFonts w:ascii="Times New Roman" w:hAnsi="Times New Roman" w:cs="Times New Roman"/>
          <w:iCs/>
          <w:sz w:val="24"/>
          <w:szCs w:val="24"/>
        </w:rPr>
        <w:t>d</w:t>
      </w:r>
      <w:r w:rsidR="004D03F2" w:rsidRPr="000A61C9">
        <w:rPr>
          <w:rFonts w:ascii="Times New Roman" w:hAnsi="Times New Roman" w:cs="Times New Roman"/>
          <w:iCs/>
          <w:sz w:val="24"/>
          <w:szCs w:val="24"/>
        </w:rPr>
        <w:t xml:space="preserve"> modified amino acid</w:t>
      </w:r>
      <w:r>
        <w:rPr>
          <w:rFonts w:ascii="Times New Roman" w:hAnsi="Times New Roman" w:cs="Times New Roman"/>
          <w:iCs/>
          <w:sz w:val="24"/>
          <w:szCs w:val="24"/>
        </w:rPr>
        <w:t>,</w:t>
      </w:r>
      <w:r w:rsidR="004D03F2" w:rsidRPr="000A61C9">
        <w:rPr>
          <w:rFonts w:ascii="Times New Roman" w:hAnsi="Times New Roman" w:cs="Times New Roman"/>
          <w:iCs/>
          <w:sz w:val="24"/>
          <w:szCs w:val="24"/>
        </w:rPr>
        <w:t xml:space="preserve"> </w:t>
      </w:r>
      <w:proofErr w:type="spellStart"/>
      <w:r w:rsidR="009A0258">
        <w:rPr>
          <w:rFonts w:ascii="Times New Roman" w:hAnsi="Times New Roman" w:cs="Times New Roman"/>
          <w:iCs/>
          <w:sz w:val="24"/>
          <w:szCs w:val="24"/>
        </w:rPr>
        <w:t>a</w:t>
      </w:r>
      <w:r w:rsidR="004D03F2" w:rsidRPr="000A61C9">
        <w:rPr>
          <w:rFonts w:ascii="Times New Roman" w:hAnsi="Times New Roman" w:cs="Times New Roman"/>
          <w:iCs/>
          <w:sz w:val="24"/>
          <w:szCs w:val="24"/>
        </w:rPr>
        <w:t>cetylleucine</w:t>
      </w:r>
      <w:proofErr w:type="spellEnd"/>
      <w:r>
        <w:rPr>
          <w:rFonts w:ascii="Times New Roman" w:hAnsi="Times New Roman" w:cs="Times New Roman"/>
          <w:iCs/>
          <w:sz w:val="24"/>
          <w:szCs w:val="24"/>
        </w:rPr>
        <w:t>,</w:t>
      </w:r>
      <w:r w:rsidR="004D03F2" w:rsidRPr="000A61C9">
        <w:rPr>
          <w:rFonts w:ascii="Times New Roman" w:hAnsi="Times New Roman" w:cs="Times New Roman"/>
          <w:iCs/>
          <w:sz w:val="24"/>
          <w:szCs w:val="24"/>
        </w:rPr>
        <w:t xml:space="preserve"> </w:t>
      </w:r>
      <w:r>
        <w:rPr>
          <w:rFonts w:ascii="Times New Roman" w:hAnsi="Times New Roman" w:cs="Times New Roman"/>
          <w:iCs/>
          <w:sz w:val="24"/>
          <w:szCs w:val="24"/>
        </w:rPr>
        <w:t>in</w:t>
      </w:r>
      <w:r w:rsidRPr="000A61C9">
        <w:rPr>
          <w:rFonts w:ascii="Times New Roman" w:hAnsi="Times New Roman" w:cs="Times New Roman"/>
          <w:iCs/>
          <w:sz w:val="24"/>
          <w:szCs w:val="24"/>
        </w:rPr>
        <w:t xml:space="preserve"> </w:t>
      </w:r>
      <w:r w:rsidR="004D03F2" w:rsidRPr="000A61C9">
        <w:rPr>
          <w:rFonts w:ascii="Times New Roman" w:hAnsi="Times New Roman" w:cs="Times New Roman"/>
          <w:iCs/>
          <w:sz w:val="24"/>
          <w:szCs w:val="24"/>
        </w:rPr>
        <w:t xml:space="preserve">DR, </w:t>
      </w:r>
      <w:r w:rsidR="00024022" w:rsidRPr="000A61C9">
        <w:rPr>
          <w:rFonts w:ascii="Times New Roman" w:hAnsi="Times New Roman" w:cs="Times New Roman"/>
          <w:iCs/>
          <w:sz w:val="24"/>
          <w:szCs w:val="24"/>
        </w:rPr>
        <w:t>ketone body b</w:t>
      </w:r>
      <w:r w:rsidR="002E4AB4" w:rsidRPr="000A61C9">
        <w:rPr>
          <w:rFonts w:ascii="Times New Roman" w:hAnsi="Times New Roman" w:cs="Times New Roman"/>
          <w:iCs/>
          <w:sz w:val="24"/>
          <w:szCs w:val="24"/>
        </w:rPr>
        <w:t>eta</w:t>
      </w:r>
      <w:r>
        <w:rPr>
          <w:rFonts w:ascii="Times New Roman" w:hAnsi="Times New Roman" w:cs="Times New Roman"/>
          <w:iCs/>
          <w:sz w:val="24"/>
          <w:szCs w:val="24"/>
        </w:rPr>
        <w:t>-</w:t>
      </w:r>
      <w:r w:rsidR="00F46F9C" w:rsidRPr="000A61C9">
        <w:rPr>
          <w:rFonts w:ascii="Times New Roman" w:hAnsi="Times New Roman" w:cs="Times New Roman"/>
          <w:iCs/>
          <w:sz w:val="24"/>
          <w:szCs w:val="24"/>
        </w:rPr>
        <w:t>h</w:t>
      </w:r>
      <w:r w:rsidR="002E4AB4" w:rsidRPr="000A61C9">
        <w:rPr>
          <w:rFonts w:ascii="Times New Roman" w:hAnsi="Times New Roman" w:cs="Times New Roman"/>
          <w:iCs/>
          <w:sz w:val="24"/>
          <w:szCs w:val="24"/>
        </w:rPr>
        <w:t xml:space="preserve">ydroxybutyric acid </w:t>
      </w:r>
      <w:r>
        <w:rPr>
          <w:rFonts w:ascii="Times New Roman" w:hAnsi="Times New Roman" w:cs="Times New Roman"/>
          <w:iCs/>
          <w:sz w:val="24"/>
          <w:szCs w:val="24"/>
        </w:rPr>
        <w:t>in</w:t>
      </w:r>
      <w:r w:rsidRPr="000A61C9">
        <w:rPr>
          <w:rFonts w:ascii="Times New Roman" w:hAnsi="Times New Roman" w:cs="Times New Roman"/>
          <w:iCs/>
          <w:sz w:val="24"/>
          <w:szCs w:val="24"/>
        </w:rPr>
        <w:t xml:space="preserve"> </w:t>
      </w:r>
      <w:r w:rsidR="002E4AB4" w:rsidRPr="000A61C9">
        <w:rPr>
          <w:rFonts w:ascii="Times New Roman" w:hAnsi="Times New Roman" w:cs="Times New Roman"/>
          <w:iCs/>
          <w:sz w:val="24"/>
          <w:szCs w:val="24"/>
        </w:rPr>
        <w:t>EX</w:t>
      </w:r>
      <w:r w:rsidR="004D03F2" w:rsidRPr="000A61C9">
        <w:rPr>
          <w:rFonts w:ascii="Times New Roman" w:hAnsi="Times New Roman" w:cs="Times New Roman"/>
          <w:iCs/>
          <w:sz w:val="24"/>
          <w:szCs w:val="24"/>
        </w:rPr>
        <w:t xml:space="preserve">, and </w:t>
      </w:r>
      <w:r w:rsidR="00DE15C8" w:rsidRPr="000A61C9">
        <w:rPr>
          <w:rFonts w:ascii="Times New Roman" w:hAnsi="Times New Roman" w:cs="Times New Roman"/>
          <w:iCs/>
          <w:sz w:val="24"/>
          <w:szCs w:val="24"/>
        </w:rPr>
        <w:t xml:space="preserve">pantothenate, a key </w:t>
      </w:r>
      <w:r w:rsidRPr="000A61C9">
        <w:rPr>
          <w:rFonts w:ascii="Times New Roman" w:hAnsi="Times New Roman" w:cs="Times New Roman"/>
          <w:iCs/>
          <w:sz w:val="24"/>
          <w:szCs w:val="24"/>
        </w:rPr>
        <w:t xml:space="preserve">coenzyme A </w:t>
      </w:r>
      <w:r w:rsidR="00DE15C8" w:rsidRPr="000A61C9">
        <w:rPr>
          <w:rFonts w:ascii="Times New Roman" w:hAnsi="Times New Roman" w:cs="Times New Roman"/>
          <w:iCs/>
          <w:sz w:val="24"/>
          <w:szCs w:val="24"/>
        </w:rPr>
        <w:t>precursor</w:t>
      </w:r>
      <w:r>
        <w:rPr>
          <w:rFonts w:ascii="Times New Roman" w:hAnsi="Times New Roman" w:cs="Times New Roman"/>
          <w:iCs/>
          <w:sz w:val="24"/>
          <w:szCs w:val="24"/>
        </w:rPr>
        <w:t>, in</w:t>
      </w:r>
      <w:r w:rsidR="00DE15C8" w:rsidRPr="000A61C9">
        <w:rPr>
          <w:rFonts w:ascii="Times New Roman" w:hAnsi="Times New Roman" w:cs="Times New Roman"/>
          <w:iCs/>
          <w:sz w:val="24"/>
          <w:szCs w:val="24"/>
        </w:rPr>
        <w:t xml:space="preserve"> DREX</w:t>
      </w:r>
      <w:r w:rsidR="008D1D75" w:rsidRPr="000A61C9">
        <w:rPr>
          <w:rFonts w:ascii="Times New Roman" w:hAnsi="Times New Roman" w:cs="Times New Roman"/>
          <w:iCs/>
          <w:sz w:val="24"/>
          <w:szCs w:val="24"/>
        </w:rPr>
        <w:t>.</w:t>
      </w:r>
      <w:r w:rsidR="000D2BD1" w:rsidRPr="000A61C9">
        <w:rPr>
          <w:rFonts w:ascii="Times New Roman" w:hAnsi="Times New Roman" w:cs="Times New Roman"/>
          <w:sz w:val="24"/>
          <w:szCs w:val="24"/>
        </w:rPr>
        <w:t xml:space="preserve"> </w:t>
      </w:r>
      <w:r w:rsidR="0082793F" w:rsidRPr="000A61C9">
        <w:rPr>
          <w:rFonts w:ascii="Times New Roman" w:hAnsi="Times New Roman" w:cs="Times New Roman"/>
          <w:iCs/>
          <w:sz w:val="24"/>
          <w:szCs w:val="24"/>
        </w:rPr>
        <w:t>Pathway</w:t>
      </w:r>
      <w:r w:rsidR="000D2BD1" w:rsidRPr="000A61C9">
        <w:rPr>
          <w:rFonts w:ascii="Times New Roman" w:hAnsi="Times New Roman" w:cs="Times New Roman"/>
          <w:iCs/>
          <w:sz w:val="24"/>
          <w:szCs w:val="24"/>
        </w:rPr>
        <w:t xml:space="preserve"> analysis demonstrated that</w:t>
      </w:r>
      <w:r w:rsidR="00744A05">
        <w:rPr>
          <w:rFonts w:ascii="Times New Roman" w:hAnsi="Times New Roman" w:cs="Times New Roman"/>
          <w:iCs/>
          <w:sz w:val="24"/>
          <w:szCs w:val="24"/>
        </w:rPr>
        <w:t xml:space="preserve"> HFD disrupted</w:t>
      </w:r>
      <w:r w:rsidR="000D2BD1" w:rsidRPr="000A61C9">
        <w:rPr>
          <w:rFonts w:ascii="Times New Roman" w:hAnsi="Times New Roman" w:cs="Times New Roman"/>
          <w:iCs/>
          <w:sz w:val="24"/>
          <w:szCs w:val="24"/>
        </w:rPr>
        <w:t xml:space="preserve"> pathways </w:t>
      </w:r>
      <w:r w:rsidR="000D2BD1" w:rsidRPr="00744A05">
        <w:rPr>
          <w:rFonts w:ascii="Times New Roman" w:hAnsi="Times New Roman" w:cs="Times New Roman"/>
          <w:iCs/>
          <w:sz w:val="24"/>
          <w:szCs w:val="24"/>
        </w:rPr>
        <w:t xml:space="preserve">related to purine, </w:t>
      </w:r>
      <w:r w:rsidR="00D12FDA" w:rsidRPr="00744A05">
        <w:rPr>
          <w:rFonts w:ascii="Times New Roman" w:hAnsi="Times New Roman" w:cs="Times New Roman"/>
          <w:iCs/>
          <w:sz w:val="24"/>
          <w:szCs w:val="24"/>
        </w:rPr>
        <w:t xml:space="preserve">cAMP </w:t>
      </w:r>
      <w:r w:rsidR="006A40BA" w:rsidRPr="00744A05">
        <w:rPr>
          <w:rFonts w:ascii="Times New Roman" w:hAnsi="Times New Roman" w:cs="Times New Roman"/>
          <w:iCs/>
          <w:sz w:val="24"/>
          <w:szCs w:val="24"/>
        </w:rPr>
        <w:t>signaling</w:t>
      </w:r>
      <w:r w:rsidR="008D0AE0" w:rsidRPr="00744A05">
        <w:rPr>
          <w:rFonts w:ascii="Times New Roman" w:hAnsi="Times New Roman" w:cs="Times New Roman"/>
          <w:iCs/>
          <w:sz w:val="24"/>
          <w:szCs w:val="24"/>
        </w:rPr>
        <w:t xml:space="preserve">, </w:t>
      </w:r>
      <w:r w:rsidR="000D2BD1" w:rsidRPr="00744A05">
        <w:rPr>
          <w:rFonts w:ascii="Times New Roman" w:hAnsi="Times New Roman" w:cs="Times New Roman"/>
          <w:iCs/>
          <w:sz w:val="24"/>
          <w:szCs w:val="24"/>
        </w:rPr>
        <w:t>and several amino acid</w:t>
      </w:r>
      <w:r w:rsidR="00744A05" w:rsidRPr="00744A05">
        <w:rPr>
          <w:rFonts w:ascii="Times New Roman" w:hAnsi="Times New Roman" w:cs="Times New Roman"/>
          <w:iCs/>
          <w:sz w:val="24"/>
          <w:szCs w:val="24"/>
        </w:rPr>
        <w:t>s</w:t>
      </w:r>
      <w:r w:rsidR="0080407E" w:rsidRPr="00744A05">
        <w:rPr>
          <w:rFonts w:ascii="Times New Roman" w:hAnsi="Times New Roman" w:cs="Times New Roman"/>
          <w:iCs/>
          <w:sz w:val="24"/>
          <w:szCs w:val="24"/>
        </w:rPr>
        <w:t>,</w:t>
      </w:r>
      <w:r w:rsidR="000D2BD1" w:rsidRPr="00744A05">
        <w:rPr>
          <w:rFonts w:ascii="Times New Roman" w:hAnsi="Times New Roman" w:cs="Times New Roman"/>
          <w:iCs/>
          <w:sz w:val="24"/>
          <w:szCs w:val="24"/>
        </w:rPr>
        <w:t xml:space="preserve"> reversed by</w:t>
      </w:r>
      <w:ins w:id="193" w:author="Feldman, Eva" w:date="2025-11-22T10:26:00Z" w16du:dateUtc="2025-11-22T15:26:00Z">
        <w:r w:rsidR="00A95C65">
          <w:rPr>
            <w:rFonts w:ascii="Times New Roman" w:hAnsi="Times New Roman" w:cs="Times New Roman"/>
            <w:iCs/>
            <w:sz w:val="24"/>
            <w:szCs w:val="24"/>
          </w:rPr>
          <w:t xml:space="preserve"> all</w:t>
        </w:r>
      </w:ins>
      <w:r w:rsidR="000D2BD1" w:rsidRPr="00744A05">
        <w:rPr>
          <w:rFonts w:ascii="Times New Roman" w:hAnsi="Times New Roman" w:cs="Times New Roman"/>
          <w:iCs/>
          <w:sz w:val="24"/>
          <w:szCs w:val="24"/>
        </w:rPr>
        <w:t xml:space="preserve"> </w:t>
      </w:r>
      <w:r w:rsidR="005E0C11" w:rsidRPr="00744A05">
        <w:rPr>
          <w:rFonts w:ascii="Times New Roman" w:hAnsi="Times New Roman" w:cs="Times New Roman"/>
          <w:iCs/>
          <w:sz w:val="24"/>
          <w:szCs w:val="24"/>
        </w:rPr>
        <w:t>interventions</w:t>
      </w:r>
      <w:r w:rsidR="000D2BD1" w:rsidRPr="00744A05">
        <w:rPr>
          <w:rFonts w:ascii="Times New Roman" w:hAnsi="Times New Roman" w:cs="Times New Roman"/>
          <w:iCs/>
          <w:sz w:val="24"/>
          <w:szCs w:val="24"/>
        </w:rPr>
        <w:t xml:space="preserve"> (</w:t>
      </w:r>
      <w:r w:rsidR="00744A05" w:rsidRPr="00744A05">
        <w:rPr>
          <w:rFonts w:ascii="Times New Roman" w:hAnsi="Times New Roman" w:cs="Times New Roman"/>
          <w:b/>
          <w:bCs/>
          <w:iCs/>
          <w:sz w:val="24"/>
          <w:szCs w:val="24"/>
        </w:rPr>
        <w:t>f</w:t>
      </w:r>
      <w:r w:rsidR="000D2BD1" w:rsidRPr="00744A05">
        <w:rPr>
          <w:rFonts w:ascii="Times New Roman" w:hAnsi="Times New Roman" w:cs="Times New Roman"/>
          <w:b/>
          <w:bCs/>
          <w:iCs/>
          <w:sz w:val="24"/>
          <w:szCs w:val="24"/>
        </w:rPr>
        <w:t xml:space="preserve">ig. </w:t>
      </w:r>
      <w:r w:rsidR="00744A05" w:rsidRPr="00744A05">
        <w:rPr>
          <w:rFonts w:ascii="Times New Roman" w:hAnsi="Times New Roman" w:cs="Times New Roman"/>
          <w:b/>
          <w:bCs/>
          <w:iCs/>
          <w:sz w:val="24"/>
          <w:szCs w:val="24"/>
        </w:rPr>
        <w:t>S</w:t>
      </w:r>
      <w:r w:rsidR="005F078D">
        <w:rPr>
          <w:rFonts w:ascii="Times New Roman" w:hAnsi="Times New Roman" w:cs="Times New Roman"/>
          <w:b/>
          <w:bCs/>
          <w:iCs/>
          <w:sz w:val="24"/>
          <w:szCs w:val="24"/>
        </w:rPr>
        <w:t>9</w:t>
      </w:r>
      <w:commentRangeStart w:id="194"/>
      <w:commentRangeStart w:id="195"/>
      <w:r w:rsidR="00744A05" w:rsidRPr="006A41D7">
        <w:rPr>
          <w:rFonts w:ascii="Times New Roman" w:hAnsi="Times New Roman" w:cs="Times New Roman"/>
          <w:b/>
          <w:bCs/>
          <w:iCs/>
          <w:sz w:val="24"/>
          <w:szCs w:val="24"/>
        </w:rPr>
        <w:t>B</w:t>
      </w:r>
      <w:commentRangeEnd w:id="194"/>
      <w:r w:rsidR="00744A05" w:rsidRPr="00744A05">
        <w:rPr>
          <w:rStyle w:val="CommentReference"/>
        </w:rPr>
        <w:commentReference w:id="194"/>
      </w:r>
      <w:commentRangeEnd w:id="195"/>
      <w:r w:rsidR="00081424">
        <w:rPr>
          <w:rStyle w:val="CommentReference"/>
        </w:rPr>
        <w:commentReference w:id="195"/>
      </w:r>
      <w:r w:rsidR="000D2BD1" w:rsidRPr="00744A05">
        <w:rPr>
          <w:rFonts w:ascii="Times New Roman" w:hAnsi="Times New Roman" w:cs="Times New Roman"/>
          <w:iCs/>
          <w:sz w:val="24"/>
          <w:szCs w:val="24"/>
        </w:rPr>
        <w:t>).</w:t>
      </w:r>
      <w:r w:rsidRPr="00744A05">
        <w:rPr>
          <w:rFonts w:ascii="Times New Roman" w:hAnsi="Times New Roman" w:cs="Times New Roman"/>
          <w:iCs/>
          <w:sz w:val="24"/>
          <w:szCs w:val="24"/>
        </w:rPr>
        <w:t xml:space="preserve"> </w:t>
      </w:r>
      <w:r w:rsidRPr="006A41D7">
        <w:rPr>
          <w:rFonts w:ascii="Times New Roman" w:hAnsi="Times New Roman" w:cs="Times New Roman"/>
          <w:iCs/>
          <w:sz w:val="24"/>
          <w:szCs w:val="24"/>
        </w:rPr>
        <w:t xml:space="preserve">Overall, </w:t>
      </w:r>
      <w:del w:id="196" w:author="Feldman, Eva" w:date="2025-11-22T10:28:00Z" w16du:dateUtc="2025-11-22T15:28:00Z">
        <w:r w:rsidRPr="006A41D7" w:rsidDel="002D358A">
          <w:rPr>
            <w:rFonts w:ascii="Times New Roman" w:hAnsi="Times New Roman" w:cs="Times New Roman"/>
            <w:iCs/>
            <w:sz w:val="24"/>
            <w:szCs w:val="24"/>
          </w:rPr>
          <w:delText xml:space="preserve">widening our analysis by </w:delText>
        </w:r>
      </w:del>
      <w:r w:rsidRPr="006A41D7">
        <w:rPr>
          <w:rFonts w:ascii="Times New Roman" w:hAnsi="Times New Roman" w:cs="Times New Roman"/>
          <w:iCs/>
          <w:sz w:val="24"/>
          <w:szCs w:val="24"/>
        </w:rPr>
        <w:t xml:space="preserve">untargeted metabolomics </w:t>
      </w:r>
      <w:del w:id="197" w:author="Feldman, Eva" w:date="2025-11-22T10:28:00Z" w16du:dateUtc="2025-11-22T15:28:00Z">
        <w:r w:rsidRPr="006A41D7" w:rsidDel="00EF602F">
          <w:rPr>
            <w:rFonts w:ascii="Times New Roman" w:hAnsi="Times New Roman" w:cs="Times New Roman"/>
            <w:iCs/>
            <w:sz w:val="24"/>
            <w:szCs w:val="24"/>
          </w:rPr>
          <w:delText>again demonstrated broadly inhibited</w:delText>
        </w:r>
      </w:del>
      <w:ins w:id="198" w:author="Feldman, Eva" w:date="2025-11-22T10:28:00Z" w16du:dateUtc="2025-11-22T15:28:00Z">
        <w:r w:rsidR="00EF602F">
          <w:rPr>
            <w:rFonts w:ascii="Times New Roman" w:hAnsi="Times New Roman" w:cs="Times New Roman"/>
            <w:iCs/>
            <w:sz w:val="24"/>
            <w:szCs w:val="24"/>
          </w:rPr>
          <w:t>revealed widespread</w:t>
        </w:r>
      </w:ins>
      <w:r w:rsidRPr="006A41D7">
        <w:rPr>
          <w:rFonts w:ascii="Times New Roman" w:hAnsi="Times New Roman" w:cs="Times New Roman"/>
          <w:iCs/>
          <w:sz w:val="24"/>
          <w:szCs w:val="24"/>
        </w:rPr>
        <w:t xml:space="preserve"> metabolism </w:t>
      </w:r>
      <w:ins w:id="199" w:author="Feldman, Eva" w:date="2025-11-22T10:28:00Z" w16du:dateUtc="2025-11-22T15:28:00Z">
        <w:r w:rsidR="00EF602F">
          <w:rPr>
            <w:rFonts w:ascii="Times New Roman" w:hAnsi="Times New Roman" w:cs="Times New Roman"/>
            <w:iCs/>
            <w:sz w:val="24"/>
            <w:szCs w:val="24"/>
          </w:rPr>
          <w:t>suppression</w:t>
        </w:r>
      </w:ins>
      <w:ins w:id="200" w:author="Feldman, Eva" w:date="2025-11-22T10:29:00Z" w16du:dateUtc="2025-11-22T15:29:00Z">
        <w:r w:rsidR="00EF602F">
          <w:rPr>
            <w:rFonts w:ascii="Times New Roman" w:hAnsi="Times New Roman" w:cs="Times New Roman"/>
            <w:iCs/>
            <w:sz w:val="24"/>
            <w:szCs w:val="24"/>
          </w:rPr>
          <w:t xml:space="preserve"> </w:t>
        </w:r>
      </w:ins>
      <w:r w:rsidRPr="006A41D7">
        <w:rPr>
          <w:rFonts w:ascii="Times New Roman" w:hAnsi="Times New Roman" w:cs="Times New Roman"/>
          <w:iCs/>
          <w:sz w:val="24"/>
          <w:szCs w:val="24"/>
        </w:rPr>
        <w:t xml:space="preserve">in HFD nerve, reversed by all interventions, </w:t>
      </w:r>
      <w:del w:id="201" w:author="Feldman, Eva" w:date="2025-11-22T10:29:00Z" w16du:dateUtc="2025-11-22T15:29:00Z">
        <w:r w:rsidRPr="006A41D7" w:rsidDel="00D6066A">
          <w:rPr>
            <w:rFonts w:ascii="Times New Roman" w:hAnsi="Times New Roman" w:cs="Times New Roman"/>
            <w:iCs/>
            <w:sz w:val="24"/>
            <w:szCs w:val="24"/>
          </w:rPr>
          <w:delText>albeit variably across diverse</w:delText>
        </w:r>
      </w:del>
      <w:ins w:id="202" w:author="Feldman, Eva" w:date="2025-11-22T10:29:00Z" w16du:dateUtc="2025-11-22T15:29:00Z">
        <w:r w:rsidR="00D6066A">
          <w:rPr>
            <w:rFonts w:ascii="Times New Roman" w:hAnsi="Times New Roman" w:cs="Times New Roman"/>
            <w:iCs/>
            <w:sz w:val="24"/>
            <w:szCs w:val="24"/>
          </w:rPr>
          <w:t>although to varying degrees across different</w:t>
        </w:r>
      </w:ins>
      <w:r w:rsidRPr="006A41D7">
        <w:rPr>
          <w:rFonts w:ascii="Times New Roman" w:hAnsi="Times New Roman" w:cs="Times New Roman"/>
          <w:iCs/>
          <w:sz w:val="24"/>
          <w:szCs w:val="24"/>
        </w:rPr>
        <w:t xml:space="preserve"> metabolites. </w:t>
      </w:r>
      <w:del w:id="203" w:author="Feldman, Eva" w:date="2025-11-22T10:29:00Z" w16du:dateUtc="2025-11-22T15:29:00Z">
        <w:r w:rsidRPr="006A41D7" w:rsidDel="00D6066A">
          <w:rPr>
            <w:rFonts w:ascii="Times New Roman" w:hAnsi="Times New Roman" w:cs="Times New Roman"/>
            <w:iCs/>
            <w:sz w:val="24"/>
            <w:szCs w:val="24"/>
          </w:rPr>
          <w:delText>These dis</w:delText>
        </w:r>
        <w:commentRangeStart w:id="204"/>
        <w:r w:rsidRPr="006A41D7" w:rsidDel="00D6066A">
          <w:rPr>
            <w:rFonts w:ascii="Times New Roman" w:hAnsi="Times New Roman" w:cs="Times New Roman"/>
            <w:iCs/>
            <w:sz w:val="24"/>
            <w:szCs w:val="24"/>
          </w:rPr>
          <w:delText>ruptio</w:delText>
        </w:r>
        <w:commentRangeEnd w:id="204"/>
        <w:r w:rsidRPr="006A41D7" w:rsidDel="00D6066A">
          <w:rPr>
            <w:rStyle w:val="CommentReference"/>
            <w:rFonts w:ascii="Times New Roman" w:hAnsi="Times New Roman" w:cs="Times New Roman"/>
            <w:sz w:val="24"/>
            <w:szCs w:val="24"/>
          </w:rPr>
          <w:commentReference w:id="204"/>
        </w:r>
        <w:r w:rsidRPr="006A41D7" w:rsidDel="00D6066A">
          <w:rPr>
            <w:rFonts w:ascii="Times New Roman" w:hAnsi="Times New Roman" w:cs="Times New Roman"/>
            <w:iCs/>
            <w:sz w:val="24"/>
            <w:szCs w:val="24"/>
          </w:rPr>
          <w:delText>ns spanned</w:delText>
        </w:r>
      </w:del>
      <w:ins w:id="205" w:author="Feldman, Eva" w:date="2025-11-22T10:29:00Z" w16du:dateUtc="2025-11-22T15:29:00Z">
        <w:r w:rsidR="00D6066A">
          <w:rPr>
            <w:rFonts w:ascii="Times New Roman" w:hAnsi="Times New Roman" w:cs="Times New Roman"/>
            <w:iCs/>
            <w:sz w:val="24"/>
            <w:szCs w:val="24"/>
          </w:rPr>
          <w:t>The affected pathway</w:t>
        </w:r>
        <w:r w:rsidR="00D929CF">
          <w:rPr>
            <w:rFonts w:ascii="Times New Roman" w:hAnsi="Times New Roman" w:cs="Times New Roman"/>
            <w:iCs/>
            <w:sz w:val="24"/>
            <w:szCs w:val="24"/>
          </w:rPr>
          <w:t>s included</w:t>
        </w:r>
      </w:ins>
      <w:r w:rsidRPr="006A41D7">
        <w:rPr>
          <w:rFonts w:ascii="Times New Roman" w:hAnsi="Times New Roman" w:cs="Times New Roman"/>
          <w:iCs/>
          <w:sz w:val="24"/>
          <w:szCs w:val="24"/>
        </w:rPr>
        <w:t xml:space="preserve"> nucleotide metabolism, </w:t>
      </w:r>
      <w:del w:id="206" w:author="Feldman, Eva" w:date="2025-11-22T10:30:00Z" w16du:dateUtc="2025-11-22T15:30:00Z">
        <w:r w:rsidRPr="006A41D7" w:rsidDel="00D929CF">
          <w:rPr>
            <w:rFonts w:ascii="Times New Roman" w:hAnsi="Times New Roman" w:cs="Times New Roman"/>
            <w:iCs/>
            <w:sz w:val="24"/>
            <w:szCs w:val="24"/>
          </w:rPr>
          <w:delText>linked to</w:delText>
        </w:r>
      </w:del>
      <w:ins w:id="207" w:author="Feldman, Eva" w:date="2025-11-22T10:30:00Z" w16du:dateUtc="2025-11-22T15:30:00Z">
        <w:r w:rsidR="00D929CF">
          <w:rPr>
            <w:rFonts w:ascii="Times New Roman" w:hAnsi="Times New Roman" w:cs="Times New Roman"/>
            <w:iCs/>
            <w:sz w:val="24"/>
            <w:szCs w:val="24"/>
          </w:rPr>
          <w:t>critical for</w:t>
        </w:r>
      </w:ins>
      <w:r w:rsidRPr="006A41D7">
        <w:rPr>
          <w:rFonts w:ascii="Times New Roman" w:hAnsi="Times New Roman" w:cs="Times New Roman"/>
          <w:iCs/>
          <w:sz w:val="24"/>
          <w:szCs w:val="24"/>
        </w:rPr>
        <w:t xml:space="preserve"> energy cofactor</w:t>
      </w:r>
      <w:ins w:id="208" w:author="Feldman, Eva" w:date="2025-11-22T10:30:00Z" w16du:dateUtc="2025-11-22T15:30:00Z">
        <w:r w:rsidR="00D929CF">
          <w:rPr>
            <w:rFonts w:ascii="Times New Roman" w:hAnsi="Times New Roman" w:cs="Times New Roman"/>
            <w:iCs/>
            <w:sz w:val="24"/>
            <w:szCs w:val="24"/>
          </w:rPr>
          <w:t xml:space="preserve"> </w:t>
        </w:r>
      </w:ins>
      <w:r w:rsidRPr="006A41D7">
        <w:rPr>
          <w:rFonts w:ascii="Times New Roman" w:hAnsi="Times New Roman" w:cs="Times New Roman"/>
          <w:iCs/>
          <w:sz w:val="24"/>
          <w:szCs w:val="24"/>
        </w:rPr>
        <w:t>s</w:t>
      </w:r>
      <w:ins w:id="209" w:author="Feldman, Eva" w:date="2025-11-22T10:30:00Z" w16du:dateUtc="2025-11-22T15:30:00Z">
        <w:r w:rsidR="00D929CF">
          <w:rPr>
            <w:rFonts w:ascii="Times New Roman" w:hAnsi="Times New Roman" w:cs="Times New Roman"/>
            <w:iCs/>
            <w:sz w:val="24"/>
            <w:szCs w:val="24"/>
          </w:rPr>
          <w:t>ynthesis</w:t>
        </w:r>
      </w:ins>
      <w:r w:rsidRPr="006A41D7">
        <w:rPr>
          <w:rFonts w:ascii="Times New Roman" w:hAnsi="Times New Roman" w:cs="Times New Roman"/>
          <w:iCs/>
          <w:sz w:val="24"/>
          <w:szCs w:val="24"/>
        </w:rPr>
        <w:t>,</w:t>
      </w:r>
      <w:r w:rsidR="00744A05" w:rsidRPr="006A41D7">
        <w:rPr>
          <w:rFonts w:ascii="Times New Roman" w:hAnsi="Times New Roman" w:cs="Times New Roman"/>
          <w:iCs/>
          <w:sz w:val="24"/>
          <w:szCs w:val="24"/>
        </w:rPr>
        <w:t xml:space="preserve"> and</w:t>
      </w:r>
      <w:r w:rsidRPr="006A41D7">
        <w:rPr>
          <w:rFonts w:ascii="Times New Roman" w:hAnsi="Times New Roman" w:cs="Times New Roman"/>
          <w:iCs/>
          <w:sz w:val="24"/>
          <w:szCs w:val="24"/>
        </w:rPr>
        <w:t xml:space="preserve"> amino acid metabolism.</w:t>
      </w:r>
      <w:r w:rsidRPr="000A61C9">
        <w:rPr>
          <w:rFonts w:ascii="Times New Roman" w:hAnsi="Times New Roman" w:cs="Times New Roman"/>
          <w:iCs/>
          <w:sz w:val="24"/>
          <w:szCs w:val="24"/>
        </w:rPr>
        <w:t xml:space="preserve"> </w:t>
      </w:r>
    </w:p>
    <w:p w14:paraId="54DD162A" w14:textId="77777777" w:rsidR="004E69D4" w:rsidRPr="000A61C9" w:rsidRDefault="004E69D4" w:rsidP="006A41D7">
      <w:pPr>
        <w:spacing w:before="120" w:after="0" w:line="240" w:lineRule="auto"/>
        <w:rPr>
          <w:rFonts w:ascii="Times New Roman" w:hAnsi="Times New Roman" w:cs="Times New Roman"/>
          <w:sz w:val="24"/>
          <w:szCs w:val="24"/>
        </w:rPr>
      </w:pPr>
    </w:p>
    <w:p w14:paraId="532BE2F3" w14:textId="5BDF5E89" w:rsidR="007B08F2" w:rsidRPr="0029615E" w:rsidRDefault="00744A05" w:rsidP="00A900A1">
      <w:pPr>
        <w:spacing w:before="120" w:after="0" w:line="240" w:lineRule="auto"/>
        <w:outlineLvl w:val="1"/>
        <w:rPr>
          <w:rFonts w:ascii="Times New Roman" w:hAnsi="Times New Roman" w:cs="Times New Roman"/>
          <w:b/>
          <w:bCs/>
          <w:iCs/>
          <w:sz w:val="24"/>
          <w:szCs w:val="24"/>
        </w:rPr>
      </w:pPr>
      <w:r w:rsidRPr="00744A05">
        <w:rPr>
          <w:rFonts w:ascii="Times New Roman" w:hAnsi="Times New Roman" w:cs="Times New Roman"/>
          <w:b/>
          <w:bCs/>
          <w:sz w:val="24"/>
          <w:szCs w:val="24"/>
        </w:rPr>
        <w:t>DR alone and combined with EX</w:t>
      </w:r>
      <w:r w:rsidR="007B08F2" w:rsidRPr="0029615E">
        <w:rPr>
          <w:rFonts w:ascii="Times New Roman" w:hAnsi="Times New Roman" w:cs="Times New Roman"/>
          <w:b/>
          <w:bCs/>
          <w:iCs/>
          <w:sz w:val="24"/>
          <w:szCs w:val="24"/>
        </w:rPr>
        <w:t xml:space="preserve"> most effectively </w:t>
      </w:r>
      <w:r w:rsidR="002D426A">
        <w:rPr>
          <w:rFonts w:ascii="Times New Roman" w:hAnsi="Times New Roman" w:cs="Times New Roman"/>
          <w:b/>
          <w:bCs/>
          <w:sz w:val="24"/>
          <w:szCs w:val="24"/>
        </w:rPr>
        <w:t>reverse HFD-induced changes in</w:t>
      </w:r>
      <w:r w:rsidR="002D426A" w:rsidRPr="00E2182D">
        <w:rPr>
          <w:rFonts w:ascii="Times New Roman" w:hAnsi="Times New Roman" w:cs="Times New Roman"/>
          <w:b/>
          <w:bCs/>
          <w:sz w:val="24"/>
          <w:szCs w:val="24"/>
        </w:rPr>
        <w:t xml:space="preserve"> sciatic nerve</w:t>
      </w:r>
      <w:r w:rsidR="007B08F2" w:rsidRPr="0029615E">
        <w:rPr>
          <w:rFonts w:ascii="Times New Roman" w:hAnsi="Times New Roman" w:cs="Times New Roman"/>
          <w:b/>
          <w:bCs/>
          <w:iCs/>
          <w:sz w:val="24"/>
          <w:szCs w:val="24"/>
        </w:rPr>
        <w:t xml:space="preserve"> metabolic flux</w:t>
      </w:r>
    </w:p>
    <w:p w14:paraId="4C45A115" w14:textId="58FB2432" w:rsidR="00ED39BF" w:rsidRPr="000A61C9" w:rsidRDefault="00A900A1" w:rsidP="00A900A1">
      <w:pPr>
        <w:spacing w:before="120" w:after="0" w:line="240" w:lineRule="auto"/>
        <w:rPr>
          <w:rFonts w:ascii="Times New Roman" w:hAnsi="Times New Roman" w:cs="Times New Roman"/>
          <w:iCs/>
          <w:sz w:val="24"/>
          <w:szCs w:val="24"/>
        </w:rPr>
      </w:pPr>
      <w:r w:rsidRPr="00A900A1">
        <w:rPr>
          <w:rFonts w:ascii="Times New Roman" w:hAnsi="Times New Roman" w:cs="Times New Roman"/>
          <w:iCs/>
          <w:sz w:val="24"/>
          <w:szCs w:val="24"/>
        </w:rPr>
        <w:t xml:space="preserve">Targeted and untargeted metabolomics quantifies steady state metabolite levels; however, within biological systems, metabolism is dynamic, with real-time </w:t>
      </w:r>
      <w:r w:rsidRPr="006A41D7">
        <w:rPr>
          <w:rFonts w:ascii="Times New Roman" w:hAnsi="Times New Roman" w:cs="Times New Roman"/>
          <w:iCs/>
          <w:sz w:val="24"/>
          <w:szCs w:val="24"/>
        </w:rPr>
        <w:t>substrate utilization and carbon flow through metabolic networks</w:t>
      </w:r>
      <w:r w:rsidRPr="00A900A1">
        <w:rPr>
          <w:rFonts w:ascii="Times New Roman" w:hAnsi="Times New Roman" w:cs="Times New Roman"/>
          <w:iCs/>
          <w:sz w:val="24"/>
          <w:szCs w:val="24"/>
        </w:rPr>
        <w:t xml:space="preserve">. Thus, we next performed </w:t>
      </w:r>
      <w:r w:rsidR="00565442" w:rsidRPr="006A41D7">
        <w:rPr>
          <w:rFonts w:ascii="Times New Roman" w:hAnsi="Times New Roman" w:cs="Times New Roman"/>
          <w:iCs/>
          <w:sz w:val="24"/>
          <w:szCs w:val="24"/>
        </w:rPr>
        <w:t>flux</w:t>
      </w:r>
      <w:r w:rsidRPr="006A41D7">
        <w:rPr>
          <w:rFonts w:ascii="Times New Roman" w:hAnsi="Times New Roman" w:cs="Times New Roman"/>
          <w:iCs/>
          <w:sz w:val="24"/>
          <w:szCs w:val="24"/>
        </w:rPr>
        <w:t>omics of sciatic nerve</w:t>
      </w:r>
      <w:r w:rsidR="00565442" w:rsidRPr="006A41D7">
        <w:rPr>
          <w:rFonts w:ascii="Times New Roman" w:hAnsi="Times New Roman" w:cs="Times New Roman"/>
          <w:iCs/>
          <w:sz w:val="24"/>
          <w:szCs w:val="24"/>
        </w:rPr>
        <w:t xml:space="preserve"> </w:t>
      </w:r>
      <w:r w:rsidRPr="006A41D7">
        <w:rPr>
          <w:rFonts w:ascii="Times New Roman" w:hAnsi="Times New Roman" w:cs="Times New Roman"/>
          <w:iCs/>
          <w:sz w:val="24"/>
          <w:szCs w:val="24"/>
        </w:rPr>
        <w:t xml:space="preserve">to derive </w:t>
      </w:r>
      <w:r w:rsidR="00565442" w:rsidRPr="006A41D7">
        <w:rPr>
          <w:rFonts w:ascii="Times New Roman" w:hAnsi="Times New Roman" w:cs="Times New Roman"/>
          <w:iCs/>
          <w:sz w:val="24"/>
          <w:szCs w:val="24"/>
        </w:rPr>
        <w:t xml:space="preserve">further functional context </w:t>
      </w:r>
      <w:r w:rsidRPr="006A41D7">
        <w:rPr>
          <w:rFonts w:ascii="Times New Roman" w:hAnsi="Times New Roman" w:cs="Times New Roman"/>
          <w:iCs/>
          <w:sz w:val="24"/>
          <w:szCs w:val="24"/>
        </w:rPr>
        <w:t>of HFD-perturbed metabolism</w:t>
      </w:r>
      <w:r w:rsidR="00565442" w:rsidRPr="006A41D7">
        <w:rPr>
          <w:rFonts w:ascii="Times New Roman" w:hAnsi="Times New Roman" w:cs="Times New Roman"/>
          <w:iCs/>
          <w:sz w:val="24"/>
          <w:szCs w:val="24"/>
        </w:rPr>
        <w:t xml:space="preserve"> </w:t>
      </w:r>
      <w:r w:rsidR="00565442" w:rsidRPr="006A41D7">
        <w:rPr>
          <w:rFonts w:ascii="Times New Roman" w:hAnsi="Times New Roman" w:cs="Times New Roman"/>
          <w:iCs/>
          <w:sz w:val="24"/>
          <w:szCs w:val="24"/>
        </w:rPr>
        <w:fldChar w:fldCharType="begin">
          <w:fldData xml:space="preserve">PEVuZE5vdGU+PENpdGU+PEF1dGhvcj5TYXM8L0F1dGhvcj48WWVhcj4yMDE2PC9ZZWFyPjxSZWNO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</w:fldData>
        </w:fldChar>
      </w:r>
      <w:r w:rsidR="00E2182D" w:rsidRPr="006A41D7">
        <w:rPr>
          <w:rFonts w:ascii="Times New Roman" w:hAnsi="Times New Roman" w:cs="Times New Roman"/>
          <w:iCs/>
          <w:sz w:val="24"/>
          <w:szCs w:val="24"/>
        </w:rPr>
        <w:instrText xml:space="preserve"> ADDIN EN.CITE </w:instrText>
      </w:r>
      <w:r w:rsidR="00E2182D" w:rsidRPr="006A41D7">
        <w:rPr>
          <w:rFonts w:ascii="Times New Roman" w:hAnsi="Times New Roman" w:cs="Times New Roman"/>
          <w:iCs/>
          <w:sz w:val="24"/>
          <w:szCs w:val="24"/>
        </w:rPr>
        <w:fldChar w:fldCharType="begin">
          <w:fldData xml:space="preserve">PEVuZE5vdGU+PENpdGU+PEF1dGhvcj5TYXM8L0F1dGhvcj48WWVhcj4yMDE2PC9ZZWFyPjxSZWNO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</w:fldData>
        </w:fldChar>
      </w:r>
      <w:r w:rsidR="00E2182D" w:rsidRPr="006A41D7">
        <w:rPr>
          <w:rFonts w:ascii="Times New Roman" w:hAnsi="Times New Roman" w:cs="Times New Roman"/>
          <w:iCs/>
          <w:sz w:val="24"/>
          <w:szCs w:val="24"/>
        </w:rPr>
        <w:instrText xml:space="preserve"> ADDIN EN.CITE.DATA </w:instrText>
      </w:r>
      <w:r w:rsidR="00E2182D" w:rsidRPr="006A41D7">
        <w:rPr>
          <w:rFonts w:ascii="Times New Roman" w:hAnsi="Times New Roman" w:cs="Times New Roman"/>
          <w:iCs/>
          <w:sz w:val="24"/>
          <w:szCs w:val="24"/>
        </w:rPr>
      </w:r>
      <w:r w:rsidR="00E2182D" w:rsidRPr="006A41D7">
        <w:rPr>
          <w:rFonts w:ascii="Times New Roman" w:hAnsi="Times New Roman" w:cs="Times New Roman"/>
          <w:iCs/>
          <w:sz w:val="24"/>
          <w:szCs w:val="24"/>
        </w:rPr>
        <w:fldChar w:fldCharType="end"/>
      </w:r>
      <w:r w:rsidR="00565442" w:rsidRPr="006A41D7">
        <w:rPr>
          <w:rFonts w:ascii="Times New Roman" w:hAnsi="Times New Roman" w:cs="Times New Roman"/>
          <w:iCs/>
          <w:sz w:val="24"/>
          <w:szCs w:val="24"/>
        </w:rPr>
      </w:r>
      <w:r w:rsidR="00565442" w:rsidRPr="006A41D7">
        <w:rPr>
          <w:rFonts w:ascii="Times New Roman" w:hAnsi="Times New Roman" w:cs="Times New Roman"/>
          <w:iCs/>
          <w:sz w:val="24"/>
          <w:szCs w:val="24"/>
        </w:rPr>
        <w:fldChar w:fldCharType="separate"/>
      </w:r>
      <w:r w:rsidR="00E2182D" w:rsidRPr="006A41D7">
        <w:rPr>
          <w:rFonts w:ascii="Times New Roman" w:hAnsi="Times New Roman" w:cs="Times New Roman"/>
          <w:iCs/>
          <w:noProof/>
          <w:sz w:val="24"/>
          <w:szCs w:val="24"/>
        </w:rPr>
        <w:t>[30]</w:t>
      </w:r>
      <w:r w:rsidR="00565442" w:rsidRPr="006A41D7">
        <w:rPr>
          <w:rFonts w:ascii="Times New Roman" w:hAnsi="Times New Roman" w:cs="Times New Roman"/>
          <w:iCs/>
          <w:sz w:val="24"/>
          <w:szCs w:val="24"/>
        </w:rPr>
        <w:fldChar w:fldCharType="end"/>
      </w:r>
      <w:r w:rsidRPr="00A900A1" w:rsidDel="00A900A1">
        <w:rPr>
          <w:rFonts w:ascii="Times New Roman" w:hAnsi="Times New Roman" w:cs="Times New Roman"/>
          <w:iCs/>
          <w:sz w:val="24"/>
          <w:szCs w:val="24"/>
        </w:rPr>
        <w:t xml:space="preserve"> </w:t>
      </w:r>
      <w:r w:rsidRPr="00A900A1">
        <w:rPr>
          <w:rFonts w:ascii="Times New Roman" w:hAnsi="Times New Roman" w:cs="Times New Roman"/>
          <w:iCs/>
          <w:sz w:val="24"/>
          <w:szCs w:val="24"/>
        </w:rPr>
        <w:t>using</w:t>
      </w:r>
      <w:r w:rsidR="00DB1C73" w:rsidRPr="00A900A1">
        <w:rPr>
          <w:rFonts w:ascii="Times New Roman" w:hAnsi="Times New Roman" w:cs="Times New Roman"/>
          <w:iCs/>
          <w:sz w:val="24"/>
          <w:szCs w:val="24"/>
        </w:rPr>
        <w:t xml:space="preserve"> [U-</w:t>
      </w:r>
      <w:r w:rsidR="00DB1C73" w:rsidRPr="00A900A1">
        <w:rPr>
          <w:rFonts w:ascii="Times New Roman" w:hAnsi="Times New Roman" w:cs="Times New Roman"/>
          <w:iCs/>
          <w:sz w:val="24"/>
          <w:szCs w:val="24"/>
          <w:vertAlign w:val="superscript"/>
        </w:rPr>
        <w:t>13</w:t>
      </w:r>
      <w:r w:rsidR="00DB1C73" w:rsidRPr="00A900A1">
        <w:rPr>
          <w:rFonts w:ascii="Times New Roman" w:hAnsi="Times New Roman" w:cs="Times New Roman"/>
          <w:iCs/>
          <w:sz w:val="24"/>
          <w:szCs w:val="24"/>
        </w:rPr>
        <w:t>C</w:t>
      </w:r>
      <w:r w:rsidR="00DB1C73" w:rsidRPr="00A900A1">
        <w:rPr>
          <w:rFonts w:ascii="Times New Roman" w:hAnsi="Times New Roman" w:cs="Times New Roman"/>
          <w:iCs/>
          <w:sz w:val="24"/>
          <w:szCs w:val="24"/>
          <w:vertAlign w:val="subscript"/>
        </w:rPr>
        <w:t>6</w:t>
      </w:r>
      <w:r w:rsidR="00DB1C73" w:rsidRPr="00A900A1">
        <w:rPr>
          <w:rFonts w:ascii="Times New Roman" w:hAnsi="Times New Roman" w:cs="Times New Roman"/>
          <w:iCs/>
          <w:sz w:val="24"/>
          <w:szCs w:val="24"/>
        </w:rPr>
        <w:t>]glucose tracing in assess glycolytic and TCA cycle flux under HFD, DR, EX, and DREX conditions.</w:t>
      </w:r>
      <w:r w:rsidR="00DB1C73" w:rsidRPr="000A61C9">
        <w:rPr>
          <w:rFonts w:ascii="Times New Roman" w:hAnsi="Times New Roman" w:cs="Times New Roman"/>
          <w:iCs/>
          <w:sz w:val="24"/>
          <w:szCs w:val="24"/>
        </w:rPr>
        <w:t xml:space="preserve"> </w:t>
      </w:r>
      <w:r w:rsidR="00F506F0" w:rsidRPr="000A61C9">
        <w:rPr>
          <w:rFonts w:ascii="Times New Roman" w:hAnsi="Times New Roman" w:cs="Times New Roman"/>
          <w:iCs/>
          <w:sz w:val="24"/>
          <w:szCs w:val="24"/>
        </w:rPr>
        <w:t>HFD altered glycolytic flux, with accumulation of label</w:t>
      </w:r>
      <w:r w:rsidR="00F95D33">
        <w:rPr>
          <w:rFonts w:ascii="Times New Roman" w:hAnsi="Times New Roman" w:cs="Times New Roman"/>
          <w:iCs/>
          <w:sz w:val="24"/>
          <w:szCs w:val="24"/>
        </w:rPr>
        <w:t>ed</w:t>
      </w:r>
      <w:r w:rsidR="00F506F0" w:rsidRPr="000A61C9">
        <w:rPr>
          <w:rFonts w:ascii="Times New Roman" w:hAnsi="Times New Roman" w:cs="Times New Roman"/>
          <w:iCs/>
          <w:sz w:val="24"/>
          <w:szCs w:val="24"/>
        </w:rPr>
        <w:t xml:space="preserve"> glycolytic intermediates, </w:t>
      </w:r>
      <w:r w:rsidR="00F95D33">
        <w:rPr>
          <w:rFonts w:ascii="Times New Roman" w:hAnsi="Times New Roman" w:cs="Times New Roman"/>
          <w:iCs/>
          <w:sz w:val="24"/>
          <w:szCs w:val="24"/>
        </w:rPr>
        <w:t>including</w:t>
      </w:r>
      <w:r w:rsidR="00F95D33" w:rsidRPr="000A61C9">
        <w:rPr>
          <w:rFonts w:ascii="Times New Roman" w:hAnsi="Times New Roman" w:cs="Times New Roman"/>
          <w:iCs/>
          <w:sz w:val="24"/>
          <w:szCs w:val="24"/>
        </w:rPr>
        <w:t xml:space="preserve"> </w:t>
      </w:r>
      <w:r w:rsidR="00F506F0" w:rsidRPr="000A61C9">
        <w:rPr>
          <w:rFonts w:ascii="Times New Roman" w:hAnsi="Times New Roman" w:cs="Times New Roman"/>
          <w:iCs/>
          <w:sz w:val="24"/>
          <w:szCs w:val="24"/>
        </w:rPr>
        <w:t xml:space="preserve">pyruvate, while TCA cycle </w:t>
      </w:r>
      <w:r w:rsidR="00F506F0" w:rsidRPr="000A61C9">
        <w:rPr>
          <w:rFonts w:ascii="Times New Roman" w:hAnsi="Times New Roman" w:cs="Times New Roman"/>
          <w:iCs/>
          <w:sz w:val="24"/>
          <w:szCs w:val="24"/>
          <w:vertAlign w:val="superscript"/>
        </w:rPr>
        <w:t>13</w:t>
      </w:r>
      <w:r w:rsidR="00F506F0" w:rsidRPr="000A61C9">
        <w:rPr>
          <w:rFonts w:ascii="Times New Roman" w:hAnsi="Times New Roman" w:cs="Times New Roman"/>
          <w:iCs/>
          <w:sz w:val="24"/>
          <w:szCs w:val="24"/>
        </w:rPr>
        <w:t>C enrichment was broadly reduced</w:t>
      </w:r>
      <w:r w:rsidR="000A409D" w:rsidRPr="000A61C9">
        <w:rPr>
          <w:rFonts w:ascii="Times New Roman" w:hAnsi="Times New Roman" w:cs="Times New Roman"/>
          <w:iCs/>
          <w:sz w:val="24"/>
          <w:szCs w:val="24"/>
        </w:rPr>
        <w:t xml:space="preserve">. </w:t>
      </w:r>
      <w:r w:rsidR="00F95D33">
        <w:rPr>
          <w:rFonts w:ascii="Times New Roman" w:hAnsi="Times New Roman" w:cs="Times New Roman"/>
          <w:iCs/>
          <w:sz w:val="24"/>
          <w:szCs w:val="24"/>
        </w:rPr>
        <w:t>Th</w:t>
      </w:r>
      <w:commentRangeStart w:id="210"/>
      <w:commentRangeStart w:id="211"/>
      <w:r w:rsidR="00F95D33">
        <w:rPr>
          <w:rFonts w:ascii="Times New Roman" w:hAnsi="Times New Roman" w:cs="Times New Roman"/>
          <w:iCs/>
          <w:sz w:val="24"/>
          <w:szCs w:val="24"/>
        </w:rPr>
        <w:t xml:space="preserve">is is aligned with the steady state analysis that demonstrated pathway enrichment in pyruvate metabolism, which may indicate </w:t>
      </w:r>
      <w:r w:rsidR="00511DDA">
        <w:rPr>
          <w:rFonts w:ascii="Times New Roman" w:hAnsi="Times New Roman" w:cs="Times New Roman"/>
          <w:iCs/>
          <w:sz w:val="24"/>
          <w:szCs w:val="24"/>
        </w:rPr>
        <w:t xml:space="preserve">flux through glycolysis </w:t>
      </w:r>
      <w:r w:rsidR="004B51F5">
        <w:rPr>
          <w:rFonts w:ascii="Times New Roman" w:hAnsi="Times New Roman" w:cs="Times New Roman"/>
          <w:iCs/>
          <w:sz w:val="24"/>
          <w:szCs w:val="24"/>
        </w:rPr>
        <w:t>blocked from further metabolism by</w:t>
      </w:r>
      <w:r w:rsidR="00511DDA">
        <w:rPr>
          <w:rFonts w:ascii="Times New Roman" w:hAnsi="Times New Roman" w:cs="Times New Roman"/>
          <w:iCs/>
          <w:sz w:val="24"/>
          <w:szCs w:val="24"/>
        </w:rPr>
        <w:t xml:space="preserve"> </w:t>
      </w:r>
      <w:r w:rsidR="00F95D33">
        <w:rPr>
          <w:rFonts w:ascii="Times New Roman" w:hAnsi="Times New Roman" w:cs="Times New Roman"/>
          <w:iCs/>
          <w:sz w:val="24"/>
          <w:szCs w:val="24"/>
        </w:rPr>
        <w:t>a bottleneck for TCA cycle en</w:t>
      </w:r>
      <w:commentRangeEnd w:id="210"/>
      <w:r w:rsidR="00511DDA">
        <w:rPr>
          <w:rStyle w:val="CommentReference"/>
        </w:rPr>
        <w:commentReference w:id="210"/>
      </w:r>
      <w:commentRangeEnd w:id="211"/>
      <w:r w:rsidR="000C3BB0">
        <w:rPr>
          <w:rStyle w:val="CommentReference"/>
        </w:rPr>
        <w:commentReference w:id="211"/>
      </w:r>
      <w:r w:rsidR="00F95D33">
        <w:rPr>
          <w:rFonts w:ascii="Times New Roman" w:hAnsi="Times New Roman" w:cs="Times New Roman"/>
          <w:iCs/>
          <w:sz w:val="24"/>
          <w:szCs w:val="24"/>
        </w:rPr>
        <w:t>try</w:t>
      </w:r>
      <w:r w:rsidR="00511DDA">
        <w:rPr>
          <w:rFonts w:ascii="Times New Roman" w:hAnsi="Times New Roman" w:cs="Times New Roman"/>
          <w:iCs/>
          <w:sz w:val="24"/>
          <w:szCs w:val="24"/>
        </w:rPr>
        <w:t>.</w:t>
      </w:r>
      <w:r w:rsidR="005F078D">
        <w:rPr>
          <w:rFonts w:ascii="Times New Roman" w:hAnsi="Times New Roman" w:cs="Times New Roman"/>
          <w:iCs/>
          <w:sz w:val="24"/>
          <w:szCs w:val="24"/>
        </w:rPr>
        <w:t xml:space="preserve"> </w:t>
      </w:r>
      <w:r w:rsidR="00ED39BF" w:rsidRPr="000A61C9">
        <w:rPr>
          <w:rFonts w:ascii="Times New Roman" w:hAnsi="Times New Roman" w:cs="Times New Roman"/>
          <w:iCs/>
          <w:sz w:val="24"/>
          <w:szCs w:val="24"/>
        </w:rPr>
        <w:t>Of note, a</w:t>
      </w:r>
      <w:r w:rsidR="000A409D" w:rsidRPr="000A61C9">
        <w:rPr>
          <w:rFonts w:ascii="Times New Roman" w:hAnsi="Times New Roman" w:cs="Times New Roman"/>
          <w:iCs/>
          <w:sz w:val="24"/>
          <w:szCs w:val="24"/>
        </w:rPr>
        <w:t>cetyl-CoA and aspartate enrichment were elevated with HFD</w:t>
      </w:r>
      <w:r w:rsidR="00D97790" w:rsidRPr="000A61C9">
        <w:rPr>
          <w:rFonts w:ascii="Times New Roman" w:hAnsi="Times New Roman" w:cs="Times New Roman"/>
          <w:iCs/>
          <w:sz w:val="24"/>
          <w:szCs w:val="24"/>
        </w:rPr>
        <w:t>; additionally, HFD reduced glycerol 3-phosphate levels in the pentose phosphate pathway</w:t>
      </w:r>
      <w:r w:rsidR="00642E3D" w:rsidRPr="000A61C9">
        <w:rPr>
          <w:rFonts w:ascii="Times New Roman" w:hAnsi="Times New Roman" w:cs="Times New Roman"/>
          <w:iCs/>
          <w:sz w:val="24"/>
          <w:szCs w:val="24"/>
        </w:rPr>
        <w:t xml:space="preserve"> (</w:t>
      </w:r>
      <w:r w:rsidR="00511DDA" w:rsidRPr="006A41D7">
        <w:rPr>
          <w:rFonts w:ascii="Times New Roman" w:hAnsi="Times New Roman" w:cs="Times New Roman"/>
          <w:b/>
          <w:bCs/>
          <w:iCs/>
          <w:sz w:val="24"/>
          <w:szCs w:val="24"/>
          <w:highlight w:val="yellow"/>
        </w:rPr>
        <w:t>f</w:t>
      </w:r>
      <w:r w:rsidR="00642E3D" w:rsidRPr="006A41D7">
        <w:rPr>
          <w:rFonts w:ascii="Times New Roman" w:hAnsi="Times New Roman" w:cs="Times New Roman"/>
          <w:b/>
          <w:bCs/>
          <w:iCs/>
          <w:sz w:val="24"/>
          <w:szCs w:val="24"/>
          <w:highlight w:val="yellow"/>
        </w:rPr>
        <w:t>ig. S11</w:t>
      </w:r>
      <w:r w:rsidR="00642E3D" w:rsidRPr="000A61C9">
        <w:rPr>
          <w:rFonts w:ascii="Times New Roman" w:hAnsi="Times New Roman" w:cs="Times New Roman"/>
          <w:iCs/>
          <w:sz w:val="24"/>
          <w:szCs w:val="24"/>
        </w:rPr>
        <w:t>).</w:t>
      </w:r>
      <w:r w:rsidR="00F506F0" w:rsidRPr="000A61C9">
        <w:rPr>
          <w:rFonts w:ascii="Times New Roman" w:hAnsi="Times New Roman" w:cs="Times New Roman"/>
          <w:iCs/>
          <w:sz w:val="24"/>
          <w:szCs w:val="24"/>
        </w:rPr>
        <w:t> </w:t>
      </w:r>
    </w:p>
    <w:p w14:paraId="1E487D99" w14:textId="35A87EBC" w:rsidR="004E6E4D" w:rsidRPr="000A61C9" w:rsidRDefault="00804B81" w:rsidP="000A61C9">
      <w:pPr>
        <w:spacing w:before="120" w:after="0" w:line="240" w:lineRule="auto"/>
        <w:ind w:firstLine="360"/>
        <w:rPr>
          <w:rFonts w:ascii="Times New Roman" w:hAnsi="Times New Roman" w:cs="Times New Roman"/>
          <w:iCs/>
          <w:color w:val="C00000"/>
          <w:sz w:val="24"/>
          <w:szCs w:val="24"/>
        </w:rPr>
      </w:pPr>
      <w:r w:rsidRPr="000A61C9">
        <w:rPr>
          <w:rFonts w:ascii="Times New Roman" w:hAnsi="Times New Roman" w:cs="Times New Roman"/>
          <w:iCs/>
          <w:sz w:val="24"/>
          <w:szCs w:val="24"/>
        </w:rPr>
        <w:t xml:space="preserve">Conversely, </w:t>
      </w:r>
      <w:r w:rsidR="00642E3D" w:rsidRPr="000A61C9">
        <w:rPr>
          <w:rFonts w:ascii="Times New Roman" w:hAnsi="Times New Roman" w:cs="Times New Roman"/>
          <w:iCs/>
          <w:sz w:val="24"/>
          <w:szCs w:val="24"/>
        </w:rPr>
        <w:t xml:space="preserve">DR </w:t>
      </w:r>
      <w:r w:rsidR="005C37BD" w:rsidRPr="000A61C9">
        <w:rPr>
          <w:rFonts w:ascii="Times New Roman" w:hAnsi="Times New Roman" w:cs="Times New Roman"/>
          <w:iCs/>
          <w:sz w:val="24"/>
          <w:szCs w:val="24"/>
        </w:rPr>
        <w:t>reduced lactate, further increased pyruvate enrichment,</w:t>
      </w:r>
      <w:r w:rsidR="007139CF" w:rsidRPr="000A61C9">
        <w:rPr>
          <w:rFonts w:ascii="Times New Roman" w:hAnsi="Times New Roman" w:cs="Times New Roman"/>
          <w:iCs/>
          <w:sz w:val="24"/>
          <w:szCs w:val="24"/>
        </w:rPr>
        <w:t xml:space="preserve"> and</w:t>
      </w:r>
      <w:r w:rsidR="00C0203A" w:rsidRPr="000A61C9">
        <w:rPr>
          <w:rFonts w:ascii="Times New Roman" w:hAnsi="Times New Roman" w:cs="Times New Roman"/>
          <w:iCs/>
          <w:sz w:val="24"/>
          <w:szCs w:val="24"/>
        </w:rPr>
        <w:t xml:space="preserve"> elevated</w:t>
      </w:r>
      <w:r w:rsidR="007139CF" w:rsidRPr="000A61C9">
        <w:rPr>
          <w:rFonts w:ascii="Times New Roman" w:hAnsi="Times New Roman" w:cs="Times New Roman"/>
          <w:iCs/>
          <w:sz w:val="24"/>
          <w:szCs w:val="24"/>
        </w:rPr>
        <w:t xml:space="preserve"> TCA cycle intermediates, including citrate, malate, and fumarate</w:t>
      </w:r>
      <w:r w:rsidR="00A8178A" w:rsidRPr="000A61C9">
        <w:rPr>
          <w:rFonts w:ascii="Times New Roman" w:hAnsi="Times New Roman" w:cs="Times New Roman"/>
          <w:iCs/>
          <w:sz w:val="24"/>
          <w:szCs w:val="24"/>
        </w:rPr>
        <w:t xml:space="preserve"> while also reducing acetyl-CoA and aspartate labeling and increasing glutamate enrichment</w:t>
      </w:r>
      <w:r w:rsidR="00427F29" w:rsidRPr="000A61C9">
        <w:rPr>
          <w:rFonts w:ascii="Times New Roman" w:hAnsi="Times New Roman" w:cs="Times New Roman"/>
          <w:iCs/>
          <w:sz w:val="24"/>
          <w:szCs w:val="24"/>
        </w:rPr>
        <w:t xml:space="preserve">. DR also increased </w:t>
      </w:r>
      <w:r w:rsidR="00D359EF" w:rsidRPr="000A61C9">
        <w:rPr>
          <w:rFonts w:ascii="Times New Roman" w:hAnsi="Times New Roman" w:cs="Times New Roman"/>
          <w:iCs/>
          <w:sz w:val="24"/>
          <w:szCs w:val="24"/>
        </w:rPr>
        <w:t>the HFD-induced reduction in glycerol 3-phosphate</w:t>
      </w:r>
      <w:r w:rsidR="007139CF" w:rsidRPr="000A61C9">
        <w:rPr>
          <w:rFonts w:ascii="Times New Roman" w:hAnsi="Times New Roman" w:cs="Times New Roman"/>
          <w:iCs/>
          <w:sz w:val="24"/>
          <w:szCs w:val="24"/>
        </w:rPr>
        <w:t xml:space="preserve"> </w:t>
      </w:r>
      <w:r w:rsidR="00642E3D" w:rsidRPr="000A61C9">
        <w:rPr>
          <w:rFonts w:ascii="Times New Roman" w:hAnsi="Times New Roman" w:cs="Times New Roman"/>
          <w:iCs/>
          <w:sz w:val="24"/>
          <w:szCs w:val="24"/>
        </w:rPr>
        <w:t>(</w:t>
      </w:r>
      <w:r w:rsidR="00511DDA" w:rsidRPr="006A41D7">
        <w:rPr>
          <w:rFonts w:ascii="Times New Roman" w:hAnsi="Times New Roman" w:cs="Times New Roman"/>
          <w:b/>
          <w:bCs/>
          <w:iCs/>
          <w:sz w:val="24"/>
          <w:szCs w:val="24"/>
          <w:highlight w:val="yellow"/>
        </w:rPr>
        <w:t>f</w:t>
      </w:r>
      <w:r w:rsidR="00642E3D" w:rsidRPr="006A41D7">
        <w:rPr>
          <w:rFonts w:ascii="Times New Roman" w:hAnsi="Times New Roman" w:cs="Times New Roman"/>
          <w:b/>
          <w:bCs/>
          <w:iCs/>
          <w:sz w:val="24"/>
          <w:szCs w:val="24"/>
          <w:highlight w:val="yellow"/>
        </w:rPr>
        <w:t>ig. S11</w:t>
      </w:r>
      <w:r w:rsidR="00642E3D" w:rsidRPr="000A61C9">
        <w:rPr>
          <w:rFonts w:ascii="Times New Roman" w:hAnsi="Times New Roman" w:cs="Times New Roman"/>
          <w:iCs/>
          <w:sz w:val="24"/>
          <w:szCs w:val="24"/>
        </w:rPr>
        <w:t>).</w:t>
      </w:r>
      <w:r w:rsidR="00A22AB4" w:rsidRPr="000A61C9">
        <w:rPr>
          <w:rFonts w:ascii="Times New Roman" w:hAnsi="Times New Roman" w:cs="Times New Roman"/>
          <w:iCs/>
          <w:sz w:val="24"/>
          <w:szCs w:val="24"/>
        </w:rPr>
        <w:t xml:space="preserve"> </w:t>
      </w:r>
      <w:r w:rsidR="00333809" w:rsidRPr="000A61C9">
        <w:rPr>
          <w:rFonts w:ascii="Times New Roman" w:hAnsi="Times New Roman" w:cs="Times New Roman"/>
          <w:iCs/>
          <w:sz w:val="24"/>
          <w:szCs w:val="24"/>
        </w:rPr>
        <w:t xml:space="preserve">EX alone maintained lactate and pyruvate at levels </w:t>
      </w:r>
      <w:proofErr w:type="gramStart"/>
      <w:r w:rsidR="00333809" w:rsidRPr="000A61C9">
        <w:rPr>
          <w:rFonts w:ascii="Times New Roman" w:hAnsi="Times New Roman" w:cs="Times New Roman"/>
          <w:iCs/>
          <w:sz w:val="24"/>
          <w:szCs w:val="24"/>
        </w:rPr>
        <w:t>similar to</w:t>
      </w:r>
      <w:proofErr w:type="gramEnd"/>
      <w:r w:rsidR="00333809" w:rsidRPr="000A61C9">
        <w:rPr>
          <w:rFonts w:ascii="Times New Roman" w:hAnsi="Times New Roman" w:cs="Times New Roman"/>
          <w:iCs/>
          <w:sz w:val="24"/>
          <w:szCs w:val="24"/>
        </w:rPr>
        <w:t xml:space="preserve"> HFD, did not significantly alter TCA cycle enrichment, and, like DR, reduced acetyl-CoA and aspartate labeling. </w:t>
      </w:r>
      <w:r w:rsidR="00C41FCC" w:rsidRPr="000A61C9">
        <w:rPr>
          <w:rFonts w:ascii="Times New Roman" w:hAnsi="Times New Roman" w:cs="Times New Roman"/>
          <w:iCs/>
          <w:sz w:val="24"/>
          <w:szCs w:val="24"/>
        </w:rPr>
        <w:t xml:space="preserve">EX also </w:t>
      </w:r>
      <w:commentRangeStart w:id="212"/>
      <w:commentRangeStart w:id="213"/>
      <w:r w:rsidR="00C41FCC" w:rsidRPr="000A61C9">
        <w:rPr>
          <w:rFonts w:ascii="Times New Roman" w:hAnsi="Times New Roman" w:cs="Times New Roman"/>
          <w:iCs/>
          <w:sz w:val="24"/>
          <w:szCs w:val="24"/>
        </w:rPr>
        <w:t>reversed</w:t>
      </w:r>
      <w:commentRangeEnd w:id="212"/>
      <w:r w:rsidR="005F42B8" w:rsidRPr="000A61C9">
        <w:rPr>
          <w:rStyle w:val="CommentReference"/>
          <w:rFonts w:ascii="Times New Roman" w:hAnsi="Times New Roman" w:cs="Times New Roman"/>
          <w:sz w:val="24"/>
          <w:szCs w:val="24"/>
        </w:rPr>
        <w:commentReference w:id="212"/>
      </w:r>
      <w:commentRangeEnd w:id="213"/>
      <w:r w:rsidR="00BB3F9E">
        <w:rPr>
          <w:rStyle w:val="CommentReference"/>
        </w:rPr>
        <w:commentReference w:id="213"/>
      </w:r>
      <w:r w:rsidR="00C41FCC" w:rsidRPr="000A61C9">
        <w:rPr>
          <w:rFonts w:ascii="Times New Roman" w:hAnsi="Times New Roman" w:cs="Times New Roman"/>
          <w:iCs/>
          <w:sz w:val="24"/>
          <w:szCs w:val="24"/>
        </w:rPr>
        <w:t xml:space="preserve"> glycerol 3-phosphate levels. </w:t>
      </w:r>
      <w:r w:rsidR="00325F0E" w:rsidRPr="000A61C9">
        <w:rPr>
          <w:rFonts w:ascii="Times New Roman" w:hAnsi="Times New Roman" w:cs="Times New Roman"/>
          <w:iCs/>
          <w:sz w:val="24"/>
          <w:szCs w:val="24"/>
        </w:rPr>
        <w:t xml:space="preserve">DREX reduced lactate, decreased pyruvate enrichment relative to HFD, </w:t>
      </w:r>
      <w:r w:rsidR="00700DF3" w:rsidRPr="000A61C9">
        <w:rPr>
          <w:rFonts w:ascii="Times New Roman" w:hAnsi="Times New Roman" w:cs="Times New Roman"/>
          <w:iCs/>
          <w:sz w:val="24"/>
          <w:szCs w:val="24"/>
        </w:rPr>
        <w:t>but</w:t>
      </w:r>
      <w:r w:rsidR="00325F0E" w:rsidRPr="000A61C9">
        <w:rPr>
          <w:rFonts w:ascii="Times New Roman" w:hAnsi="Times New Roman" w:cs="Times New Roman"/>
          <w:iCs/>
          <w:sz w:val="24"/>
          <w:szCs w:val="24"/>
        </w:rPr>
        <w:t xml:space="preserve"> markedly increased </w:t>
      </w:r>
      <w:r w:rsidR="00325F0E" w:rsidRPr="000A61C9">
        <w:rPr>
          <w:rFonts w:ascii="Times New Roman" w:hAnsi="Times New Roman" w:cs="Times New Roman"/>
          <w:iCs/>
          <w:sz w:val="24"/>
          <w:szCs w:val="24"/>
          <w:vertAlign w:val="superscript"/>
        </w:rPr>
        <w:t>13</w:t>
      </w:r>
      <w:r w:rsidR="00325F0E" w:rsidRPr="000A61C9">
        <w:rPr>
          <w:rFonts w:ascii="Times New Roman" w:hAnsi="Times New Roman" w:cs="Times New Roman"/>
          <w:iCs/>
          <w:sz w:val="24"/>
          <w:szCs w:val="24"/>
        </w:rPr>
        <w:t xml:space="preserve">C enrichment </w:t>
      </w:r>
      <w:r w:rsidR="00325F0E" w:rsidRPr="000A61C9">
        <w:rPr>
          <w:rFonts w:ascii="Times New Roman" w:hAnsi="Times New Roman" w:cs="Times New Roman"/>
          <w:iCs/>
          <w:sz w:val="24"/>
          <w:szCs w:val="24"/>
        </w:rPr>
        <w:lastRenderedPageBreak/>
        <w:t xml:space="preserve">in TCA cycle intermediates such as citrate, malate, fumarate, and succinate; acetyl-CoA and aspartate labeling </w:t>
      </w:r>
      <w:r w:rsidR="00A6073B" w:rsidRPr="000A61C9">
        <w:rPr>
          <w:rFonts w:ascii="Times New Roman" w:hAnsi="Times New Roman" w:cs="Times New Roman"/>
          <w:iCs/>
          <w:sz w:val="24"/>
          <w:szCs w:val="24"/>
        </w:rPr>
        <w:t>decreased compared to HFD</w:t>
      </w:r>
      <w:r w:rsidR="00325F0E" w:rsidRPr="000A61C9">
        <w:rPr>
          <w:rFonts w:ascii="Times New Roman" w:hAnsi="Times New Roman" w:cs="Times New Roman"/>
          <w:iCs/>
          <w:sz w:val="24"/>
          <w:szCs w:val="24"/>
        </w:rPr>
        <w:t>, while glutamate labeling increased</w:t>
      </w:r>
      <w:r w:rsidR="00D936ED" w:rsidRPr="000A61C9">
        <w:rPr>
          <w:rFonts w:ascii="Times New Roman" w:hAnsi="Times New Roman" w:cs="Times New Roman"/>
          <w:iCs/>
          <w:sz w:val="24"/>
          <w:szCs w:val="24"/>
        </w:rPr>
        <w:t>. Yet, aspartate remained higher than in the other two interventions</w:t>
      </w:r>
      <w:r w:rsidR="00DD3010" w:rsidRPr="000A61C9">
        <w:rPr>
          <w:rFonts w:ascii="Times New Roman" w:hAnsi="Times New Roman" w:cs="Times New Roman"/>
          <w:iCs/>
          <w:sz w:val="24"/>
          <w:szCs w:val="24"/>
        </w:rPr>
        <w:t>. DREX also increased glycerol 3-phosphate compared to HFD</w:t>
      </w:r>
      <w:r w:rsidR="00325F0E" w:rsidRPr="000A61C9">
        <w:rPr>
          <w:rFonts w:ascii="Times New Roman" w:hAnsi="Times New Roman" w:cs="Times New Roman"/>
          <w:iCs/>
          <w:sz w:val="24"/>
          <w:szCs w:val="24"/>
        </w:rPr>
        <w:t xml:space="preserve"> </w:t>
      </w:r>
      <w:r w:rsidR="00AF6586" w:rsidRPr="000A61C9">
        <w:rPr>
          <w:rFonts w:ascii="Times New Roman" w:hAnsi="Times New Roman" w:cs="Times New Roman"/>
          <w:iCs/>
          <w:sz w:val="24"/>
          <w:szCs w:val="24"/>
        </w:rPr>
        <w:t>(</w:t>
      </w:r>
      <w:r w:rsidR="00AF6586" w:rsidRPr="000A61C9">
        <w:rPr>
          <w:rFonts w:ascii="Times New Roman" w:hAnsi="Times New Roman" w:cs="Times New Roman"/>
          <w:b/>
          <w:bCs/>
          <w:iCs/>
          <w:sz w:val="24"/>
          <w:szCs w:val="24"/>
        </w:rPr>
        <w:t>Fig. S11</w:t>
      </w:r>
      <w:r w:rsidR="00AF6586" w:rsidRPr="000A61C9">
        <w:rPr>
          <w:rFonts w:ascii="Times New Roman" w:hAnsi="Times New Roman" w:cs="Times New Roman"/>
          <w:iCs/>
          <w:sz w:val="24"/>
          <w:szCs w:val="24"/>
        </w:rPr>
        <w:t>).</w:t>
      </w:r>
      <w:r w:rsidR="00A6073B" w:rsidRPr="000A61C9">
        <w:rPr>
          <w:rFonts w:ascii="Times New Roman" w:hAnsi="Times New Roman" w:cs="Times New Roman"/>
          <w:iCs/>
          <w:sz w:val="24"/>
          <w:szCs w:val="24"/>
        </w:rPr>
        <w:t xml:space="preserve"> </w:t>
      </w:r>
    </w:p>
    <w:p w14:paraId="0ED5FAC8" w14:textId="1648435E" w:rsidR="0066394B" w:rsidRPr="000A61C9" w:rsidRDefault="0066394B" w:rsidP="000A61C9">
      <w:pPr>
        <w:spacing w:before="120" w:after="0" w:line="240" w:lineRule="auto"/>
        <w:ind w:firstLine="360"/>
        <w:rPr>
          <w:rFonts w:ascii="Times New Roman" w:hAnsi="Times New Roman" w:cs="Times New Roman"/>
          <w:iCs/>
          <w:sz w:val="24"/>
          <w:szCs w:val="24"/>
        </w:rPr>
      </w:pPr>
      <w:r w:rsidRPr="000A61C9">
        <w:rPr>
          <w:rFonts w:ascii="Times New Roman" w:hAnsi="Times New Roman" w:cs="Times New Roman"/>
          <w:iCs/>
          <w:sz w:val="24"/>
          <w:szCs w:val="24"/>
        </w:rPr>
        <w:t xml:space="preserve">Together, these data suggest metabolic reprogramming in response to HFD and intervention, with </w:t>
      </w:r>
      <w:r w:rsidR="00CE5D54" w:rsidRPr="000A61C9">
        <w:rPr>
          <w:rFonts w:ascii="Times New Roman" w:hAnsi="Times New Roman" w:cs="Times New Roman"/>
          <w:iCs/>
          <w:sz w:val="24"/>
          <w:szCs w:val="24"/>
        </w:rPr>
        <w:t xml:space="preserve">DR, alone or combined with EX, </w:t>
      </w:r>
      <w:r w:rsidRPr="000A61C9">
        <w:rPr>
          <w:rFonts w:ascii="Times New Roman" w:hAnsi="Times New Roman" w:cs="Times New Roman"/>
          <w:iCs/>
          <w:sz w:val="24"/>
          <w:szCs w:val="24"/>
        </w:rPr>
        <w:t>most effectively restoring TCA cycle flux in sciatic nerve.</w:t>
      </w:r>
    </w:p>
    <w:p w14:paraId="5F837DE0" w14:textId="77777777" w:rsidR="00C56C20" w:rsidRDefault="00C56C20" w:rsidP="000A61C9">
      <w:pPr>
        <w:spacing w:before="120" w:after="0" w:line="240" w:lineRule="auto"/>
        <w:rPr>
          <w:rFonts w:ascii="Times New Roman" w:hAnsi="Times New Roman" w:cs="Times New Roman"/>
          <w:b/>
          <w:bCs/>
          <w:iCs/>
          <w:color w:val="C00000"/>
          <w:sz w:val="24"/>
          <w:szCs w:val="24"/>
        </w:rPr>
      </w:pPr>
    </w:p>
    <w:p w14:paraId="479376FB" w14:textId="4C6FB015" w:rsidR="001F103C" w:rsidRPr="006A41D7" w:rsidRDefault="001F103C" w:rsidP="000A61C9">
      <w:pPr>
        <w:spacing w:before="120" w:after="0" w:line="240" w:lineRule="auto"/>
        <w:rPr>
          <w:rFonts w:ascii="Times New Roman" w:hAnsi="Times New Roman" w:cs="Times New Roman"/>
          <w:b/>
          <w:bCs/>
          <w:iCs/>
          <w:color w:val="C00000"/>
          <w:sz w:val="24"/>
          <w:szCs w:val="24"/>
        </w:rPr>
      </w:pPr>
      <w:r w:rsidRPr="006A41D7">
        <w:rPr>
          <w:rFonts w:ascii="Times New Roman" w:hAnsi="Times New Roman" w:cs="Times New Roman"/>
          <w:b/>
          <w:bCs/>
          <w:iCs/>
          <w:color w:val="C00000"/>
          <w:sz w:val="24"/>
          <w:szCs w:val="24"/>
          <w:highlight w:val="yellow"/>
        </w:rPr>
        <w:t>MASHA STOPPED HERE</w:t>
      </w:r>
    </w:p>
    <w:p w14:paraId="67D3C1A7" w14:textId="77777777" w:rsidR="00744A05" w:rsidRPr="0029615E" w:rsidRDefault="00744A05" w:rsidP="00744A05">
      <w:pPr>
        <w:spacing w:before="120" w:after="0" w:line="240" w:lineRule="auto"/>
        <w:outlineLvl w:val="1"/>
        <w:rPr>
          <w:rFonts w:ascii="Times New Roman" w:hAnsi="Times New Roman" w:cs="Times New Roman"/>
          <w:b/>
          <w:bCs/>
          <w:sz w:val="24"/>
          <w:szCs w:val="24"/>
        </w:rPr>
      </w:pPr>
      <w:r w:rsidRPr="0029615E">
        <w:rPr>
          <w:rFonts w:ascii="Times New Roman" w:hAnsi="Times New Roman" w:cs="Times New Roman"/>
          <w:b/>
          <w:bCs/>
          <w:sz w:val="24"/>
          <w:szCs w:val="24"/>
        </w:rPr>
        <w:t>Integrated metabolite–transcriptome network analysis reveals pathway-level reprogramming by DR and EX</w:t>
      </w:r>
    </w:p>
    <w:p w14:paraId="41B915B6" w14:textId="77777777" w:rsidR="00744A05" w:rsidRPr="000A61C9" w:rsidRDefault="00744A05" w:rsidP="00744A05">
      <w:pPr>
        <w:spacing w:before="120" w:after="0" w:line="240" w:lineRule="auto"/>
        <w:rPr>
          <w:rFonts w:ascii="Times New Roman" w:hAnsi="Times New Roman" w:cs="Times New Roman"/>
          <w:iCs/>
          <w:sz w:val="24"/>
          <w:szCs w:val="24"/>
        </w:rPr>
      </w:pPr>
      <w:r w:rsidRPr="000A61C9">
        <w:rPr>
          <w:rFonts w:ascii="Times New Roman" w:hAnsi="Times New Roman" w:cs="Times New Roman"/>
          <w:iCs/>
          <w:sz w:val="24"/>
          <w:szCs w:val="24"/>
        </w:rPr>
        <w:t>We next constructed integrated metabolite–gene–pathway networks in SCs using DEGs from scRNA-seq and significantly altered metabolites from metabolomics, linked through KEGG pathways (</w:t>
      </w:r>
      <w:r w:rsidRPr="000A61C9">
        <w:rPr>
          <w:rFonts w:ascii="Times New Roman" w:hAnsi="Times New Roman" w:cs="Times New Roman"/>
          <w:b/>
          <w:bCs/>
          <w:iCs/>
          <w:sz w:val="24"/>
          <w:szCs w:val="24"/>
          <w:highlight w:val="yellow"/>
        </w:rPr>
        <w:t>Fig. 6</w:t>
      </w:r>
      <w:r w:rsidRPr="000A61C9">
        <w:rPr>
          <w:rFonts w:ascii="Times New Roman" w:hAnsi="Times New Roman" w:cs="Times New Roman"/>
          <w:iCs/>
          <w:sz w:val="24"/>
          <w:szCs w:val="24"/>
        </w:rPr>
        <w:t xml:space="preserve">). Compared to SD, HFD induced extensive changes, significantly engaging PI3K-Akt signaling (e.g. downregulated </w:t>
      </w:r>
      <w:r w:rsidRPr="000A61C9">
        <w:rPr>
          <w:rFonts w:ascii="Times New Roman" w:hAnsi="Times New Roman" w:cs="Times New Roman"/>
          <w:i/>
          <w:iCs/>
          <w:sz w:val="24"/>
          <w:szCs w:val="24"/>
        </w:rPr>
        <w:t>Il3ra</w:t>
      </w:r>
      <w:r w:rsidRPr="000A61C9">
        <w:rPr>
          <w:rFonts w:ascii="Times New Roman" w:hAnsi="Times New Roman" w:cs="Times New Roman"/>
          <w:iCs/>
          <w:sz w:val="24"/>
          <w:szCs w:val="24"/>
        </w:rPr>
        <w:t xml:space="preserve">) and ABC transporters (e.g. upregulated </w:t>
      </w:r>
      <w:r w:rsidRPr="000A61C9">
        <w:rPr>
          <w:rFonts w:ascii="Times New Roman" w:hAnsi="Times New Roman" w:cs="Times New Roman"/>
          <w:i/>
          <w:iCs/>
          <w:sz w:val="24"/>
          <w:szCs w:val="24"/>
        </w:rPr>
        <w:t>Abca3</w:t>
      </w:r>
      <w:r w:rsidRPr="000A61C9">
        <w:rPr>
          <w:rFonts w:ascii="Times New Roman" w:hAnsi="Times New Roman" w:cs="Times New Roman"/>
          <w:iCs/>
          <w:sz w:val="24"/>
          <w:szCs w:val="24"/>
        </w:rPr>
        <w:t xml:space="preserve">; </w:t>
      </w:r>
      <w:r w:rsidRPr="000A61C9">
        <w:rPr>
          <w:rFonts w:ascii="Times New Roman" w:hAnsi="Times New Roman" w:cs="Times New Roman"/>
          <w:b/>
          <w:bCs/>
          <w:iCs/>
          <w:sz w:val="24"/>
          <w:szCs w:val="24"/>
          <w:highlight w:val="yellow"/>
        </w:rPr>
        <w:t>Fig. 6A</w:t>
      </w:r>
      <w:r w:rsidRPr="000A61C9">
        <w:rPr>
          <w:rFonts w:ascii="Times New Roman" w:hAnsi="Times New Roman" w:cs="Times New Roman"/>
          <w:iCs/>
          <w:sz w:val="24"/>
          <w:szCs w:val="24"/>
        </w:rPr>
        <w:t>). DR influenced AMPK signaling and longevity pathways, increasing metabolites like sphingosine and serine (</w:t>
      </w:r>
      <w:r w:rsidRPr="000A61C9">
        <w:rPr>
          <w:rFonts w:ascii="Times New Roman" w:hAnsi="Times New Roman" w:cs="Times New Roman"/>
          <w:b/>
          <w:bCs/>
          <w:iCs/>
          <w:sz w:val="24"/>
          <w:szCs w:val="24"/>
          <w:highlight w:val="yellow"/>
        </w:rPr>
        <w:t>Fig. 6</w:t>
      </w:r>
      <w:r w:rsidRPr="000A61C9">
        <w:rPr>
          <w:rFonts w:ascii="Times New Roman" w:hAnsi="Times New Roman" w:cs="Times New Roman"/>
          <w:b/>
          <w:bCs/>
          <w:iCs/>
          <w:sz w:val="24"/>
          <w:szCs w:val="24"/>
        </w:rPr>
        <w:t>B</w:t>
      </w:r>
      <w:r w:rsidRPr="000A61C9">
        <w:rPr>
          <w:rFonts w:ascii="Times New Roman" w:hAnsi="Times New Roman" w:cs="Times New Roman"/>
          <w:iCs/>
          <w:sz w:val="24"/>
          <w:szCs w:val="24"/>
        </w:rPr>
        <w:t xml:space="preserve">). EX vs HFD showed fewer significant changes, including FOXO signaling activity (e.g. increased sphingosine; </w:t>
      </w:r>
      <w:r w:rsidRPr="000A61C9">
        <w:rPr>
          <w:rFonts w:ascii="Times New Roman" w:hAnsi="Times New Roman" w:cs="Times New Roman"/>
          <w:b/>
          <w:bCs/>
          <w:iCs/>
          <w:sz w:val="24"/>
          <w:szCs w:val="24"/>
          <w:highlight w:val="yellow"/>
        </w:rPr>
        <w:t>Fig. 6</w:t>
      </w:r>
      <w:r w:rsidRPr="000A61C9">
        <w:rPr>
          <w:rFonts w:ascii="Times New Roman" w:hAnsi="Times New Roman" w:cs="Times New Roman"/>
          <w:b/>
          <w:bCs/>
          <w:iCs/>
          <w:sz w:val="24"/>
          <w:szCs w:val="24"/>
        </w:rPr>
        <w:t>C</w:t>
      </w:r>
      <w:r w:rsidRPr="000A61C9">
        <w:rPr>
          <w:rFonts w:ascii="Times New Roman" w:hAnsi="Times New Roman" w:cs="Times New Roman"/>
          <w:iCs/>
          <w:sz w:val="24"/>
          <w:szCs w:val="24"/>
        </w:rPr>
        <w:t xml:space="preserve">). DREX prompted the most extensive reorganization, engaging PI3K-Akt (e.g. increased </w:t>
      </w:r>
      <w:r w:rsidRPr="000A61C9">
        <w:rPr>
          <w:rFonts w:ascii="Times New Roman" w:hAnsi="Times New Roman" w:cs="Times New Roman"/>
          <w:i/>
          <w:iCs/>
          <w:sz w:val="24"/>
          <w:szCs w:val="24"/>
        </w:rPr>
        <w:t>Lama4</w:t>
      </w:r>
      <w:r w:rsidRPr="000A61C9">
        <w:rPr>
          <w:rFonts w:ascii="Times New Roman" w:hAnsi="Times New Roman" w:cs="Times New Roman"/>
          <w:iCs/>
          <w:sz w:val="24"/>
          <w:szCs w:val="24"/>
        </w:rPr>
        <w:t>), sphingolipid, and ABC transporter pathways with metabolite shifts like increased succinate and carnitine and reduced glutamine (</w:t>
      </w:r>
      <w:r w:rsidRPr="000A61C9">
        <w:rPr>
          <w:rFonts w:ascii="Times New Roman" w:hAnsi="Times New Roman" w:cs="Times New Roman"/>
          <w:b/>
          <w:bCs/>
          <w:iCs/>
          <w:sz w:val="24"/>
          <w:szCs w:val="24"/>
          <w:highlight w:val="yellow"/>
        </w:rPr>
        <w:t>Fig. 6</w:t>
      </w:r>
      <w:r w:rsidRPr="000A61C9">
        <w:rPr>
          <w:rFonts w:ascii="Times New Roman" w:hAnsi="Times New Roman" w:cs="Times New Roman"/>
          <w:b/>
          <w:bCs/>
          <w:iCs/>
          <w:sz w:val="24"/>
          <w:szCs w:val="24"/>
        </w:rPr>
        <w:t>D</w:t>
      </w:r>
      <w:r w:rsidRPr="000A61C9">
        <w:rPr>
          <w:rFonts w:ascii="Times New Roman" w:hAnsi="Times New Roman" w:cs="Times New Roman"/>
          <w:iCs/>
          <w:sz w:val="24"/>
          <w:szCs w:val="24"/>
        </w:rPr>
        <w:t>). Our analysis shows that HFD disrupts SC metabolism, and that combined DR and EX offers comprehensive reprogramming, effectively reversing diet-induced disruptions.</w:t>
      </w:r>
    </w:p>
    <w:p w14:paraId="46C67664" w14:textId="302FCFCE" w:rsidR="006E3FFC" w:rsidRPr="006A41D7" w:rsidRDefault="006E3FFC" w:rsidP="000A61C9">
      <w:pPr>
        <w:spacing w:before="120" w:after="0" w:line="240" w:lineRule="auto"/>
        <w:outlineLvl w:val="1"/>
        <w:rPr>
          <w:rFonts w:ascii="Times New Roman" w:hAnsi="Times New Roman" w:cs="Times New Roman"/>
          <w:b/>
          <w:bCs/>
          <w:iCs/>
          <w:sz w:val="24"/>
          <w:szCs w:val="24"/>
        </w:rPr>
      </w:pPr>
      <w:r w:rsidRPr="006A41D7">
        <w:rPr>
          <w:rFonts w:ascii="Times New Roman" w:hAnsi="Times New Roman" w:cs="Times New Roman"/>
          <w:b/>
          <w:bCs/>
          <w:iCs/>
          <w:sz w:val="24"/>
          <w:szCs w:val="24"/>
        </w:rPr>
        <w:t xml:space="preserve">Integrated multi-omics analysis identifies </w:t>
      </w:r>
      <w:proofErr w:type="spellStart"/>
      <w:r w:rsidRPr="006A41D7">
        <w:rPr>
          <w:rFonts w:ascii="Times New Roman" w:hAnsi="Times New Roman" w:cs="Times New Roman"/>
          <w:b/>
          <w:bCs/>
          <w:iCs/>
          <w:sz w:val="24"/>
          <w:szCs w:val="24"/>
        </w:rPr>
        <w:t>mySC</w:t>
      </w:r>
      <w:proofErr w:type="spellEnd"/>
      <w:r w:rsidRPr="006A41D7">
        <w:rPr>
          <w:rFonts w:ascii="Times New Roman" w:hAnsi="Times New Roman" w:cs="Times New Roman"/>
          <w:b/>
          <w:bCs/>
          <w:iCs/>
          <w:sz w:val="24"/>
          <w:szCs w:val="24"/>
        </w:rPr>
        <w:t xml:space="preserve"> clusters driving nerve function improvement</w:t>
      </w:r>
    </w:p>
    <w:p w14:paraId="64B5B163" w14:textId="7B7B5DB2" w:rsidR="007C77AD" w:rsidRPr="000A61C9" w:rsidRDefault="007C77AD" w:rsidP="000A61C9">
      <w:pPr>
        <w:spacing w:before="120" w:after="0" w:line="240" w:lineRule="auto"/>
        <w:rPr>
          <w:rFonts w:ascii="Times New Roman" w:hAnsi="Times New Roman" w:cs="Times New Roman"/>
          <w:iCs/>
          <w:sz w:val="24"/>
          <w:szCs w:val="24"/>
        </w:rPr>
      </w:pPr>
      <w:r w:rsidRPr="000A61C9">
        <w:rPr>
          <w:rFonts w:ascii="Times New Roman" w:hAnsi="Times New Roman" w:cs="Times New Roman"/>
          <w:iCs/>
          <w:sz w:val="24"/>
          <w:szCs w:val="24"/>
        </w:rPr>
        <w:t>To elucidate how molecular and metabolic programs are remodeled by intervention</w:t>
      </w:r>
      <w:r w:rsidR="00D42220" w:rsidRPr="000A61C9">
        <w:rPr>
          <w:rFonts w:ascii="Times New Roman" w:hAnsi="Times New Roman" w:cs="Times New Roman"/>
          <w:iCs/>
          <w:sz w:val="24"/>
          <w:szCs w:val="24"/>
        </w:rPr>
        <w:t>s</w:t>
      </w:r>
      <w:r w:rsidRPr="000A61C9">
        <w:rPr>
          <w:rFonts w:ascii="Times New Roman" w:hAnsi="Times New Roman" w:cs="Times New Roman"/>
          <w:iCs/>
          <w:sz w:val="24"/>
          <w:szCs w:val="24"/>
        </w:rPr>
        <w:t>, we integrated cell type–specific transcriptomics with bulk metabolite, flux, and phenotypic measurements using a unified multi-omics framework.</w:t>
      </w:r>
      <w:r w:rsidR="00A063FE" w:rsidRPr="000A61C9">
        <w:rPr>
          <w:rFonts w:ascii="Times New Roman" w:hAnsi="Times New Roman" w:cs="Times New Roman"/>
          <w:iCs/>
          <w:sz w:val="24"/>
          <w:szCs w:val="24"/>
        </w:rPr>
        <w:t xml:space="preserve"> Within </w:t>
      </w:r>
      <w:proofErr w:type="spellStart"/>
      <w:r w:rsidR="00A063FE" w:rsidRPr="000A61C9">
        <w:rPr>
          <w:rFonts w:ascii="Times New Roman" w:hAnsi="Times New Roman" w:cs="Times New Roman"/>
          <w:iCs/>
          <w:sz w:val="24"/>
          <w:szCs w:val="24"/>
        </w:rPr>
        <w:t>mySCs</w:t>
      </w:r>
      <w:proofErr w:type="spellEnd"/>
      <w:r w:rsidR="00A063FE" w:rsidRPr="000A61C9">
        <w:rPr>
          <w:rFonts w:ascii="Times New Roman" w:hAnsi="Times New Roman" w:cs="Times New Roman"/>
          <w:iCs/>
          <w:sz w:val="24"/>
          <w:szCs w:val="24"/>
        </w:rPr>
        <w:t xml:space="preserve">, cluster 3 </w:t>
      </w:r>
      <w:r w:rsidR="0095072B" w:rsidRPr="000A61C9">
        <w:rPr>
          <w:rFonts w:ascii="Times New Roman" w:hAnsi="Times New Roman" w:cs="Times New Roman"/>
          <w:iCs/>
          <w:sz w:val="24"/>
          <w:szCs w:val="24"/>
        </w:rPr>
        <w:t>w</w:t>
      </w:r>
      <w:r w:rsidR="00A063FE" w:rsidRPr="000A61C9">
        <w:rPr>
          <w:rFonts w:ascii="Times New Roman" w:hAnsi="Times New Roman" w:cs="Times New Roman"/>
          <w:iCs/>
          <w:sz w:val="24"/>
          <w:szCs w:val="24"/>
        </w:rPr>
        <w:t>as correlated with both sensory and motor NCV (</w:t>
      </w:r>
      <w:r w:rsidR="00A063FE" w:rsidRPr="000A61C9">
        <w:rPr>
          <w:rFonts w:ascii="Times New Roman" w:hAnsi="Times New Roman" w:cs="Times New Roman"/>
          <w:b/>
          <w:bCs/>
          <w:iCs/>
          <w:sz w:val="24"/>
          <w:szCs w:val="24"/>
        </w:rPr>
        <w:t>Fig. 7A</w:t>
      </w:r>
      <w:r w:rsidR="00A063FE" w:rsidRPr="000A61C9">
        <w:rPr>
          <w:rFonts w:ascii="Times New Roman" w:hAnsi="Times New Roman" w:cs="Times New Roman"/>
          <w:iCs/>
          <w:sz w:val="24"/>
          <w:szCs w:val="24"/>
        </w:rPr>
        <w:t>)</w:t>
      </w:r>
      <w:r w:rsidR="003378C4" w:rsidRPr="000A61C9">
        <w:rPr>
          <w:rFonts w:ascii="Times New Roman" w:hAnsi="Times New Roman" w:cs="Times New Roman"/>
          <w:iCs/>
          <w:sz w:val="24"/>
          <w:szCs w:val="24"/>
        </w:rPr>
        <w:t>, and showed decreased expression of genes, metabolites, and flux features with HFD that was restored by DR or enhanced by EX and DREX. T</w:t>
      </w:r>
      <w:commentRangeStart w:id="214"/>
      <w:r w:rsidR="003378C4" w:rsidRPr="000A61C9">
        <w:rPr>
          <w:rFonts w:ascii="Times New Roman" w:hAnsi="Times New Roman" w:cs="Times New Roman"/>
          <w:iCs/>
          <w:sz w:val="24"/>
          <w:szCs w:val="24"/>
        </w:rPr>
        <w:t>his</w:t>
      </w:r>
      <w:commentRangeEnd w:id="214"/>
      <w:r w:rsidR="004F6B82" w:rsidRPr="000A61C9">
        <w:rPr>
          <w:rStyle w:val="CommentReference"/>
          <w:rFonts w:ascii="Times New Roman" w:hAnsi="Times New Roman" w:cs="Times New Roman"/>
          <w:sz w:val="24"/>
          <w:szCs w:val="24"/>
        </w:rPr>
        <w:commentReference w:id="214"/>
      </w:r>
      <w:r w:rsidR="003378C4" w:rsidRPr="000A61C9">
        <w:rPr>
          <w:rFonts w:ascii="Times New Roman" w:hAnsi="Times New Roman" w:cs="Times New Roman"/>
          <w:iCs/>
          <w:sz w:val="24"/>
          <w:szCs w:val="24"/>
        </w:rPr>
        <w:t xml:space="preserve"> cluster included key </w:t>
      </w:r>
      <w:r w:rsidR="003D771B" w:rsidRPr="000A61C9">
        <w:rPr>
          <w:rFonts w:ascii="Times New Roman" w:hAnsi="Times New Roman" w:cs="Times New Roman"/>
          <w:iCs/>
          <w:sz w:val="24"/>
          <w:szCs w:val="24"/>
        </w:rPr>
        <w:t xml:space="preserve">energy and mitochondrial </w:t>
      </w:r>
      <w:r w:rsidR="003378C4" w:rsidRPr="000A61C9">
        <w:rPr>
          <w:rFonts w:ascii="Times New Roman" w:hAnsi="Times New Roman" w:cs="Times New Roman"/>
          <w:iCs/>
          <w:sz w:val="24"/>
          <w:szCs w:val="24"/>
        </w:rPr>
        <w:t xml:space="preserve">metabolites (malate, </w:t>
      </w:r>
      <w:r w:rsidR="005D1678" w:rsidRPr="000A61C9">
        <w:rPr>
          <w:rFonts w:ascii="Times New Roman" w:hAnsi="Times New Roman" w:cs="Times New Roman"/>
          <w:iCs/>
          <w:sz w:val="24"/>
          <w:szCs w:val="24"/>
        </w:rPr>
        <w:t>propionic acid</w:t>
      </w:r>
      <w:r w:rsidR="003378C4" w:rsidRPr="000A61C9">
        <w:rPr>
          <w:rFonts w:ascii="Times New Roman" w:hAnsi="Times New Roman" w:cs="Times New Roman"/>
          <w:iCs/>
          <w:sz w:val="24"/>
          <w:szCs w:val="24"/>
        </w:rPr>
        <w:t>),</w:t>
      </w:r>
      <w:r w:rsidR="005B578E" w:rsidRPr="000A61C9">
        <w:rPr>
          <w:rFonts w:ascii="Times New Roman" w:hAnsi="Times New Roman" w:cs="Times New Roman"/>
          <w:iCs/>
          <w:sz w:val="24"/>
          <w:szCs w:val="24"/>
        </w:rPr>
        <w:t xml:space="preserve"> myelin-related metabolites (sphingosine, linoleic acid</w:t>
      </w:r>
      <w:r w:rsidR="007A0DC1" w:rsidRPr="000A61C9">
        <w:rPr>
          <w:rFonts w:ascii="Times New Roman" w:hAnsi="Times New Roman" w:cs="Times New Roman"/>
          <w:iCs/>
          <w:sz w:val="24"/>
          <w:szCs w:val="24"/>
        </w:rPr>
        <w:t>, O-phosphorylethanolamine</w:t>
      </w:r>
      <w:r w:rsidR="005B578E" w:rsidRPr="000A61C9">
        <w:rPr>
          <w:rFonts w:ascii="Times New Roman" w:hAnsi="Times New Roman" w:cs="Times New Roman"/>
          <w:iCs/>
          <w:sz w:val="24"/>
          <w:szCs w:val="24"/>
        </w:rPr>
        <w:t>),</w:t>
      </w:r>
      <w:r w:rsidR="00D44D7C" w:rsidRPr="000A61C9">
        <w:rPr>
          <w:rFonts w:ascii="Times New Roman" w:hAnsi="Times New Roman" w:cs="Times New Roman"/>
          <w:iCs/>
          <w:sz w:val="24"/>
          <w:szCs w:val="24"/>
        </w:rPr>
        <w:t xml:space="preserve"> </w:t>
      </w:r>
      <w:r w:rsidR="004E5265" w:rsidRPr="000A61C9">
        <w:rPr>
          <w:rFonts w:ascii="Times New Roman" w:hAnsi="Times New Roman" w:cs="Times New Roman"/>
          <w:iCs/>
          <w:sz w:val="24"/>
          <w:szCs w:val="24"/>
        </w:rPr>
        <w:t>redox compounds (niacinamide, anserine)</w:t>
      </w:r>
      <w:r w:rsidR="004C1A54" w:rsidRPr="000A61C9">
        <w:rPr>
          <w:rFonts w:ascii="Times New Roman" w:hAnsi="Times New Roman" w:cs="Times New Roman"/>
          <w:iCs/>
          <w:sz w:val="24"/>
          <w:szCs w:val="24"/>
        </w:rPr>
        <w:t>, and</w:t>
      </w:r>
      <w:r w:rsidR="003378C4" w:rsidRPr="000A61C9">
        <w:rPr>
          <w:rFonts w:ascii="Times New Roman" w:hAnsi="Times New Roman" w:cs="Times New Roman"/>
          <w:iCs/>
          <w:sz w:val="24"/>
          <w:szCs w:val="24"/>
        </w:rPr>
        <w:t xml:space="preserve"> genes (</w:t>
      </w:r>
      <w:commentRangeStart w:id="215"/>
      <w:r w:rsidR="003378C4" w:rsidRPr="000A61C9">
        <w:rPr>
          <w:rFonts w:ascii="Times New Roman" w:hAnsi="Times New Roman" w:cs="Times New Roman"/>
          <w:i/>
          <w:sz w:val="24"/>
          <w:szCs w:val="24"/>
        </w:rPr>
        <w:t>Entpd</w:t>
      </w:r>
      <w:commentRangeEnd w:id="215"/>
      <w:r w:rsidR="00823794" w:rsidRPr="000A61C9">
        <w:rPr>
          <w:rStyle w:val="CommentReference"/>
          <w:rFonts w:ascii="Times New Roman" w:hAnsi="Times New Roman" w:cs="Times New Roman"/>
          <w:sz w:val="24"/>
          <w:szCs w:val="24"/>
        </w:rPr>
        <w:commentReference w:id="215"/>
      </w:r>
      <w:r w:rsidR="003378C4" w:rsidRPr="000A61C9">
        <w:rPr>
          <w:rFonts w:ascii="Times New Roman" w:hAnsi="Times New Roman" w:cs="Times New Roman"/>
          <w:i/>
          <w:sz w:val="24"/>
          <w:szCs w:val="24"/>
        </w:rPr>
        <w:t>2</w:t>
      </w:r>
      <w:r w:rsidR="003378C4" w:rsidRPr="000A61C9">
        <w:rPr>
          <w:rFonts w:ascii="Times New Roman" w:hAnsi="Times New Roman" w:cs="Times New Roman"/>
          <w:iCs/>
          <w:sz w:val="24"/>
          <w:szCs w:val="24"/>
        </w:rPr>
        <w:t xml:space="preserve">, </w:t>
      </w:r>
      <w:proofErr w:type="spellStart"/>
      <w:r w:rsidR="003378C4" w:rsidRPr="000A61C9">
        <w:rPr>
          <w:rFonts w:ascii="Times New Roman" w:hAnsi="Times New Roman" w:cs="Times New Roman"/>
          <w:i/>
          <w:sz w:val="24"/>
          <w:szCs w:val="24"/>
        </w:rPr>
        <w:t>Lpxn</w:t>
      </w:r>
      <w:proofErr w:type="spellEnd"/>
      <w:r w:rsidR="003378C4" w:rsidRPr="000A61C9">
        <w:rPr>
          <w:rFonts w:ascii="Times New Roman" w:hAnsi="Times New Roman" w:cs="Times New Roman"/>
          <w:iCs/>
          <w:sz w:val="24"/>
          <w:szCs w:val="24"/>
        </w:rPr>
        <w:t>)</w:t>
      </w:r>
      <w:r w:rsidR="00610B49" w:rsidRPr="000A61C9">
        <w:rPr>
          <w:rFonts w:ascii="Times New Roman" w:hAnsi="Times New Roman" w:cs="Times New Roman"/>
          <w:iCs/>
          <w:sz w:val="24"/>
          <w:szCs w:val="24"/>
        </w:rPr>
        <w:t>.</w:t>
      </w:r>
      <w:r w:rsidR="003378C4" w:rsidRPr="000A61C9">
        <w:rPr>
          <w:rFonts w:ascii="Times New Roman" w:hAnsi="Times New Roman" w:cs="Times New Roman"/>
          <w:iCs/>
          <w:sz w:val="24"/>
          <w:szCs w:val="24"/>
        </w:rPr>
        <w:t xml:space="preserve"> </w:t>
      </w:r>
      <w:r w:rsidR="009F193C" w:rsidRPr="000A61C9">
        <w:rPr>
          <w:rFonts w:ascii="Times New Roman" w:hAnsi="Times New Roman" w:cs="Times New Roman"/>
          <w:iCs/>
          <w:sz w:val="24"/>
          <w:szCs w:val="24"/>
        </w:rPr>
        <w:t xml:space="preserve">Also of interest </w:t>
      </w:r>
      <w:r w:rsidR="00C04C79" w:rsidRPr="000A61C9">
        <w:rPr>
          <w:rFonts w:ascii="Times New Roman" w:hAnsi="Times New Roman" w:cs="Times New Roman"/>
          <w:iCs/>
          <w:sz w:val="24"/>
          <w:szCs w:val="24"/>
        </w:rPr>
        <w:t xml:space="preserve">was </w:t>
      </w:r>
      <w:r w:rsidR="009F193C" w:rsidRPr="000A61C9">
        <w:rPr>
          <w:rFonts w:ascii="Times New Roman" w:hAnsi="Times New Roman" w:cs="Times New Roman"/>
          <w:iCs/>
          <w:sz w:val="24"/>
          <w:szCs w:val="24"/>
        </w:rPr>
        <w:t xml:space="preserve">cluster </w:t>
      </w:r>
      <w:r w:rsidR="00285540" w:rsidRPr="000A61C9">
        <w:rPr>
          <w:rFonts w:ascii="Times New Roman" w:hAnsi="Times New Roman" w:cs="Times New Roman"/>
          <w:iCs/>
          <w:sz w:val="24"/>
          <w:szCs w:val="24"/>
        </w:rPr>
        <w:t>5</w:t>
      </w:r>
      <w:r w:rsidR="009D00ED" w:rsidRPr="000A61C9">
        <w:rPr>
          <w:rFonts w:ascii="Times New Roman" w:hAnsi="Times New Roman" w:cs="Times New Roman"/>
          <w:iCs/>
          <w:sz w:val="24"/>
          <w:szCs w:val="24"/>
        </w:rPr>
        <w:t xml:space="preserve">, which </w:t>
      </w:r>
      <w:r w:rsidR="008D4DFB" w:rsidRPr="000A61C9">
        <w:rPr>
          <w:rFonts w:ascii="Times New Roman" w:hAnsi="Times New Roman" w:cs="Times New Roman"/>
          <w:iCs/>
          <w:sz w:val="24"/>
          <w:szCs w:val="24"/>
        </w:rPr>
        <w:t xml:space="preserve">exhibited a unique expression pattern, with features predominantly increased only in the </w:t>
      </w:r>
      <w:proofErr w:type="gramStart"/>
      <w:r w:rsidR="008D4DFB" w:rsidRPr="000A61C9">
        <w:rPr>
          <w:rFonts w:ascii="Times New Roman" w:hAnsi="Times New Roman" w:cs="Times New Roman"/>
          <w:iCs/>
          <w:sz w:val="24"/>
          <w:szCs w:val="24"/>
        </w:rPr>
        <w:t>EX group</w:t>
      </w:r>
      <w:proofErr w:type="gramEnd"/>
      <w:r w:rsidR="008D4DFB" w:rsidRPr="000A61C9">
        <w:rPr>
          <w:rFonts w:ascii="Times New Roman" w:hAnsi="Times New Roman" w:cs="Times New Roman"/>
          <w:iCs/>
          <w:sz w:val="24"/>
          <w:szCs w:val="24"/>
        </w:rPr>
        <w:t xml:space="preserve"> and little to no change in </w:t>
      </w:r>
      <w:r w:rsidR="00253FA5" w:rsidRPr="000A61C9">
        <w:rPr>
          <w:rFonts w:ascii="Times New Roman" w:hAnsi="Times New Roman" w:cs="Times New Roman"/>
          <w:iCs/>
          <w:sz w:val="24"/>
          <w:szCs w:val="24"/>
        </w:rPr>
        <w:t>the other groups</w:t>
      </w:r>
      <w:r w:rsidR="008D4DFB" w:rsidRPr="000A61C9">
        <w:rPr>
          <w:rFonts w:ascii="Times New Roman" w:hAnsi="Times New Roman" w:cs="Times New Roman"/>
          <w:iCs/>
          <w:sz w:val="24"/>
          <w:szCs w:val="24"/>
        </w:rPr>
        <w:t>.</w:t>
      </w:r>
      <w:r w:rsidR="00253FA5" w:rsidRPr="000A61C9">
        <w:rPr>
          <w:rFonts w:ascii="Times New Roman" w:hAnsi="Times New Roman" w:cs="Times New Roman"/>
          <w:iCs/>
          <w:sz w:val="24"/>
          <w:szCs w:val="24"/>
        </w:rPr>
        <w:t xml:space="preserve"> This cluster </w:t>
      </w:r>
      <w:r w:rsidR="002F2F88" w:rsidRPr="000A61C9">
        <w:rPr>
          <w:rFonts w:ascii="Times New Roman" w:hAnsi="Times New Roman" w:cs="Times New Roman"/>
          <w:iCs/>
          <w:sz w:val="24"/>
          <w:szCs w:val="24"/>
        </w:rPr>
        <w:t>correlated</w:t>
      </w:r>
      <w:r w:rsidR="00253FA5" w:rsidRPr="000A61C9">
        <w:rPr>
          <w:rFonts w:ascii="Times New Roman" w:hAnsi="Times New Roman" w:cs="Times New Roman"/>
          <w:iCs/>
          <w:sz w:val="24"/>
          <w:szCs w:val="24"/>
        </w:rPr>
        <w:t xml:space="preserve"> with metabolic outcomes, including insulin, fasting blood glucose, cholesterol, and body weight. </w:t>
      </w:r>
      <w:r w:rsidR="007C1EB7" w:rsidRPr="000A61C9">
        <w:rPr>
          <w:rFonts w:ascii="Times New Roman" w:hAnsi="Times New Roman" w:cs="Times New Roman"/>
          <w:iCs/>
          <w:sz w:val="24"/>
          <w:szCs w:val="24"/>
        </w:rPr>
        <w:t xml:space="preserve">It included metabolites such as beta-hydroxybutyric acid, citrate/isocitrate, succinate, </w:t>
      </w:r>
      <w:r w:rsidR="003106F7" w:rsidRPr="000A61C9">
        <w:rPr>
          <w:rFonts w:ascii="Times New Roman" w:hAnsi="Times New Roman" w:cs="Times New Roman"/>
          <w:iCs/>
          <w:sz w:val="24"/>
          <w:szCs w:val="24"/>
        </w:rPr>
        <w:t xml:space="preserve">and glutathione oxidized, </w:t>
      </w:r>
      <w:r w:rsidR="00163830" w:rsidRPr="000A61C9">
        <w:rPr>
          <w:rFonts w:ascii="Times New Roman" w:hAnsi="Times New Roman" w:cs="Times New Roman"/>
          <w:iCs/>
          <w:sz w:val="24"/>
          <w:szCs w:val="24"/>
        </w:rPr>
        <w:t>and notably</w:t>
      </w:r>
      <w:r w:rsidR="007C1EB7" w:rsidRPr="000A61C9">
        <w:rPr>
          <w:rFonts w:ascii="Times New Roman" w:hAnsi="Times New Roman" w:cs="Times New Roman"/>
          <w:iCs/>
          <w:sz w:val="24"/>
          <w:szCs w:val="24"/>
        </w:rPr>
        <w:t xml:space="preserve"> flux features for ATP. Representative genes in this cluster included </w:t>
      </w:r>
      <w:commentRangeStart w:id="216"/>
      <w:r w:rsidR="007C1EB7" w:rsidRPr="000A61C9">
        <w:rPr>
          <w:rFonts w:ascii="Times New Roman" w:hAnsi="Times New Roman" w:cs="Times New Roman"/>
          <w:i/>
          <w:sz w:val="24"/>
          <w:szCs w:val="24"/>
        </w:rPr>
        <w:t>Fkbp5</w:t>
      </w:r>
      <w:commentRangeEnd w:id="216"/>
      <w:r w:rsidR="00F93791" w:rsidRPr="000A61C9">
        <w:rPr>
          <w:rStyle w:val="CommentReference"/>
          <w:rFonts w:ascii="Times New Roman" w:hAnsi="Times New Roman" w:cs="Times New Roman"/>
          <w:sz w:val="24"/>
          <w:szCs w:val="24"/>
        </w:rPr>
        <w:commentReference w:id="216"/>
      </w:r>
      <w:r w:rsidR="00B3485F" w:rsidRPr="000A61C9">
        <w:rPr>
          <w:rFonts w:ascii="Times New Roman" w:hAnsi="Times New Roman" w:cs="Times New Roman"/>
          <w:iCs/>
          <w:sz w:val="24"/>
          <w:szCs w:val="24"/>
        </w:rPr>
        <w:t xml:space="preserve"> and</w:t>
      </w:r>
      <w:r w:rsidR="007C1EB7" w:rsidRPr="000A61C9">
        <w:rPr>
          <w:rFonts w:ascii="Times New Roman" w:hAnsi="Times New Roman" w:cs="Times New Roman"/>
          <w:iCs/>
          <w:sz w:val="24"/>
          <w:szCs w:val="24"/>
        </w:rPr>
        <w:t xml:space="preserve"> </w:t>
      </w:r>
      <w:r w:rsidR="007C1EB7" w:rsidRPr="000A61C9">
        <w:rPr>
          <w:rFonts w:ascii="Times New Roman" w:hAnsi="Times New Roman" w:cs="Times New Roman"/>
          <w:i/>
          <w:sz w:val="24"/>
          <w:szCs w:val="24"/>
        </w:rPr>
        <w:t>Cds</w:t>
      </w:r>
      <w:r w:rsidR="00B3485F" w:rsidRPr="000A61C9">
        <w:rPr>
          <w:rFonts w:ascii="Times New Roman" w:hAnsi="Times New Roman" w:cs="Times New Roman"/>
          <w:i/>
          <w:sz w:val="24"/>
          <w:szCs w:val="24"/>
        </w:rPr>
        <w:t>1</w:t>
      </w:r>
      <w:r w:rsidR="00C57AF9" w:rsidRPr="000A61C9">
        <w:rPr>
          <w:rFonts w:ascii="Times New Roman" w:hAnsi="Times New Roman" w:cs="Times New Roman"/>
          <w:i/>
          <w:sz w:val="24"/>
          <w:szCs w:val="24"/>
        </w:rPr>
        <w:t xml:space="preserve"> </w:t>
      </w:r>
      <w:r w:rsidR="00C57AF9" w:rsidRPr="000A61C9">
        <w:rPr>
          <w:rFonts w:ascii="Times New Roman" w:hAnsi="Times New Roman" w:cs="Times New Roman"/>
          <w:iCs/>
          <w:sz w:val="24"/>
          <w:szCs w:val="24"/>
        </w:rPr>
        <w:t>(</w:t>
      </w:r>
      <w:r w:rsidR="00C57AF9" w:rsidRPr="000A61C9">
        <w:rPr>
          <w:rFonts w:ascii="Times New Roman" w:hAnsi="Times New Roman" w:cs="Times New Roman"/>
          <w:b/>
          <w:bCs/>
          <w:iCs/>
          <w:sz w:val="24"/>
          <w:szCs w:val="24"/>
        </w:rPr>
        <w:t>Table S8</w:t>
      </w:r>
      <w:r w:rsidR="00C57AF9" w:rsidRPr="000A61C9">
        <w:rPr>
          <w:rFonts w:ascii="Times New Roman" w:hAnsi="Times New Roman" w:cs="Times New Roman"/>
          <w:iCs/>
          <w:sz w:val="24"/>
          <w:szCs w:val="24"/>
        </w:rPr>
        <w:t>)</w:t>
      </w:r>
      <w:r w:rsidR="007C1EB7" w:rsidRPr="000A61C9">
        <w:rPr>
          <w:rFonts w:ascii="Times New Roman" w:hAnsi="Times New Roman" w:cs="Times New Roman"/>
          <w:iCs/>
          <w:sz w:val="24"/>
          <w:szCs w:val="24"/>
        </w:rPr>
        <w:t>.</w:t>
      </w:r>
      <w:r w:rsidR="004A06D6" w:rsidRPr="000A61C9">
        <w:rPr>
          <w:rFonts w:ascii="Times New Roman" w:hAnsi="Times New Roman" w:cs="Times New Roman"/>
          <w:iCs/>
          <w:sz w:val="24"/>
          <w:szCs w:val="24"/>
        </w:rPr>
        <w:t xml:space="preserve"> </w:t>
      </w:r>
      <w:r w:rsidR="003378C4" w:rsidRPr="000A61C9">
        <w:rPr>
          <w:rFonts w:ascii="Times New Roman" w:hAnsi="Times New Roman" w:cs="Times New Roman"/>
          <w:iCs/>
          <w:sz w:val="24"/>
          <w:szCs w:val="24"/>
        </w:rPr>
        <w:t xml:space="preserve">These patterns confirm and extend our earlier individual omics analyses, supporting a central role for </w:t>
      </w:r>
      <w:proofErr w:type="spellStart"/>
      <w:r w:rsidR="003378C4" w:rsidRPr="000A61C9">
        <w:rPr>
          <w:rFonts w:ascii="Times New Roman" w:hAnsi="Times New Roman" w:cs="Times New Roman"/>
          <w:iCs/>
          <w:sz w:val="24"/>
          <w:szCs w:val="24"/>
        </w:rPr>
        <w:t>mySC</w:t>
      </w:r>
      <w:proofErr w:type="spellEnd"/>
      <w:r w:rsidR="003378C4" w:rsidRPr="000A61C9">
        <w:rPr>
          <w:rFonts w:ascii="Times New Roman" w:hAnsi="Times New Roman" w:cs="Times New Roman"/>
          <w:iCs/>
          <w:sz w:val="24"/>
          <w:szCs w:val="24"/>
        </w:rPr>
        <w:t xml:space="preserve"> metabolic remodeling in nerve recovery. Full feature lists are provided in </w:t>
      </w:r>
      <w:r w:rsidR="003378C4" w:rsidRPr="000A61C9">
        <w:rPr>
          <w:rFonts w:ascii="Times New Roman" w:hAnsi="Times New Roman" w:cs="Times New Roman"/>
          <w:b/>
          <w:bCs/>
          <w:iCs/>
          <w:sz w:val="24"/>
          <w:szCs w:val="24"/>
        </w:rPr>
        <w:t xml:space="preserve">Table </w:t>
      </w:r>
      <w:commentRangeStart w:id="217"/>
      <w:r w:rsidR="003378C4" w:rsidRPr="000A61C9">
        <w:rPr>
          <w:rFonts w:ascii="Times New Roman" w:hAnsi="Times New Roman" w:cs="Times New Roman"/>
          <w:b/>
          <w:bCs/>
          <w:iCs/>
          <w:sz w:val="24"/>
          <w:szCs w:val="24"/>
        </w:rPr>
        <w:t>S8</w:t>
      </w:r>
      <w:commentRangeEnd w:id="217"/>
      <w:r w:rsidR="00BB24C5">
        <w:rPr>
          <w:rStyle w:val="CommentReference"/>
        </w:rPr>
        <w:commentReference w:id="217"/>
      </w:r>
      <w:r w:rsidR="003378C4" w:rsidRPr="000A61C9">
        <w:rPr>
          <w:rFonts w:ascii="Times New Roman" w:hAnsi="Times New Roman" w:cs="Times New Roman"/>
          <w:iCs/>
          <w:sz w:val="24"/>
          <w:szCs w:val="24"/>
        </w:rPr>
        <w:t>.</w:t>
      </w:r>
    </w:p>
    <w:p w14:paraId="06F779B7" w14:textId="77777777" w:rsidR="00C56C20" w:rsidRPr="000A61C9" w:rsidRDefault="00C56C20" w:rsidP="000A61C9">
      <w:pPr>
        <w:spacing w:before="120" w:after="0" w:line="240" w:lineRule="auto"/>
        <w:rPr>
          <w:rFonts w:ascii="Times New Roman" w:hAnsi="Times New Roman" w:cs="Times New Roman"/>
          <w:iCs/>
          <w:sz w:val="24"/>
          <w:szCs w:val="24"/>
        </w:rPr>
      </w:pPr>
    </w:p>
    <w:p w14:paraId="4A715713" w14:textId="34529703" w:rsidR="002521F7" w:rsidRPr="000A61C9" w:rsidRDefault="00CB6B35" w:rsidP="000A61C9">
      <w:pPr>
        <w:spacing w:before="120" w:after="0" w:line="240" w:lineRule="auto"/>
        <w:outlineLvl w:val="0"/>
        <w:rPr>
          <w:rFonts w:ascii="Times New Roman" w:hAnsi="Times New Roman" w:cs="Times New Roman"/>
          <w:b/>
          <w:bCs/>
          <w:iCs/>
          <w:sz w:val="24"/>
          <w:szCs w:val="24"/>
        </w:rPr>
      </w:pPr>
      <w:r w:rsidRPr="000A61C9">
        <w:rPr>
          <w:rFonts w:ascii="Times New Roman" w:hAnsi="Times New Roman" w:cs="Times New Roman"/>
          <w:b/>
          <w:bCs/>
          <w:iCs/>
          <w:sz w:val="24"/>
          <w:szCs w:val="24"/>
        </w:rPr>
        <w:t>DISCUSSION</w:t>
      </w:r>
      <w:r w:rsidR="001F103C">
        <w:rPr>
          <w:rFonts w:ascii="Times New Roman" w:hAnsi="Times New Roman" w:cs="Times New Roman"/>
          <w:b/>
          <w:bCs/>
          <w:iCs/>
          <w:sz w:val="24"/>
          <w:szCs w:val="24"/>
        </w:rPr>
        <w:t xml:space="preserve"> </w:t>
      </w:r>
      <w:r w:rsidR="001F103C" w:rsidRPr="006A41D7">
        <w:rPr>
          <w:rFonts w:ascii="Times New Roman" w:hAnsi="Times New Roman" w:cs="Times New Roman"/>
          <w:b/>
          <w:bCs/>
          <w:iCs/>
          <w:sz w:val="24"/>
          <w:szCs w:val="24"/>
          <w:highlight w:val="yellow"/>
        </w:rPr>
        <w:t>THIS IS THE OLD ONE, NEEDS STREAMLINING</w:t>
      </w:r>
    </w:p>
    <w:p w14:paraId="6EB013B7" w14:textId="30E43744" w:rsidR="002521F7" w:rsidRPr="000A61C9" w:rsidRDefault="002521F7" w:rsidP="000A61C9">
      <w:pPr>
        <w:spacing w:before="120" w:after="0" w:line="240" w:lineRule="auto"/>
        <w:rPr>
          <w:rFonts w:ascii="Times New Roman" w:hAnsi="Times New Roman" w:cs="Times New Roman"/>
          <w:iCs/>
          <w:sz w:val="24"/>
          <w:szCs w:val="24"/>
        </w:rPr>
      </w:pPr>
      <w:r w:rsidRPr="000A61C9">
        <w:rPr>
          <w:rFonts w:ascii="Times New Roman" w:hAnsi="Times New Roman" w:cs="Times New Roman"/>
          <w:iCs/>
          <w:sz w:val="24"/>
          <w:szCs w:val="24"/>
        </w:rPr>
        <w:lastRenderedPageBreak/>
        <w:t xml:space="preserve">The burden of </w:t>
      </w:r>
      <w:r w:rsidR="001849AB">
        <w:rPr>
          <w:rFonts w:ascii="Times New Roman" w:hAnsi="Times New Roman" w:cs="Times New Roman"/>
          <w:iCs/>
          <w:sz w:val="24"/>
          <w:szCs w:val="24"/>
        </w:rPr>
        <w:t>obesity</w:t>
      </w:r>
      <w:r w:rsidRPr="000A61C9">
        <w:rPr>
          <w:rFonts w:ascii="Times New Roman" w:hAnsi="Times New Roman" w:cs="Times New Roman"/>
          <w:iCs/>
          <w:sz w:val="24"/>
          <w:szCs w:val="24"/>
        </w:rPr>
        <w:t xml:space="preserve"> and associated PN prevalence remains high. Lacking effective disease-modifying pharmacological interventions, the American Diabetes Association currently advocates for lifestyle interventions to control systemic metabolism and weight </w:t>
      </w:r>
      <w:r w:rsidRPr="000A61C9">
        <w:rPr>
          <w:rFonts w:ascii="Times New Roman" w:hAnsi="Times New Roman" w:cs="Times New Roman"/>
          <w:iCs/>
          <w:sz w:val="24"/>
          <w:szCs w:val="24"/>
        </w:rPr>
        <w:fldChar w:fldCharType="begin">
          <w:fldData xml:space="preserve">PEVuZE5vdGU+PENpdGU+PEF1dGhvcj5Qb3AtQnVzdWk8L0F1dGhvcj48WWVhcj4yMDE3PC9ZZWFy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</w:fldData>
        </w:fldChar>
      </w:r>
      <w:r w:rsidR="00D65C90">
        <w:rPr>
          <w:rFonts w:ascii="Times New Roman" w:hAnsi="Times New Roman" w:cs="Times New Roman"/>
          <w:iCs/>
          <w:sz w:val="24"/>
          <w:szCs w:val="24"/>
        </w:rPr>
        <w:instrText xml:space="preserve"> ADDIN EN.CITE </w:instrText>
      </w:r>
      <w:r w:rsidR="00D65C90">
        <w:rPr>
          <w:rFonts w:ascii="Times New Roman" w:hAnsi="Times New Roman" w:cs="Times New Roman"/>
          <w:iCs/>
          <w:sz w:val="24"/>
          <w:szCs w:val="24"/>
        </w:rPr>
        <w:fldChar w:fldCharType="begin">
          <w:fldData xml:space="preserve">PEVuZE5vdGU+PENpdGU+PEF1dGhvcj5Qb3AtQnVzdWk8L0F1dGhvcj48WWVhcj4yMDE3PC9ZZWFy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</w:fldData>
        </w:fldChar>
      </w:r>
      <w:r w:rsidR="00D65C90">
        <w:rPr>
          <w:rFonts w:ascii="Times New Roman" w:hAnsi="Times New Roman" w:cs="Times New Roman"/>
          <w:iCs/>
          <w:sz w:val="24"/>
          <w:szCs w:val="24"/>
        </w:rPr>
        <w:instrText xml:space="preserve"> ADDIN EN.CITE.DATA </w:instrText>
      </w:r>
      <w:r w:rsidR="00D65C90">
        <w:rPr>
          <w:rFonts w:ascii="Times New Roman" w:hAnsi="Times New Roman" w:cs="Times New Roman"/>
          <w:iCs/>
          <w:sz w:val="24"/>
          <w:szCs w:val="24"/>
        </w:rPr>
      </w:r>
      <w:r w:rsidR="00D65C90">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D65C90">
        <w:rPr>
          <w:rFonts w:ascii="Times New Roman" w:hAnsi="Times New Roman" w:cs="Times New Roman"/>
          <w:iCs/>
          <w:noProof/>
          <w:sz w:val="24"/>
          <w:szCs w:val="24"/>
        </w:rPr>
        <w:t>[7]</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However, the optimal regimen remains uncertain; herein, in a side-by-side comparison, we assessed the relative efficacy of DR, EX, and DREX on metabolic and PN phenotypes, as well as the multi-omics profile of SCs, the supportive glia of the PNS that sustain, maintain, and repair peripheral neurons. We found that interventions that included a diet component, DR and DREX, outperformed EX in ameliorating systemic metabolism. Only DR reversed PN in both small- and large-fiber domains, rescuing HFD-induced peripheral nerve damage, while EX and DREX only improved large-fiber function. Molecular profiling of sciatic nerve SCs highlighted HFD-induced transcriptomic and metabolic changes, which were variably affected by DR, EX, and DREX in shared and unique pathways. Integrated multi-omics analysis pinpointed some critical pathways consistently reflected across transcriptome, metabolome, and fluxome, centered on </w:t>
      </w:r>
      <w:r w:rsidRPr="000A61C9">
        <w:rPr>
          <w:rFonts w:ascii="Times New Roman" w:hAnsi="Times New Roman" w:cs="Times New Roman"/>
          <w:iCs/>
          <w:sz w:val="24"/>
          <w:szCs w:val="24"/>
          <w:highlight w:val="yellow"/>
        </w:rPr>
        <w:t>XXX</w:t>
      </w:r>
      <w:r w:rsidRPr="000A61C9">
        <w:rPr>
          <w:rFonts w:ascii="Times New Roman" w:hAnsi="Times New Roman" w:cs="Times New Roman"/>
          <w:iCs/>
          <w:sz w:val="24"/>
          <w:szCs w:val="24"/>
        </w:rPr>
        <w:t>.</w:t>
      </w:r>
    </w:p>
    <w:p w14:paraId="73F1552E" w14:textId="5CF975C8" w:rsidR="002521F7" w:rsidRPr="000A61C9" w:rsidRDefault="002521F7" w:rsidP="000A61C9">
      <w:pPr>
        <w:spacing w:before="120" w:after="0" w:line="240" w:lineRule="auto"/>
        <w:ind w:firstLine="360"/>
        <w:rPr>
          <w:rFonts w:ascii="Times New Roman" w:hAnsi="Times New Roman" w:cs="Times New Roman"/>
          <w:iCs/>
          <w:sz w:val="24"/>
          <w:szCs w:val="24"/>
        </w:rPr>
      </w:pPr>
      <w:r w:rsidRPr="000A61C9">
        <w:rPr>
          <w:rFonts w:ascii="Times New Roman" w:hAnsi="Times New Roman" w:cs="Times New Roman"/>
          <w:iCs/>
          <w:sz w:val="24"/>
          <w:szCs w:val="24"/>
        </w:rPr>
        <w:t xml:space="preserve">Our study leveraged the HFD mouse model that robustly develops obesity, larger fat mass, glucose intolerance, and elevated fasting glucose, insulin, and cholesterol </w:t>
      </w:r>
      <w:r w:rsidRPr="000A61C9">
        <w:rPr>
          <w:rFonts w:ascii="Times New Roman" w:hAnsi="Times New Roman" w:cs="Times New Roman"/>
          <w:iCs/>
          <w:sz w:val="24"/>
          <w:szCs w:val="24"/>
        </w:rPr>
        <w:fldChar w:fldCharType="begin">
          <w:fldData xml:space="preserve">PEVuZE5vdGU+PENpdGU+PEF1dGhvcj5TYWppYzwvQXV0aG9yPjxZZWFyPjIwMjE8L1llYXI+PFJl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PEVuZE5vdGU+PENpdGU+PEF1dGhvcj5TYWppYzwvQXV0aG9yPjxZZWFyPjIwMjE8L1llYXI+PFJl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[16, 29, 31, 32]</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mirroring obesogenic diet- and sedentary lifestyle-induced MetS in humans </w:t>
      </w:r>
      <w:r w:rsidRPr="000A61C9">
        <w:rPr>
          <w:rFonts w:ascii="Times New Roman" w:hAnsi="Times New Roman" w:cs="Times New Roman"/>
          <w:iCs/>
          <w:sz w:val="24"/>
          <w:szCs w:val="24"/>
        </w:rPr>
        <w:fldChar w:fldCharType="begin">
          <w:fldData xml:space="preserve">PEVuZE5vdGU+PENpdGU+PEF1dGhvcj5OZWVsYW5kPC9BdXRob3I+PFllYXI+MjAyNDwvWWVhcj48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</w:fldData>
        </w:fldChar>
      </w:r>
      <w:r w:rsidR="00A97651" w:rsidRPr="000A61C9">
        <w:rPr>
          <w:rFonts w:ascii="Times New Roman" w:hAnsi="Times New Roman" w:cs="Times New Roman"/>
          <w:iCs/>
          <w:sz w:val="24"/>
          <w:szCs w:val="24"/>
        </w:rPr>
        <w:instrText xml:space="preserve"> ADDIN EN.CITE </w:instrText>
      </w:r>
      <w:r w:rsidR="00A97651" w:rsidRPr="000A61C9">
        <w:rPr>
          <w:rFonts w:ascii="Times New Roman" w:hAnsi="Times New Roman" w:cs="Times New Roman"/>
          <w:iCs/>
          <w:sz w:val="24"/>
          <w:szCs w:val="24"/>
        </w:rPr>
        <w:fldChar w:fldCharType="begin">
          <w:fldData xml:space="preserve">PEVuZE5vdGU+PENpdGU+PEF1dGhvcj5OZWVsYW5kPC9BdXRob3I+PFllYXI+MjAyNDwvWWVhcj48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</w:fldData>
        </w:fldChar>
      </w:r>
      <w:r w:rsidR="00A97651" w:rsidRPr="000A61C9">
        <w:rPr>
          <w:rFonts w:ascii="Times New Roman" w:hAnsi="Times New Roman" w:cs="Times New Roman"/>
          <w:iCs/>
          <w:sz w:val="24"/>
          <w:szCs w:val="24"/>
        </w:rPr>
        <w:instrText xml:space="preserve"> ADDIN EN.CITE.DATA </w:instrText>
      </w:r>
      <w:r w:rsidR="00A97651" w:rsidRPr="000A61C9">
        <w:rPr>
          <w:rFonts w:ascii="Times New Roman" w:hAnsi="Times New Roman" w:cs="Times New Roman"/>
          <w:iCs/>
          <w:sz w:val="24"/>
          <w:szCs w:val="24"/>
        </w:rPr>
      </w:r>
      <w:r w:rsidR="00A97651"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A97651" w:rsidRPr="000A61C9">
        <w:rPr>
          <w:rFonts w:ascii="Times New Roman" w:hAnsi="Times New Roman" w:cs="Times New Roman"/>
          <w:iCs/>
          <w:noProof/>
          <w:sz w:val="24"/>
          <w:szCs w:val="24"/>
        </w:rPr>
        <w:t>[3]</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As expected, based on our </w:t>
      </w:r>
      <w:r w:rsidRPr="000A61C9">
        <w:rPr>
          <w:rFonts w:ascii="Times New Roman" w:hAnsi="Times New Roman" w:cs="Times New Roman"/>
          <w:iCs/>
          <w:sz w:val="24"/>
          <w:szCs w:val="24"/>
        </w:rPr>
        <w:fldChar w:fldCharType="begin">
          <w:fldData xml:space="preserve">PEVuZE5vdGU+PENpdGU+PEF1dGhvcj5PJmFwb3M7QnJpZW48L0F1dGhvcj48WWVhcj4yMDIwPC9Z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PEVuZE5vdGU+PENpdGU+PEF1dGhvcj5PJmFwb3M7QnJpZW48L0F1dGhvcj48WWVhcj4yMDIwPC9Z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[29, 33, 34]</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and others’ </w:t>
      </w:r>
      <w:r w:rsidRPr="000A61C9">
        <w:rPr>
          <w:rFonts w:ascii="Times New Roman" w:hAnsi="Times New Roman" w:cs="Times New Roman"/>
          <w:iCs/>
          <w:sz w:val="24"/>
          <w:szCs w:val="24"/>
        </w:rPr>
        <w:fldChar w:fldCharType="begin">
          <w:fldData xml:space="preserve">PEVuZE5vdGU+PENpdGU+PEF1dGhvcj5QYXJla2g8L0F1dGhvcj48WWVhcj4xOTk4PC9ZZWFyPjxS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PEVuZE5vdGU+PENpdGU+PEF1dGhvcj5QYXJla2g8L0F1dGhvcj48WWVhcj4xOTk4PC9ZZWFyPjxS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[35-37]</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prior investigations, a low-fat dietary intervention, either in the form of DR or combined DREX, fully reversed HFD-induced impairment in systemic metabolism. DREX did not </w:t>
      </w:r>
      <w:commentRangeStart w:id="218"/>
      <w:r w:rsidRPr="000A61C9">
        <w:rPr>
          <w:rFonts w:ascii="Times New Roman" w:hAnsi="Times New Roman" w:cs="Times New Roman"/>
          <w:iCs/>
          <w:sz w:val="24"/>
          <w:szCs w:val="24"/>
        </w:rPr>
        <w:t>reduce body weight relative to SD mice</w:t>
      </w:r>
      <w:commentRangeEnd w:id="218"/>
      <w:r w:rsidRPr="000A61C9">
        <w:rPr>
          <w:rStyle w:val="CommentReference"/>
          <w:rFonts w:ascii="Times New Roman" w:hAnsi="Times New Roman" w:cs="Times New Roman"/>
          <w:sz w:val="24"/>
          <w:szCs w:val="24"/>
        </w:rPr>
        <w:commentReference w:id="218"/>
      </w:r>
      <w:r w:rsidRPr="000A61C9">
        <w:rPr>
          <w:rFonts w:ascii="Times New Roman" w:hAnsi="Times New Roman" w:cs="Times New Roman"/>
          <w:iCs/>
          <w:sz w:val="24"/>
          <w:szCs w:val="24"/>
        </w:rPr>
        <w:t xml:space="preserve"> but further decreased fat mass and increased lean mass, although some studies have noted a minor added benefit of EX in addition to DR on weight </w:t>
      </w:r>
      <w:r w:rsidRPr="000A61C9">
        <w:rPr>
          <w:rFonts w:ascii="Times New Roman" w:hAnsi="Times New Roman" w:cs="Times New Roman"/>
          <w:iCs/>
          <w:sz w:val="24"/>
          <w:szCs w:val="24"/>
        </w:rPr>
        <w:fldChar w:fldCharType="begin">
          <w:fldData xml:space="preserve">PEVuZE5vdGU+PENpdGU+PEF1dGhvcj5SaW5uYW5rb3NraS1UdWlra2E8L0F1dGhvcj48WWVhcj4y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PEVuZE5vdGU+PENpdGU+PEF1dGhvcj5SaW5uYW5rb3NraS1UdWlra2E8L0F1dGhvcj48WWVhcj4y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[36]</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In contrast to dieting, EX intervention alone did not as effectively improve metabolism, as we previously observed with running wheel </w:t>
      </w:r>
      <w:r w:rsidRPr="000A61C9">
        <w:rPr>
          <w:rFonts w:ascii="Times New Roman" w:hAnsi="Times New Roman" w:cs="Times New Roman"/>
          <w:iCs/>
          <w:sz w:val="24"/>
          <w:szCs w:val="24"/>
        </w:rPr>
        <w:fldChar w:fldCharType="begin"/>
      </w:r>
      <w:r w:rsidR="00E2182D">
        <w:rPr>
          <w:rFonts w:ascii="Times New Roman" w:hAnsi="Times New Roman" w:cs="Times New Roman"/>
          <w:iCs/>
          <w:sz w:val="24"/>
          <w:szCs w:val="24"/>
        </w:rPr>
        <w:instrText xml:space="preserve"> ADDIN EN.CITE &lt;EndNote&gt;&lt;Cite&gt;&lt;Author&gt;Jaisil&lt;/Author&gt;&lt;RecNum&gt;0&lt;/RecNum&gt;&lt;IDText&gt;Dietary and exercise interventions improve cognition and alter hippocampal transcriptome in a metabolic syndrome mouse model, submitted, 2024.&lt;/IDText&gt;&lt;DisplayText&gt;[38]&lt;/DisplayText&gt;&lt;record&gt;&lt;titles&gt;&lt;title&gt;Dietary and exercise interventions improve cognition and alter hippocampal transcriptome in a metabolic syndrome mouse model, submitted, 2024.&lt;/title&gt;&lt;/titles&gt;&lt;contributors&gt;&lt;authors&gt;&lt;author&gt;Jaisil, Pongrat&lt;/author&gt;&lt;author&gt;Eid, Stephanie A.&lt;/author&gt;&lt;author&gt;Guo, Kai&lt;/author&gt;&lt;author&gt;Savelieff, Masha G.&lt;/author&gt;&lt;author&gt;Jang, Dae-Gyu&lt;/author&gt;&lt;author&gt;Pacut, Crystal&lt;/author&gt;&lt;author&gt;Hayes, John M.&lt;/author&gt;&lt;author&gt;Rigan, Diana M.&lt;/author&gt;&lt;author&gt;Carter, Andrew&lt;/author&gt;&lt;author&gt;Teener, Samuel J.&lt;/author&gt;&lt;author&gt;McQuown, Haley&lt;/author&gt;&lt;author&gt;Patterson, Adam&lt;/author&gt;&lt;author&gt;Hur, Junguk&lt;/author&gt;&lt;author&gt;Meyer, Jacob D.&lt;/author&gt;&lt;author&gt;Feldman, Eva L.&lt;/author&gt;&lt;/authors&gt;&lt;/contributors&gt;&lt;added-date format="utc"&gt;1731059001&lt;/added-date&gt;&lt;ref-type name="Generic"&gt;13&lt;/ref-type&gt;&lt;rec-number&gt;10629&lt;/rec-number&gt;&lt;last-updated-date format="utc"&gt;1744626602&lt;/last-updated-date&gt;&lt;/record&gt;&lt;/Cite&gt;&lt;/EndNote&gt;</w:instrText>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[38]</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and high-intensity interval training </w:t>
      </w:r>
      <w:r w:rsidRPr="000A61C9">
        <w:rPr>
          <w:rFonts w:ascii="Times New Roman" w:hAnsi="Times New Roman" w:cs="Times New Roman"/>
          <w:iCs/>
          <w:sz w:val="24"/>
          <w:szCs w:val="24"/>
        </w:rPr>
        <w:fldChar w:fldCharType="begin">
          <w:fldData xml:space="preserve">PEVuZE5vdGU+PENpdGU+PEF1dGhvcj5FaWQ8L0F1dGhvcj48WWVhcj4yMDI0PC9ZZWFyPjxSZWNO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PEVuZE5vdGU+PENpdGU+PEF1dGhvcj5FaWQ8L0F1dGhvcj48WWVhcj4yMDI0PC9ZZWFyPjxSZWNO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[39]</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and also generally aligned with literature </w:t>
      </w:r>
      <w:r w:rsidRPr="000A61C9">
        <w:rPr>
          <w:rFonts w:ascii="Times New Roman" w:hAnsi="Times New Roman" w:cs="Times New Roman"/>
          <w:iCs/>
          <w:sz w:val="24"/>
          <w:szCs w:val="24"/>
        </w:rPr>
        <w:fldChar w:fldCharType="begin">
          <w:fldData xml:space="preserve">PEVuZE5vdGU+PENpdGU+PEF1dGhvcj5SaW5uYW5rb3NraS1UdWlra2E8L0F1dGhvcj48WWVhcj4y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PEVuZE5vdGU+PENpdGU+PEF1dGhvcj5SaW5uYW5rb3NraS1UdWlra2E8L0F1dGhvcj48WWVhcj4y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[36, 37]</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with moderate and variable effects on weight, glucose, and insulin levels. This may arise f</w:t>
      </w:r>
      <w:commentRangeStart w:id="219"/>
      <w:r w:rsidRPr="000A61C9">
        <w:rPr>
          <w:rFonts w:ascii="Times New Roman" w:hAnsi="Times New Roman" w:cs="Times New Roman"/>
          <w:iCs/>
          <w:sz w:val="24"/>
          <w:szCs w:val="24"/>
        </w:rPr>
        <w:t>rom the lower running time of EX mice, possibly because they remain relatively heavy versus DREX mi</w:t>
      </w:r>
      <w:commentRangeEnd w:id="219"/>
      <w:r w:rsidRPr="000A61C9">
        <w:rPr>
          <w:rStyle w:val="CommentReference"/>
          <w:rFonts w:ascii="Times New Roman" w:hAnsi="Times New Roman" w:cs="Times New Roman"/>
          <w:sz w:val="24"/>
          <w:szCs w:val="24"/>
        </w:rPr>
        <w:commentReference w:id="219"/>
      </w:r>
      <w:r w:rsidRPr="000A61C9">
        <w:rPr>
          <w:rFonts w:ascii="Times New Roman" w:hAnsi="Times New Roman" w:cs="Times New Roman"/>
          <w:iCs/>
          <w:sz w:val="24"/>
          <w:szCs w:val="24"/>
        </w:rPr>
        <w:t xml:space="preserve">ce. </w:t>
      </w:r>
    </w:p>
    <w:p w14:paraId="0C5DAFBD" w14:textId="7DEC676B" w:rsidR="002521F7" w:rsidRPr="000A61C9" w:rsidRDefault="002521F7" w:rsidP="000A61C9">
      <w:pPr>
        <w:spacing w:before="120" w:after="0" w:line="240" w:lineRule="auto"/>
        <w:ind w:firstLine="360"/>
        <w:rPr>
          <w:rFonts w:ascii="Times New Roman" w:hAnsi="Times New Roman" w:cs="Times New Roman"/>
          <w:iCs/>
          <w:sz w:val="24"/>
          <w:szCs w:val="24"/>
        </w:rPr>
      </w:pPr>
      <w:r w:rsidRPr="000A61C9">
        <w:rPr>
          <w:rFonts w:ascii="Times New Roman" w:hAnsi="Times New Roman" w:cs="Times New Roman"/>
          <w:iCs/>
          <w:sz w:val="24"/>
          <w:szCs w:val="24"/>
        </w:rPr>
        <w:t xml:space="preserve">Our findings in MetS mice are broadly aligned with human studies. EX generally only confers modest weight-loss benefits in humans </w:t>
      </w:r>
      <w:r w:rsidRPr="000A61C9">
        <w:rPr>
          <w:rFonts w:ascii="Times New Roman" w:hAnsi="Times New Roman" w:cs="Times New Roman"/>
          <w:iCs/>
          <w:sz w:val="24"/>
          <w:szCs w:val="24"/>
        </w:rPr>
        <w:fldChar w:fldCharType="begin">
          <w:fldData xml:space="preserve">PEVuZE5vdGU+PENpdGU+PEF1dGhvcj5Td2lmdDwvQXV0aG9yPjxZZWFyPjIwMTQ8L1llYXI+PFJl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=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PEVuZE5vdGU+PENpdGU+PEF1dGhvcj5Td2lmdDwvQXV0aG9yPjxZZWFyPjIwMTQ8L1llYXI+PFJl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=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[40]</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regardless, EX does impart improved cardiorespiratory fitness </w:t>
      </w:r>
      <w:r w:rsidRPr="000A61C9">
        <w:rPr>
          <w:rFonts w:ascii="Times New Roman" w:hAnsi="Times New Roman" w:cs="Times New Roman"/>
          <w:iCs/>
          <w:sz w:val="24"/>
          <w:szCs w:val="24"/>
        </w:rPr>
        <w:fldChar w:fldCharType="begin">
          <w:fldData xml:space="preserve">PEVuZE5vdGU+PENpdGU+PEF1dGhvcj5PcHBlcnQ8L0F1dGhvcj48WWVhcj4yMDIzPC9ZZWFyPjxS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PEVuZE5vdGU+PENpdGU+PEF1dGhvcj5PcHBlcnQ8L0F1dGhvcj48WWVhcj4yMDIzPC9ZZWFyPjxS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[41]</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independent of weight-loss </w:t>
      </w:r>
      <w:r w:rsidRPr="000A61C9">
        <w:rPr>
          <w:rFonts w:ascii="Times New Roman" w:hAnsi="Times New Roman" w:cs="Times New Roman"/>
          <w:iCs/>
          <w:sz w:val="24"/>
          <w:szCs w:val="24"/>
        </w:rPr>
        <w:fldChar w:fldCharType="begin">
          <w:fldData xml:space="preserve">PEVuZE5vdGU+PENpdGU+PEF1dGhvcj5CYWxkdWNjaTwvQXV0aG9yPjxZZWFyPjIwMTI8L1llYXI+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PEVuZE5vdGU+PENpdGU+PEF1dGhvcj5CYWxkdWNjaTwvQXV0aG9yPjxZZWFyPjIwMTI8L1llYXI+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[42]</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improved glucose homeostasis </w:t>
      </w:r>
      <w:r w:rsidRPr="000A61C9">
        <w:rPr>
          <w:rFonts w:ascii="Times New Roman" w:hAnsi="Times New Roman" w:cs="Times New Roman"/>
          <w:iCs/>
          <w:sz w:val="24"/>
          <w:szCs w:val="24"/>
        </w:rPr>
        <w:fldChar w:fldCharType="begin">
          <w:fldData xml:space="preserve">PEVuZE5vdGU+PENpdGU+PEF1dGhvcj5TbGVudHo8L0F1dGhvcj48WWVhcj4yMDE2PC9ZZWFyPjxS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=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PEVuZE5vdGU+PENpdGU+PEF1dGhvcj5TbGVudHo8L0F1dGhvcj48WWVhcj4yMDE2PC9ZZWFyPjxS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=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[43]</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lower visceral adiposity </w:t>
      </w:r>
      <w:r w:rsidRPr="000A61C9">
        <w:rPr>
          <w:rFonts w:ascii="Times New Roman" w:hAnsi="Times New Roman" w:cs="Times New Roman"/>
          <w:iCs/>
          <w:sz w:val="24"/>
          <w:szCs w:val="24"/>
        </w:rPr>
        <w:fldChar w:fldCharType="begin">
          <w:fldData xml:space="preserve">PEVuZE5vdGU+PENpdGU+PEF1dGhvcj5WZXJoZWdnZW48L0F1dGhvcj48WWVhcj4yMDE2PC9ZZWFy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PEVuZE5vdGU+PENpdGU+PEF1dGhvcj5WZXJoZWdnZW48L0F1dGhvcj48WWVhcj4yMDE2PC9ZZWFy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[44]</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higher lean mass </w:t>
      </w:r>
      <w:r w:rsidRPr="000A61C9">
        <w:rPr>
          <w:rFonts w:ascii="Times New Roman" w:hAnsi="Times New Roman" w:cs="Times New Roman"/>
          <w:iCs/>
          <w:sz w:val="24"/>
          <w:szCs w:val="24"/>
        </w:rPr>
        <w:fldChar w:fldCharType="begin">
          <w:fldData xml:space="preserve">PEVuZE5vdGU+PENpdGU+PEF1dGhvcj5MaTwvQXV0aG9yPjxZZWFyPjIwMjQ8L1llYXI+PFJlY051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=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PEVuZE5vdGU+PENpdGU+PEF1dGhvcj5MaTwvQXV0aG9yPjxZZWFyPjIwMjQ8L1llYXI+PFJlY051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=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[45]</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and pleiotropic further gains </w:t>
      </w:r>
      <w:r w:rsidRPr="000A61C9">
        <w:rPr>
          <w:rFonts w:ascii="Times New Roman" w:hAnsi="Times New Roman" w:cs="Times New Roman"/>
          <w:iCs/>
          <w:sz w:val="24"/>
          <w:szCs w:val="24"/>
        </w:rPr>
        <w:fldChar w:fldCharType="begin">
          <w:fldData xml:space="preserve">PEVuZE5vdGU+PENpdGU+PEF1dGhvcj5Jc2F0aDwvQXV0aG9yPjxZZWFyPjIwMjM8L1llYXI+PFJl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PEVuZE5vdGU+PENpdGU+PEF1dGhvcj5Jc2F0aDwvQXV0aG9yPjxZZWFyPjIwMjM8L1llYXI+PFJl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[46, 47]</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and should still be recommended to and adopted by MetS patients. In comparing low-calorie and presumably low-fat dietary interventions to EX, meta-analysis suggests greater effects of dieting on weight, as we observed herein, but a greater impact of EX on visceral adipose fat </w:t>
      </w:r>
      <w:r w:rsidRPr="000A61C9">
        <w:rPr>
          <w:rFonts w:ascii="Times New Roman" w:hAnsi="Times New Roman" w:cs="Times New Roman"/>
          <w:iCs/>
          <w:sz w:val="24"/>
          <w:szCs w:val="24"/>
        </w:rPr>
        <w:fldChar w:fldCharType="begin">
          <w:fldData xml:space="preserve">PEVuZE5vdGU+PENpdGU+PEF1dGhvcj5WZXJoZWdnZW48L0F1dGhvcj48WWVhcj4yMDE2PC9ZZWFy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PEVuZE5vdGU+PENpdGU+PEF1dGhvcj5WZXJoZWdnZW48L0F1dGhvcj48WWVhcj4yMDE2PC9ZZWFy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[44]</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In a clinical intervention study, 2 days per week of energy restriction by formula diet outperformed 2 days per week of HIIT and resistance training for weight loss and HbA1c, although, as with the meta-analysis, EX improved lean and fat mass </w:t>
      </w:r>
      <w:r w:rsidRPr="000A61C9">
        <w:rPr>
          <w:rFonts w:ascii="Times New Roman" w:hAnsi="Times New Roman" w:cs="Times New Roman"/>
          <w:iCs/>
          <w:sz w:val="24"/>
          <w:szCs w:val="24"/>
        </w:rPr>
        <w:fldChar w:fldCharType="begin">
          <w:fldData xml:space="preserve">PEVuZE5vdGU+PENpdGU+PEF1dGhvcj5MaTwvQXV0aG9yPjxZZWFyPjIwMjQ8L1llYXI+PFJlY051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=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PEVuZE5vdGU+PENpdGU+PEF1dGhvcj5MaTwvQXV0aG9yPjxZZWFyPjIwMjQ8L1llYXI+PFJlY051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=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[45]</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With regards to DREX vs EX, in the Studies of a Targeted Risk Reduction Interventions through Defined Exercise in Pre-Diabetes (STRRIDE-PD) clinical trial, combined energy-restricted diet and moderate EX was more efficacious in improving MetS metrics than a variety of EX interventions alone of varying intensity </w:t>
      </w:r>
      <w:r w:rsidRPr="000A61C9">
        <w:rPr>
          <w:rFonts w:ascii="Times New Roman" w:hAnsi="Times New Roman" w:cs="Times New Roman"/>
          <w:iCs/>
          <w:sz w:val="24"/>
          <w:szCs w:val="24"/>
        </w:rPr>
        <w:fldChar w:fldCharType="begin">
          <w:fldData xml:space="preserve">PEVuZE5vdGU+PENpdGU+PEF1dGhvcj5CZW5uZXR0PC9BdXRob3I+PFllYXI+MjAyMzwvWWVhcj48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PEVuZE5vdGU+PENpdGU+PEF1dGhvcj5CZW5uZXR0PC9BdXRob3I+PFllYXI+MjAyMzwvWWVhcj48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[48]</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This mirrors most studies demonstrating a comparatively moderate effect of EX versus low-fat or low-calorie diets. </w:t>
      </w:r>
    </w:p>
    <w:p w14:paraId="012B9A0A" w14:textId="6985B33D" w:rsidR="002521F7" w:rsidRPr="000A61C9" w:rsidRDefault="002521F7" w:rsidP="000A61C9">
      <w:pPr>
        <w:spacing w:before="120" w:after="0" w:line="240" w:lineRule="auto"/>
        <w:ind w:firstLine="360"/>
        <w:rPr>
          <w:rFonts w:ascii="Times New Roman" w:hAnsi="Times New Roman" w:cs="Times New Roman"/>
          <w:iCs/>
          <w:sz w:val="24"/>
          <w:szCs w:val="24"/>
        </w:rPr>
      </w:pPr>
      <w:r w:rsidRPr="000A61C9">
        <w:rPr>
          <w:rFonts w:ascii="Times New Roman" w:hAnsi="Times New Roman" w:cs="Times New Roman"/>
          <w:iCs/>
          <w:sz w:val="24"/>
          <w:szCs w:val="24"/>
        </w:rPr>
        <w:t xml:space="preserve">Lastly, in contrasting DR to DREX, meta-analysis demonstrated that incorporating EX with weight-loss promoting dieting significantly ameliorated glucose and insulin levels, insulin sensitivity, triglycerides, high-density lipoprotein cholesterol, and both systolic and diastolic </w:t>
      </w:r>
      <w:r w:rsidRPr="000A61C9">
        <w:rPr>
          <w:rFonts w:ascii="Times New Roman" w:hAnsi="Times New Roman" w:cs="Times New Roman"/>
          <w:iCs/>
          <w:sz w:val="24"/>
          <w:szCs w:val="24"/>
        </w:rPr>
        <w:lastRenderedPageBreak/>
        <w:t xml:space="preserve">blood pressure versus dieting alone </w:t>
      </w:r>
      <w:r w:rsidRPr="000A61C9">
        <w:rPr>
          <w:rFonts w:ascii="Times New Roman" w:hAnsi="Times New Roman" w:cs="Times New Roman"/>
          <w:iCs/>
          <w:sz w:val="24"/>
          <w:szCs w:val="24"/>
        </w:rPr>
        <w:fldChar w:fldCharType="begin">
          <w:fldData xml:space="preserve">PEVuZE5vdGU+PENpdGU+PEF1dGhvcj5Tb2x0YW5pPC9BdXRob3I+PFllYXI+MjAyNTwvWWVhcj48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PEVuZE5vdGU+PENpdGU+PEF1dGhvcj5Tb2x0YW5pPC9BdXRob3I+PFllYXI+MjAyNTwvWWVhcj48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[49]</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This diverges from our findings in mice, likely because DR so effectively reverses HFD-induced MetS that it masks any potential </w:t>
      </w:r>
      <w:proofErr w:type="gramStart"/>
      <w:r w:rsidRPr="000A61C9">
        <w:rPr>
          <w:rFonts w:ascii="Times New Roman" w:hAnsi="Times New Roman" w:cs="Times New Roman"/>
          <w:iCs/>
          <w:sz w:val="24"/>
          <w:szCs w:val="24"/>
        </w:rPr>
        <w:t>additionally</w:t>
      </w:r>
      <w:proofErr w:type="gramEnd"/>
      <w:r w:rsidRPr="000A61C9">
        <w:rPr>
          <w:rFonts w:ascii="Times New Roman" w:hAnsi="Times New Roman" w:cs="Times New Roman"/>
          <w:iCs/>
          <w:sz w:val="24"/>
          <w:szCs w:val="24"/>
        </w:rPr>
        <w:t xml:space="preserve"> benefits from EX in the DREX group. Differences between rodent and human studies may arise from many factors; human diets vary substantially compared to standardized chow formulations in rodents, which may affect findings. Humans undergoing an “EX-only” regimen may unintentionally adopt healthier eating habits </w:t>
      </w:r>
      <w:r w:rsidRPr="000A61C9">
        <w:rPr>
          <w:rFonts w:ascii="Times New Roman" w:hAnsi="Times New Roman" w:cs="Times New Roman"/>
          <w:iCs/>
          <w:sz w:val="24"/>
          <w:szCs w:val="24"/>
        </w:rPr>
        <w:fldChar w:fldCharType="begin">
          <w:fldData xml:space="preserve">PEVuZE5vdGU+PENpdGU+PEF1dGhvcj5CZWF1bGlldTwvQXV0aG9yPjxZZWFyPjIwMjA8L1llYXI+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PEVuZE5vdGU+PENpdGU+PEF1dGhvcj5CZWF1bGlldTwvQXV0aG9yPjxZZWFyPjIwMjA8L1llYXI+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[50]</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or experience satiety-promoting effects of EX </w:t>
      </w:r>
      <w:r w:rsidRPr="000A61C9">
        <w:rPr>
          <w:rFonts w:ascii="Times New Roman" w:hAnsi="Times New Roman" w:cs="Times New Roman"/>
          <w:iCs/>
          <w:sz w:val="24"/>
          <w:szCs w:val="24"/>
        </w:rPr>
        <w:fldChar w:fldCharType="begin"/>
      </w:r>
      <w:r w:rsidR="00E2182D">
        <w:rPr>
          <w:rFonts w:ascii="Times New Roman" w:hAnsi="Times New Roman" w:cs="Times New Roman"/>
          <w:iCs/>
          <w:sz w:val="24"/>
          <w:szCs w:val="24"/>
        </w:rPr>
        <w:instrText xml:space="preserve"> ADDIN EN.CITE &lt;EndNote&gt;&lt;Cite&gt;&lt;Author&gt;Hubner&lt;/Author&gt;&lt;Year&gt;2021&lt;/Year&gt;&lt;RecNum&gt;0&lt;/RecNum&gt;&lt;IDText&gt;The Effects of Exercise on Appetite in Older Adults: A Systematic Review and Meta-Analysis&lt;/IDText&gt;&lt;DisplayText&gt;[51]&lt;/DisplayText&gt;&lt;record&gt;&lt;keywords&gt;&lt;keyword&gt;aging&lt;/keyword&gt;&lt;keyword&gt;appetite&lt;/keyword&gt;&lt;keyword&gt;exercise&lt;/keyword&gt;&lt;keyword&gt;leptin&lt;/keyword&gt;&lt;keyword&gt;satiety&lt;/keyword&gt;&lt;/keywords&gt;&lt;isbn&gt;2296-861X (Print)&amp;#xD;2296-861x&lt;/isbn&gt;&lt;custom2&gt;PMC8638160&lt;/custom2&gt;&lt;custom1&gt;The authors declare that the research was conducted in the absence of any commercial or financial relationships that could be construed as a potential conflict of interest.&lt;/custom1&gt;&lt;titles&gt;&lt;title&gt;The Effects of Exercise on Appetite in Older Adults: A Systematic Review and Meta-Analysis&lt;/title&gt;&lt;secondary-title&gt;Front Nutr&lt;/secondary-title&gt;&lt;/titles&gt;&lt;pages&gt;734267&lt;/pages&gt;&lt;contributors&gt;&lt;authors&gt;&lt;author&gt;Hubner, S.&lt;/author&gt;&lt;author&gt;Boron, J. B.&lt;/author&gt;&lt;author&gt;Koehler, K.&lt;/author&gt;&lt;/authors&gt;&lt;/contributors&gt;&lt;edition&gt;20211118&lt;/edition&gt;&lt;language&gt;eng&lt;/language&gt;&lt;added-date format="utc"&gt;1758526440&lt;/added-date&gt;&lt;ref-type name="Journal Article"&gt;17&lt;/ref-type&gt;&lt;auth-address&gt;Department of Gerontology, University of Nebraska Omaha, Omaha, NE, United States.&amp;#xD;Department of Sport and Health Science, Technical University of Munich, Munich, Germany.&lt;/auth-address&gt;&lt;dates&gt;&lt;year&gt;2021&lt;/year&gt;&lt;/dates&gt;&lt;remote-database-provider&gt;NLM&lt;/remote-database-provider&gt;&lt;rec-number&gt;11434&lt;/rec-number&gt;&lt;last-updated-date format="utc"&gt;1758526440&lt;/last-updated-date&gt;&lt;accession-num&gt;34869516&lt;/accession-num&gt;&lt;electronic-resource-num&gt;10.3389/fnut.2021.734267&lt;/electronic-resource-num&gt;&lt;volume&gt;8&lt;/volume&gt;&lt;/record&gt;&lt;/Cite&gt;&lt;/EndNote&gt;</w:instrText>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[51]</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confounding results. Nevertheless, although dieting should be most strongly advised to individuals with obesity and/or prediabetes, EX should also be encouraged. </w:t>
      </w:r>
    </w:p>
    <w:p w14:paraId="00C123D7" w14:textId="01572912" w:rsidR="002521F7" w:rsidRPr="000A61C9" w:rsidRDefault="002521F7" w:rsidP="000A61C9">
      <w:pPr>
        <w:spacing w:before="120" w:after="0" w:line="240" w:lineRule="auto"/>
        <w:ind w:firstLine="360"/>
        <w:rPr>
          <w:rFonts w:ascii="Times New Roman" w:hAnsi="Times New Roman" w:cs="Times New Roman"/>
          <w:iCs/>
          <w:sz w:val="24"/>
          <w:szCs w:val="24"/>
        </w:rPr>
      </w:pPr>
      <w:r w:rsidRPr="000A61C9">
        <w:rPr>
          <w:rFonts w:ascii="Times New Roman" w:hAnsi="Times New Roman" w:cs="Times New Roman"/>
          <w:iCs/>
          <w:sz w:val="24"/>
          <w:szCs w:val="24"/>
        </w:rPr>
        <w:t xml:space="preserve">Next, following metabolic phenotyping, we examined the impact of the interventions on neuropathy phenotypes. As expected in mice, HFD induced small and large fiber PN </w:t>
      </w:r>
      <w:r w:rsidRPr="000A61C9">
        <w:rPr>
          <w:rFonts w:ascii="Times New Roman" w:hAnsi="Times New Roman" w:cs="Times New Roman"/>
          <w:iCs/>
          <w:sz w:val="24"/>
          <w:szCs w:val="24"/>
        </w:rPr>
        <w:fldChar w:fldCharType="begin">
          <w:fldData xml:space="preserve">PEVuZE5vdGU+PENpdGU+PEF1dGhvcj5IaW5kZXI8L0F1dGhvcj48WWVhcj4yMDE3PC9ZZWFyPjxS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PEVuZE5vdGU+PENpdGU+PEF1dGhvcj5IaW5kZXI8L0F1dGhvcj48WWVhcj4yMDE3PC9ZZWFyPjxS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[29, 32, 34, 52, 53]</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which we </w:t>
      </w:r>
      <w:r w:rsidRPr="000A61C9">
        <w:rPr>
          <w:rFonts w:ascii="Times New Roman" w:hAnsi="Times New Roman" w:cs="Times New Roman"/>
          <w:iCs/>
          <w:sz w:val="24"/>
          <w:szCs w:val="24"/>
        </w:rPr>
        <w:fldChar w:fldCharType="begin">
          <w:fldData xml:space="preserve">PEVuZE5vdGU+PENpdGU+PEF1dGhvcj5IaW5kZXI8L0F1dGhvcj48WWVhcj4yMDE3PC9ZZWFyPjxS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PEVuZE5vdGU+PENpdGU+PEF1dGhvcj5IaW5kZXI8L0F1dGhvcj48WWVhcj4yMDE3PC9ZZWFyPjxS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[29, 34]</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and oth</w:t>
      </w:r>
      <w:commentRangeStart w:id="220"/>
      <w:r w:rsidRPr="000A61C9">
        <w:rPr>
          <w:rFonts w:ascii="Times New Roman" w:hAnsi="Times New Roman" w:cs="Times New Roman"/>
          <w:iCs/>
          <w:sz w:val="24"/>
          <w:szCs w:val="24"/>
        </w:rPr>
        <w:t>er</w:t>
      </w:r>
      <w:commentRangeEnd w:id="220"/>
      <w:r w:rsidRPr="000A61C9">
        <w:rPr>
          <w:rStyle w:val="CommentReference"/>
          <w:rFonts w:ascii="Times New Roman" w:hAnsi="Times New Roman" w:cs="Times New Roman"/>
          <w:sz w:val="24"/>
          <w:szCs w:val="24"/>
        </w:rPr>
        <w:commentReference w:id="220"/>
      </w:r>
      <w:r w:rsidRPr="000A61C9">
        <w:rPr>
          <w:rFonts w:ascii="Times New Roman" w:hAnsi="Times New Roman" w:cs="Times New Roman"/>
          <w:iCs/>
          <w:sz w:val="24"/>
          <w:szCs w:val="24"/>
        </w:rPr>
        <w:t xml:space="preserve">s </w:t>
      </w:r>
      <w:r w:rsidRPr="000A61C9">
        <w:rPr>
          <w:rFonts w:ascii="Times New Roman" w:hAnsi="Times New Roman" w:cs="Times New Roman"/>
          <w:iCs/>
          <w:sz w:val="24"/>
          <w:szCs w:val="24"/>
        </w:rPr>
        <w:fldChar w:fldCharType="begin">
          <w:fldData xml:space="preserve">PEVuZE5vdGU+PENpdGU+PEF1dGhvcj5PYnJvc292YTwvQXV0aG9yPjxZZWFyPjIwMDc8L1llYXI+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PEVuZE5vdGU+PENpdGU+PEF1dGhvcj5PYnJvc292YTwvQXV0aG9yPjxZZWFyPjIwMDc8L1llYXI+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[53]</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previously reported DR reverses. Interestingly, EX rescued sensory NCV and partially salvaged motor NCV with reversal of mechanical and thermal sensitivity although it did not improve IENFD, also per our prior report (</w:t>
      </w:r>
      <w:r w:rsidRPr="000A61C9">
        <w:rPr>
          <w:rFonts w:ascii="Times New Roman" w:hAnsi="Times New Roman" w:cs="Times New Roman"/>
          <w:iCs/>
          <w:sz w:val="24"/>
          <w:szCs w:val="24"/>
          <w:highlight w:val="yellow"/>
        </w:rPr>
        <w:t>CITE PNS keto</w:t>
      </w:r>
      <w:r w:rsidRPr="000A61C9">
        <w:rPr>
          <w:rFonts w:ascii="Times New Roman" w:hAnsi="Times New Roman" w:cs="Times New Roman"/>
          <w:iCs/>
          <w:sz w:val="24"/>
          <w:szCs w:val="24"/>
        </w:rPr>
        <w:t xml:space="preserve">). In a similar experimental running wheel paradigm, HFD mice on EX also experienced loss of IENFD compared to both sedentary SD and HFD counterparts </w:t>
      </w:r>
      <w:r w:rsidRPr="000A61C9">
        <w:rPr>
          <w:rFonts w:ascii="Times New Roman" w:hAnsi="Times New Roman" w:cs="Times New Roman"/>
          <w:iCs/>
          <w:sz w:val="24"/>
          <w:szCs w:val="24"/>
        </w:rPr>
        <w:fldChar w:fldCharType="begin">
          <w:fldData xml:space="preserve">PEVuZE5vdGU+PENpdGU+PEF1dGhvcj5Db29wZXI8L0F1dGhvcj48WWVhcj4yMDE4PC9ZZWFyPjxS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PEVuZE5vdGU+PENpdGU+PEF1dGhvcj5Db29wZXI8L0F1dGhvcj48WWVhcj4yMDE4PC9ZZWFyPjxS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[54]</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We posit that repeated low-impact to the footpad from running may induce microtrauma, nerve compression, or localized inflammation, potentially affecting small fibers. In a small study of participants in India, individuals that lived barefoot were more likely to experience loss of sensation to a 10 g monofilament versus individuals wearing footwear </w:t>
      </w:r>
      <w:r w:rsidRPr="000A61C9">
        <w:rPr>
          <w:rFonts w:ascii="Times New Roman" w:hAnsi="Times New Roman" w:cs="Times New Roman"/>
          <w:iCs/>
          <w:sz w:val="24"/>
          <w:szCs w:val="24"/>
        </w:rPr>
        <w:fldChar w:fldCharType="begin"/>
      </w:r>
      <w:r w:rsidR="00E2182D">
        <w:rPr>
          <w:rFonts w:ascii="Times New Roman" w:hAnsi="Times New Roman" w:cs="Times New Roman"/>
          <w:iCs/>
          <w:sz w:val="24"/>
          <w:szCs w:val="24"/>
        </w:rPr>
        <w:instrText xml:space="preserve"> ADDIN EN.CITE &lt;EndNote&gt;&lt;Cite&gt;&lt;Author&gt;Hazari&lt;/Author&gt;&lt;Year&gt;2024&lt;/Year&gt;&lt;RecNum&gt;0&lt;/RecNum&gt;&lt;IDText&gt;The accuracy of 10 g monofilament use for clinical screening of diabetes peripheral neuropathy among Indian population&lt;/IDText&gt;&lt;DisplayText&gt;[55]&lt;/DisplayText&gt;&lt;record&gt;&lt;keywords&gt;&lt;keyword&gt;Humans&lt;/keyword&gt;&lt;keyword&gt;*Diabetic Neuropathies&lt;/keyword&gt;&lt;keyword&gt;Sensation&lt;/keyword&gt;&lt;keyword&gt;ROC Curve&lt;/keyword&gt;&lt;keyword&gt;Asian People&lt;/keyword&gt;&lt;keyword&gt;India&lt;/keyword&gt;&lt;keyword&gt;*Diabetes Mellitus, Type 2/diagnosis/epidemiology&lt;/keyword&gt;&lt;/keywords&gt;&lt;isbn&gt;1932-6203&lt;/isbn&gt;&lt;custom2&gt;PMC10890773&lt;/custom2&gt;&lt;custom1&gt;The authors have declared that no competing interests exist.&lt;/custom1&gt;&lt;titles&gt;&lt;title&gt;The accuracy of 10 g monofilament use for clinical screening of diabetes peripheral neuropathy among Indian population&lt;/title&gt;&lt;secondary-title&gt;PLoS One&lt;/secondary-title&gt;&lt;/titles&gt;&lt;pages&gt;e0297110&lt;/pages&gt;&lt;number&gt;2&lt;/number&gt;&lt;contributors&gt;&lt;authors&gt;&lt;author&gt;Hazari, A.&lt;/author&gt;&lt;author&gt;Mishra, V.&lt;/author&gt;&lt;author&gt;Kumar, P.&lt;/author&gt;&lt;author&gt;Maiya, A.&lt;/author&gt;&lt;/authors&gt;&lt;/contributors&gt;&lt;edition&gt;20240223&lt;/edition&gt;&lt;language&gt;eng&lt;/language&gt;&lt;added-date format="utc"&gt;1758113912&lt;/added-date&gt;&lt;ref-type name="Journal Article"&gt;17&lt;/ref-type&gt;&lt;auth-address&gt;Gulf Medical University, Ajman, United Arab Emirates.&amp;#xD;Manipal Academy of Higher Education, Manipal, Karnataka, India.&lt;/auth-address&gt;&lt;dates&gt;&lt;year&gt;2024&lt;/year&gt;&lt;/dates&gt;&lt;remote-database-provider&gt;NLM&lt;/remote-database-provider&gt;&lt;rec-number&gt;11427&lt;/rec-number&gt;&lt;last-updated-date format="utc"&gt;1758113912&lt;/last-updated-date&gt;&lt;accession-num&gt;38394307&lt;/accession-num&gt;&lt;electronic-resource-num&gt;10.1371/journal.pone.0297110&lt;/electronic-resource-num&gt;&lt;volume&gt;19&lt;/volume&gt;&lt;/record&gt;&lt;/Cite&gt;&lt;/EndNote&gt;</w:instrText>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[55]</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which authors attributed to protection of the foot from shoes. It is also feasible that PN may comprise the plantar fat-pad </w:t>
      </w:r>
      <w:r w:rsidRPr="000A61C9">
        <w:rPr>
          <w:rFonts w:ascii="Times New Roman" w:hAnsi="Times New Roman" w:cs="Times New Roman"/>
          <w:iCs/>
          <w:sz w:val="24"/>
          <w:szCs w:val="24"/>
        </w:rPr>
        <w:fldChar w:fldCharType="begin">
          <w:fldData xml:space="preserve">PEVuZE5vdGU+PENpdGU+PEF1dGhvcj5CdXM8L0F1dGhvcj48WWVhcj4yMDA0PC9ZZWFyPjxSZWNO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PEVuZE5vdGU+PENpdGU+PEF1dGhvcj5CdXM8L0F1dGhvcj48WWVhcj4yMDA0PC9ZZWFyPjxSZWNO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[56]</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which EX, without </w:t>
      </w:r>
      <w:proofErr w:type="gramStart"/>
      <w:r w:rsidRPr="000A61C9">
        <w:rPr>
          <w:rFonts w:ascii="Times New Roman" w:hAnsi="Times New Roman" w:cs="Times New Roman"/>
          <w:iCs/>
          <w:sz w:val="24"/>
          <w:szCs w:val="24"/>
        </w:rPr>
        <w:t>protections</w:t>
      </w:r>
      <w:proofErr w:type="gramEnd"/>
      <w:r w:rsidRPr="000A61C9">
        <w:rPr>
          <w:rFonts w:ascii="Times New Roman" w:hAnsi="Times New Roman" w:cs="Times New Roman"/>
          <w:iCs/>
          <w:sz w:val="24"/>
          <w:szCs w:val="24"/>
        </w:rPr>
        <w:t xml:space="preserve"> to the foot, may further comprise. Finally, EX may ameliorate PN by reducing local inflammation since it improved mechanical and thermal sensitivity without changes to IENFD, suggesting potential modification through non-neuronal pathways </w:t>
      </w:r>
      <w:r w:rsidRPr="000A61C9">
        <w:rPr>
          <w:rFonts w:ascii="Times New Roman" w:hAnsi="Times New Roman" w:cs="Times New Roman"/>
          <w:iCs/>
          <w:sz w:val="24"/>
          <w:szCs w:val="24"/>
        </w:rPr>
        <w:fldChar w:fldCharType="begin">
          <w:fldData xml:space="preserve">PEVuZE5vdGU+PENpdGU+PEF1dGhvcj5FaWQ8L0F1dGhvcj48WWVhcj4yMDIzPC9ZZWFyPjxSZWNO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</w:fldData>
        </w:fldChar>
      </w:r>
      <w:r w:rsidR="00D65C90">
        <w:rPr>
          <w:rFonts w:ascii="Times New Roman" w:hAnsi="Times New Roman" w:cs="Times New Roman"/>
          <w:iCs/>
          <w:sz w:val="24"/>
          <w:szCs w:val="24"/>
        </w:rPr>
        <w:instrText xml:space="preserve"> ADDIN EN.CITE </w:instrText>
      </w:r>
      <w:r w:rsidR="00D65C90">
        <w:rPr>
          <w:rFonts w:ascii="Times New Roman" w:hAnsi="Times New Roman" w:cs="Times New Roman"/>
          <w:iCs/>
          <w:sz w:val="24"/>
          <w:szCs w:val="24"/>
        </w:rPr>
        <w:fldChar w:fldCharType="begin">
          <w:fldData xml:space="preserve">PEVuZE5vdGU+PENpdGU+PEF1dGhvcj5FaWQ8L0F1dGhvcj48WWVhcj4yMDIzPC9ZZWFyPjxSZWNO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</w:fldData>
        </w:fldChar>
      </w:r>
      <w:r w:rsidR="00D65C90">
        <w:rPr>
          <w:rFonts w:ascii="Times New Roman" w:hAnsi="Times New Roman" w:cs="Times New Roman"/>
          <w:iCs/>
          <w:sz w:val="24"/>
          <w:szCs w:val="24"/>
        </w:rPr>
        <w:instrText xml:space="preserve"> ADDIN EN.CITE.DATA </w:instrText>
      </w:r>
      <w:r w:rsidR="00D65C90">
        <w:rPr>
          <w:rFonts w:ascii="Times New Roman" w:hAnsi="Times New Roman" w:cs="Times New Roman"/>
          <w:iCs/>
          <w:sz w:val="24"/>
          <w:szCs w:val="24"/>
        </w:rPr>
      </w:r>
      <w:r w:rsidR="00D65C90">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D65C90">
        <w:rPr>
          <w:rFonts w:ascii="Times New Roman" w:hAnsi="Times New Roman" w:cs="Times New Roman"/>
          <w:iCs/>
          <w:noProof/>
          <w:sz w:val="24"/>
          <w:szCs w:val="24"/>
        </w:rPr>
        <w:t>[5]</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w:t>
      </w:r>
    </w:p>
    <w:p w14:paraId="0C88970C" w14:textId="692DAFF8" w:rsidR="002521F7" w:rsidRPr="000A61C9" w:rsidRDefault="002521F7" w:rsidP="000A61C9">
      <w:pPr>
        <w:spacing w:before="120" w:after="0" w:line="240" w:lineRule="auto"/>
        <w:ind w:firstLine="360"/>
        <w:rPr>
          <w:rFonts w:ascii="Times New Roman" w:hAnsi="Times New Roman" w:cs="Times New Roman"/>
          <w:iCs/>
          <w:sz w:val="24"/>
          <w:szCs w:val="24"/>
        </w:rPr>
      </w:pPr>
      <w:r w:rsidRPr="000A61C9">
        <w:rPr>
          <w:rFonts w:ascii="Times New Roman" w:hAnsi="Times New Roman" w:cs="Times New Roman"/>
          <w:iCs/>
          <w:sz w:val="24"/>
          <w:szCs w:val="24"/>
        </w:rPr>
        <w:t xml:space="preserve">To our </w:t>
      </w:r>
      <w:commentRangeStart w:id="221"/>
      <w:r w:rsidRPr="000A61C9">
        <w:rPr>
          <w:rFonts w:ascii="Times New Roman" w:hAnsi="Times New Roman" w:cs="Times New Roman"/>
          <w:iCs/>
          <w:sz w:val="24"/>
          <w:szCs w:val="24"/>
        </w:rPr>
        <w:t>knowledge</w:t>
      </w:r>
      <w:commentRangeEnd w:id="221"/>
      <w:r w:rsidRPr="000A61C9">
        <w:rPr>
          <w:rStyle w:val="CommentReference"/>
          <w:rFonts w:ascii="Times New Roman" w:hAnsi="Times New Roman" w:cs="Times New Roman"/>
          <w:sz w:val="24"/>
          <w:szCs w:val="24"/>
        </w:rPr>
        <w:commentReference w:id="221"/>
      </w:r>
      <w:r w:rsidRPr="000A61C9">
        <w:rPr>
          <w:rFonts w:ascii="Times New Roman" w:hAnsi="Times New Roman" w:cs="Times New Roman"/>
          <w:iCs/>
          <w:sz w:val="24"/>
          <w:szCs w:val="24"/>
        </w:rPr>
        <w:t xml:space="preserve">, no study in humans has compared all interventions side-by-side on MetS-induced PN; yet, the sparse but growing evidence indicates that, at least in patients with early metabolic dysfunction, such as obesity and/or prediabetes, or in T2D patients before the onset of PN, exercise </w:t>
      </w:r>
      <w:r w:rsidRPr="000A61C9">
        <w:rPr>
          <w:rFonts w:ascii="Times New Roman" w:hAnsi="Times New Roman" w:cs="Times New Roman"/>
          <w:iCs/>
          <w:sz w:val="24"/>
          <w:szCs w:val="24"/>
        </w:rPr>
        <w:fldChar w:fldCharType="begin">
          <w:fldData xml:space="preserve">PEVuZE5vdGU+PENpdGU+PEF1dGhvcj5CYWxkdWNjaTwvQXV0aG9yPjxZZWFyPjIwMDY8L1llYXI+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</w:fldData>
        </w:fldChar>
      </w:r>
      <w:r w:rsidR="00C17675">
        <w:rPr>
          <w:rFonts w:ascii="Times New Roman" w:hAnsi="Times New Roman" w:cs="Times New Roman"/>
          <w:iCs/>
          <w:sz w:val="24"/>
          <w:szCs w:val="24"/>
        </w:rPr>
        <w:instrText xml:space="preserve"> ADDIN EN.CITE </w:instrText>
      </w:r>
      <w:r w:rsidR="00C17675">
        <w:rPr>
          <w:rFonts w:ascii="Times New Roman" w:hAnsi="Times New Roman" w:cs="Times New Roman"/>
          <w:iCs/>
          <w:sz w:val="24"/>
          <w:szCs w:val="24"/>
        </w:rPr>
        <w:fldChar w:fldCharType="begin">
          <w:fldData xml:space="preserve">PEVuZE5vdGU+PENpdGU+PEF1dGhvcj5CYWxkdWNjaTwvQXV0aG9yPjxZZWFyPjIwMDY8L1llYXI+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</w:fldData>
        </w:fldChar>
      </w:r>
      <w:r w:rsidR="00C17675">
        <w:rPr>
          <w:rFonts w:ascii="Times New Roman" w:hAnsi="Times New Roman" w:cs="Times New Roman"/>
          <w:iCs/>
          <w:sz w:val="24"/>
          <w:szCs w:val="24"/>
        </w:rPr>
        <w:instrText xml:space="preserve"> ADDIN EN.CITE.DATA </w:instrText>
      </w:r>
      <w:r w:rsidR="00C17675">
        <w:rPr>
          <w:rFonts w:ascii="Times New Roman" w:hAnsi="Times New Roman" w:cs="Times New Roman"/>
          <w:iCs/>
          <w:sz w:val="24"/>
          <w:szCs w:val="24"/>
        </w:rPr>
      </w:r>
      <w:r w:rsidR="00C17675">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C17675">
        <w:rPr>
          <w:rFonts w:ascii="Times New Roman" w:hAnsi="Times New Roman" w:cs="Times New Roman"/>
          <w:iCs/>
          <w:noProof/>
          <w:sz w:val="24"/>
          <w:szCs w:val="24"/>
        </w:rPr>
        <w:t>[8, 11, 21, 22]</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and weight loss-promoting dieting </w:t>
      </w:r>
      <w:r w:rsidRPr="000A61C9">
        <w:rPr>
          <w:rFonts w:ascii="Times New Roman" w:hAnsi="Times New Roman" w:cs="Times New Roman"/>
          <w:iCs/>
          <w:sz w:val="24"/>
          <w:szCs w:val="24"/>
        </w:rPr>
        <w:fldChar w:fldCharType="begin">
          <w:fldData xml:space="preserve">PEVuZE5vdGU+PENpdGU+PEF1dGhvcj5DYWxsYWdoYW48L0F1dGhvcj48WWVhcj4yMDIxPC9ZZWFy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</w:fldData>
        </w:fldChar>
      </w:r>
      <w:r w:rsidR="00D65C90">
        <w:rPr>
          <w:rFonts w:ascii="Times New Roman" w:hAnsi="Times New Roman" w:cs="Times New Roman"/>
          <w:iCs/>
          <w:sz w:val="24"/>
          <w:szCs w:val="24"/>
        </w:rPr>
        <w:instrText xml:space="preserve"> ADDIN EN.CITE </w:instrText>
      </w:r>
      <w:r w:rsidR="00D65C90">
        <w:rPr>
          <w:rFonts w:ascii="Times New Roman" w:hAnsi="Times New Roman" w:cs="Times New Roman"/>
          <w:iCs/>
          <w:sz w:val="24"/>
          <w:szCs w:val="24"/>
        </w:rPr>
        <w:fldChar w:fldCharType="begin">
          <w:fldData xml:space="preserve">PEVuZE5vdGU+PENpdGU+PEF1dGhvcj5DYWxsYWdoYW48L0F1dGhvcj48WWVhcj4yMDIxPC9ZZWFy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</w:fldData>
        </w:fldChar>
      </w:r>
      <w:r w:rsidR="00D65C90">
        <w:rPr>
          <w:rFonts w:ascii="Times New Roman" w:hAnsi="Times New Roman" w:cs="Times New Roman"/>
          <w:iCs/>
          <w:sz w:val="24"/>
          <w:szCs w:val="24"/>
        </w:rPr>
        <w:instrText xml:space="preserve"> ADDIN EN.CITE.DATA </w:instrText>
      </w:r>
      <w:r w:rsidR="00D65C90">
        <w:rPr>
          <w:rFonts w:ascii="Times New Roman" w:hAnsi="Times New Roman" w:cs="Times New Roman"/>
          <w:iCs/>
          <w:sz w:val="24"/>
          <w:szCs w:val="24"/>
        </w:rPr>
      </w:r>
      <w:r w:rsidR="00D65C90">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D65C90">
        <w:rPr>
          <w:rFonts w:ascii="Times New Roman" w:hAnsi="Times New Roman" w:cs="Times New Roman"/>
          <w:iCs/>
          <w:noProof/>
          <w:sz w:val="24"/>
          <w:szCs w:val="24"/>
        </w:rPr>
        <w:t>[9]</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or bariatric surgery </w:t>
      </w:r>
      <w:r w:rsidRPr="000A61C9">
        <w:rPr>
          <w:rFonts w:ascii="Times New Roman" w:hAnsi="Times New Roman" w:cs="Times New Roman"/>
          <w:iCs/>
          <w:sz w:val="24"/>
          <w:szCs w:val="24"/>
        </w:rPr>
        <w:fldChar w:fldCharType="begin">
          <w:fldData xml:space="preserve">PEVuZE5vdGU+PENpdGU+PEF1dGhvcj5SZXlub2xkczwvQXV0aG9yPjxZZWFyPjIwMjM8L1llYXI+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PEVuZE5vdGU+PENpdGU+PEF1dGhvcj5SZXlub2xkczwvQXV0aG9yPjxZZWFyPjIwMjM8L1llYXI+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[57-59]</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at least stabilizes or may reverse PN, assessed by various metrics [see </w:t>
      </w:r>
      <w:r w:rsidRPr="000A61C9">
        <w:rPr>
          <w:rFonts w:ascii="Times New Roman" w:hAnsi="Times New Roman" w:cs="Times New Roman"/>
          <w:iCs/>
          <w:sz w:val="24"/>
          <w:szCs w:val="24"/>
        </w:rPr>
        <w:fldChar w:fldCharType="begin">
          <w:fldData xml:space="preserve">PEVuZE5vdGU+PENpdGU+PEF1dGhvcj5TYXZlbGllZmY8L0F1dGhvcj48WWVhcj4yMDI1PC9ZZWFy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</w:fldData>
        </w:fldChar>
      </w:r>
      <w:r w:rsidR="00A97651" w:rsidRPr="000A61C9">
        <w:rPr>
          <w:rFonts w:ascii="Times New Roman" w:hAnsi="Times New Roman" w:cs="Times New Roman"/>
          <w:iCs/>
          <w:sz w:val="24"/>
          <w:szCs w:val="24"/>
        </w:rPr>
        <w:instrText xml:space="preserve"> ADDIN EN.CITE </w:instrText>
      </w:r>
      <w:r w:rsidR="00A97651" w:rsidRPr="000A61C9">
        <w:rPr>
          <w:rFonts w:ascii="Times New Roman" w:hAnsi="Times New Roman" w:cs="Times New Roman"/>
          <w:iCs/>
          <w:sz w:val="24"/>
          <w:szCs w:val="24"/>
        </w:rPr>
        <w:fldChar w:fldCharType="begin">
          <w:fldData xml:space="preserve">PEVuZE5vdGU+PENpdGU+PEF1dGhvcj5TYXZlbGllZmY8L0F1dGhvcj48WWVhcj4yMDI1PC9ZZWFy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</w:fldData>
        </w:fldChar>
      </w:r>
      <w:r w:rsidR="00A97651" w:rsidRPr="000A61C9">
        <w:rPr>
          <w:rFonts w:ascii="Times New Roman" w:hAnsi="Times New Roman" w:cs="Times New Roman"/>
          <w:iCs/>
          <w:sz w:val="24"/>
          <w:szCs w:val="24"/>
        </w:rPr>
        <w:instrText xml:space="preserve"> ADDIN EN.CITE.DATA </w:instrText>
      </w:r>
      <w:r w:rsidR="00A97651" w:rsidRPr="000A61C9">
        <w:rPr>
          <w:rFonts w:ascii="Times New Roman" w:hAnsi="Times New Roman" w:cs="Times New Roman"/>
          <w:iCs/>
          <w:sz w:val="24"/>
          <w:szCs w:val="24"/>
        </w:rPr>
      </w:r>
      <w:r w:rsidR="00A97651"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A97651" w:rsidRPr="000A61C9">
        <w:rPr>
          <w:rFonts w:ascii="Times New Roman" w:hAnsi="Times New Roman" w:cs="Times New Roman"/>
          <w:iCs/>
          <w:noProof/>
          <w:sz w:val="24"/>
          <w:szCs w:val="24"/>
        </w:rPr>
        <w:t>[6]</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for a review]. Our findings herein may further advocate especially for diets to improve prediabetic PN. Given that the MetS and/or its components increase PN risk </w:t>
      </w:r>
      <w:r w:rsidRPr="000A61C9">
        <w:rPr>
          <w:rFonts w:ascii="Times New Roman" w:hAnsi="Times New Roman" w:cs="Times New Roman"/>
          <w:iCs/>
          <w:sz w:val="24"/>
          <w:szCs w:val="24"/>
        </w:rPr>
        <w:fldChar w:fldCharType="begin">
          <w:fldData xml:space="preserve">PEVuZE5vdGU+PENpdGU+PEF1dGhvcj5TYXZlbGllZmY8L0F1dGhvcj48WWVhcj4yMDI1PC9ZZWFy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</w:fldData>
        </w:fldChar>
      </w:r>
      <w:r w:rsidR="00A97651" w:rsidRPr="000A61C9">
        <w:rPr>
          <w:rFonts w:ascii="Times New Roman" w:hAnsi="Times New Roman" w:cs="Times New Roman"/>
          <w:iCs/>
          <w:sz w:val="24"/>
          <w:szCs w:val="24"/>
        </w:rPr>
        <w:instrText xml:space="preserve"> ADDIN EN.CITE </w:instrText>
      </w:r>
      <w:r w:rsidR="00A97651" w:rsidRPr="000A61C9">
        <w:rPr>
          <w:rFonts w:ascii="Times New Roman" w:hAnsi="Times New Roman" w:cs="Times New Roman"/>
          <w:iCs/>
          <w:sz w:val="24"/>
          <w:szCs w:val="24"/>
        </w:rPr>
        <w:fldChar w:fldCharType="begin">
          <w:fldData xml:space="preserve">PEVuZE5vdGU+PENpdGU+PEF1dGhvcj5TYXZlbGllZmY8L0F1dGhvcj48WWVhcj4yMDI1PC9ZZWFy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</w:fldData>
        </w:fldChar>
      </w:r>
      <w:r w:rsidR="00A97651" w:rsidRPr="000A61C9">
        <w:rPr>
          <w:rFonts w:ascii="Times New Roman" w:hAnsi="Times New Roman" w:cs="Times New Roman"/>
          <w:iCs/>
          <w:sz w:val="24"/>
          <w:szCs w:val="24"/>
        </w:rPr>
        <w:instrText xml:space="preserve"> ADDIN EN.CITE.DATA </w:instrText>
      </w:r>
      <w:r w:rsidR="00A97651" w:rsidRPr="000A61C9">
        <w:rPr>
          <w:rFonts w:ascii="Times New Roman" w:hAnsi="Times New Roman" w:cs="Times New Roman"/>
          <w:iCs/>
          <w:sz w:val="24"/>
          <w:szCs w:val="24"/>
        </w:rPr>
      </w:r>
      <w:r w:rsidR="00A97651"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A97651" w:rsidRPr="000A61C9">
        <w:rPr>
          <w:rFonts w:ascii="Times New Roman" w:hAnsi="Times New Roman" w:cs="Times New Roman"/>
          <w:iCs/>
          <w:noProof/>
          <w:sz w:val="24"/>
          <w:szCs w:val="24"/>
        </w:rPr>
        <w:t>[6]</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it is possible to postulate that improvement in systemic metabolism may in turn prevent or reverse PN; nevertheless, herein and in many other studies </w:t>
      </w:r>
      <w:r w:rsidRPr="000A61C9">
        <w:rPr>
          <w:rFonts w:ascii="Times New Roman" w:hAnsi="Times New Roman" w:cs="Times New Roman"/>
          <w:iCs/>
          <w:sz w:val="24"/>
          <w:szCs w:val="24"/>
        </w:rPr>
        <w:fldChar w:fldCharType="begin">
          <w:fldData xml:space="preserve">PEVuZE5vdGU+PENpdGU+PEF1dGhvcj5CYWxkdWNjaTwvQXV0aG9yPjxZZWFyPjIwMDY8L1llYXI+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</w:fldData>
        </w:fldChar>
      </w:r>
      <w:r w:rsidR="00C17675">
        <w:rPr>
          <w:rFonts w:ascii="Times New Roman" w:hAnsi="Times New Roman" w:cs="Times New Roman"/>
          <w:iCs/>
          <w:sz w:val="24"/>
          <w:szCs w:val="24"/>
        </w:rPr>
        <w:instrText xml:space="preserve"> ADDIN EN.CITE </w:instrText>
      </w:r>
      <w:r w:rsidR="00C17675">
        <w:rPr>
          <w:rFonts w:ascii="Times New Roman" w:hAnsi="Times New Roman" w:cs="Times New Roman"/>
          <w:iCs/>
          <w:sz w:val="24"/>
          <w:szCs w:val="24"/>
        </w:rPr>
        <w:fldChar w:fldCharType="begin">
          <w:fldData xml:space="preserve">PEVuZE5vdGU+PENpdGU+PEF1dGhvcj5CYWxkdWNjaTwvQXV0aG9yPjxZZWFyPjIwMDY8L1llYXI+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</w:fldData>
        </w:fldChar>
      </w:r>
      <w:r w:rsidR="00C17675">
        <w:rPr>
          <w:rFonts w:ascii="Times New Roman" w:hAnsi="Times New Roman" w:cs="Times New Roman"/>
          <w:iCs/>
          <w:sz w:val="24"/>
          <w:szCs w:val="24"/>
        </w:rPr>
        <w:instrText xml:space="preserve"> ADDIN EN.CITE.DATA </w:instrText>
      </w:r>
      <w:r w:rsidR="00C17675">
        <w:rPr>
          <w:rFonts w:ascii="Times New Roman" w:hAnsi="Times New Roman" w:cs="Times New Roman"/>
          <w:iCs/>
          <w:sz w:val="24"/>
          <w:szCs w:val="24"/>
        </w:rPr>
      </w:r>
      <w:r w:rsidR="00C17675">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C17675">
        <w:rPr>
          <w:rFonts w:ascii="Times New Roman" w:hAnsi="Times New Roman" w:cs="Times New Roman"/>
          <w:iCs/>
          <w:noProof/>
          <w:sz w:val="24"/>
          <w:szCs w:val="24"/>
        </w:rPr>
        <w:t>[8, 21]</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interventions, such as EX, improve PN without tandem substantial amelioration in weight or MetS reversal, implicating potential effects within the nerve milieu </w:t>
      </w:r>
      <w:r w:rsidRPr="000A61C9">
        <w:rPr>
          <w:rFonts w:ascii="Times New Roman" w:hAnsi="Times New Roman" w:cs="Times New Roman"/>
          <w:iCs/>
          <w:sz w:val="24"/>
          <w:szCs w:val="24"/>
        </w:rPr>
        <w:fldChar w:fldCharType="begin"/>
      </w:r>
      <w:r w:rsidR="00E2182D">
        <w:rPr>
          <w:rFonts w:ascii="Times New Roman" w:hAnsi="Times New Roman" w:cs="Times New Roman"/>
          <w:iCs/>
          <w:sz w:val="24"/>
          <w:szCs w:val="24"/>
        </w:rPr>
        <w:instrText xml:space="preserve"> ADDIN EN.CITE &lt;EndNote&gt;&lt;Cite&gt;&lt;Author&gt;Enders&lt;/Author&gt;&lt;Year&gt;2023&lt;/Year&gt;&lt;RecNum&gt;0&lt;/RecNum&gt;&lt;IDText&gt;Emerging Nonpharmacologic Interventions to Treat Diabetic Peripheral Neuropathy&lt;/IDText&gt;&lt;DisplayText&gt;[60]&lt;/DisplayText&gt;&lt;record&gt;&lt;dates&gt;&lt;pub-dates&gt;&lt;date&gt;May&lt;/date&gt;&lt;/pub-dates&gt;&lt;year&gt;2023&lt;/year&gt;&lt;/dates&gt;&lt;keywords&gt;&lt;keyword&gt;Humans&lt;/keyword&gt;&lt;keyword&gt;*Diabetes Mellitus, Type 2/complications/therapy&lt;/keyword&gt;&lt;keyword&gt;*Diabetic Neuropathies/therapy/complications&lt;/keyword&gt;&lt;keyword&gt;*Metabolic Syndrome&lt;/keyword&gt;&lt;keyword&gt;Signal Transduction&lt;/keyword&gt;&lt;keyword&gt;Pain&lt;/keyword&gt;&lt;keyword&gt;diet&lt;/keyword&gt;&lt;keyword&gt;exercise&lt;/keyword&gt;&lt;keyword&gt;ketones&lt;/keyword&gt;&lt;keyword&gt;neuropathy&lt;/keyword&gt;&lt;keyword&gt;pain&lt;/keyword&gt;&lt;keyword&gt;peripheral nerve&lt;/keyword&gt;&lt;/keywords&gt;&lt;isbn&gt;1523-0864 (Print)&amp;#xD;1523-0864&lt;/isbn&gt;&lt;custom2&gt;PMC10402707&lt;/custom2&gt;&lt;custom1&gt;No competing financial interests exist.&lt;/custom1&gt;&lt;titles&gt;&lt;title&gt;Emerging Nonpharmacologic Interventions to Treat Diabetic Peripheral Neuropathy&lt;/title&gt;&lt;secondary-title&gt;Antioxid Redox Signal&lt;/secondary-title&gt;&lt;/titles&gt;&lt;pages&gt;989-1000&lt;/pages&gt;&lt;number&gt;13-15&lt;/number&gt;&lt;contributors&gt;&lt;authors&gt;&lt;author&gt;Enders, J.&lt;/author&gt;&lt;author&gt;Elliott, D.&lt;/author&gt;&lt;author&gt;Wright, D. E.&lt;/author&gt;&lt;/authors&gt;&lt;/contributors&gt;&lt;edition&gt;20230207&lt;/edition&gt;&lt;language&gt;eng&lt;/language&gt;&lt;added-date format="utc"&gt;1700488757&lt;/added-date&gt;&lt;ref-type name="Journal Article"&gt;17&lt;/ref-type&gt;&lt;auth-address&gt;Department of Anesthesiology, University of Kansas Medical Center, Kansas City, Kansas, USA.&lt;/auth-address&gt;&lt;remote-database-provider&gt;NLM&lt;/remote-database-provider&gt;&lt;rec-number&gt;9424&lt;/rec-number&gt;&lt;last-updated-date format="utc"&gt;1700488757&lt;/last-updated-date&gt;&lt;accession-num&gt;36503268&lt;/accession-num&gt;&lt;electronic-resource-num&gt;10.1089/ars.2022.0158&lt;/electronic-resource-num&gt;&lt;volume&gt;38&lt;/volume&gt;&lt;/record&gt;&lt;/Cite&gt;&lt;/EndNote&gt;</w:instrText>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[60]</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w:t>
      </w:r>
    </w:p>
    <w:p w14:paraId="6F175F37" w14:textId="118EFED4" w:rsidR="002521F7" w:rsidRPr="000A61C9" w:rsidRDefault="002521F7" w:rsidP="000A61C9">
      <w:pPr>
        <w:pStyle w:val="Body"/>
        <w:spacing w:before="120" w:line="240" w:lineRule="auto"/>
        <w:ind w:firstLine="360"/>
        <w:rPr>
          <w:rFonts w:cs="Times New Roman"/>
          <w:iCs/>
          <w:szCs w:val="24"/>
        </w:rPr>
      </w:pPr>
      <w:r w:rsidRPr="000A61C9">
        <w:rPr>
          <w:rFonts w:cs="Times New Roman"/>
          <w:szCs w:val="24"/>
        </w:rPr>
        <w:t xml:space="preserve">Therefore, we next sought cellular and molecular insights within the sciatic nerve, adopting a multi-omics approach to identify biological pathways and networks dysregulated across multiple molecular layers. Besides shared pathways, we were also interested in pathways unique to the interventions, </w:t>
      </w:r>
      <w:commentRangeStart w:id="222"/>
      <w:r w:rsidRPr="000A61C9">
        <w:rPr>
          <w:rFonts w:cs="Times New Roman"/>
          <w:szCs w:val="24"/>
        </w:rPr>
        <w:t>motivated in seeking differences within the nerve microenvironmen</w:t>
      </w:r>
      <w:commentRangeEnd w:id="222"/>
      <w:r w:rsidRPr="000A61C9">
        <w:rPr>
          <w:rStyle w:val="CommentReference"/>
          <w:rFonts w:cs="Times New Roman"/>
          <w:kern w:val="0"/>
          <w:sz w:val="24"/>
          <w:szCs w:val="24"/>
          <w14:ligatures w14:val="none"/>
        </w:rPr>
        <w:commentReference w:id="222"/>
      </w:r>
      <w:r w:rsidRPr="000A61C9">
        <w:rPr>
          <w:rFonts w:cs="Times New Roman"/>
          <w:szCs w:val="24"/>
        </w:rPr>
        <w:t xml:space="preserve">t. </w:t>
      </w:r>
      <w:r w:rsidRPr="000A61C9">
        <w:rPr>
          <w:rFonts w:cs="Times New Roman"/>
          <w:iCs/>
          <w:szCs w:val="24"/>
        </w:rPr>
        <w:t>EX significantly increased SC counts</w:t>
      </w:r>
      <w:r w:rsidRPr="000A61C9">
        <w:rPr>
          <w:rFonts w:cs="Times New Roman"/>
          <w:szCs w:val="24"/>
        </w:rPr>
        <w:t xml:space="preserve"> in the analysis of major cell types</w:t>
      </w:r>
      <w:r w:rsidRPr="000A61C9">
        <w:rPr>
          <w:rFonts w:cs="Times New Roman"/>
          <w:iCs/>
          <w:szCs w:val="24"/>
        </w:rPr>
        <w:t xml:space="preserve"> while DREX raised </w:t>
      </w:r>
      <w:proofErr w:type="spellStart"/>
      <w:r w:rsidRPr="000A61C9">
        <w:rPr>
          <w:rFonts w:cs="Times New Roman"/>
          <w:iCs/>
          <w:szCs w:val="24"/>
        </w:rPr>
        <w:t>mySCs</w:t>
      </w:r>
      <w:proofErr w:type="spellEnd"/>
      <w:r w:rsidRPr="000A61C9">
        <w:rPr>
          <w:rFonts w:cs="Times New Roman"/>
          <w:iCs/>
          <w:szCs w:val="24"/>
        </w:rPr>
        <w:t xml:space="preserve"> abundance relative to SD sciatic nerve, possibly indicative of proliferation during repair of HFD-induced damage. Generally, gene expression profiles, gleaned in a cell-specific manner by scRNA-seq, and the most significantly enriched pathways were distinct across interventions, with some shared features. Within </w:t>
      </w:r>
      <w:proofErr w:type="spellStart"/>
      <w:r w:rsidRPr="000A61C9">
        <w:rPr>
          <w:rFonts w:cs="Times New Roman"/>
          <w:iCs/>
          <w:szCs w:val="24"/>
        </w:rPr>
        <w:t>mySCs</w:t>
      </w:r>
      <w:proofErr w:type="spellEnd"/>
      <w:r w:rsidRPr="000A61C9">
        <w:rPr>
          <w:rFonts w:cs="Times New Roman"/>
          <w:iCs/>
          <w:szCs w:val="24"/>
        </w:rPr>
        <w:t xml:space="preserve">, most critical in sustaining large fiber health, HFD most notably disrupted pathways related to ECM-receptor interaction, previously identified as linked to diabetic PN in our prior transcriptomics analyses </w:t>
      </w:r>
      <w:commentRangeStart w:id="223"/>
      <w:r w:rsidRPr="000A61C9">
        <w:rPr>
          <w:rFonts w:cs="Times New Roman"/>
          <w:iCs/>
          <w:szCs w:val="24"/>
        </w:rPr>
        <w:fldChar w:fldCharType="begin">
          <w:fldData xml:space="preserve">PEVuZE5vdGU+PENpdGU+PEF1dGhvcj5HdW88L0F1dGhvcj48WWVhcj4yMDIwPC9ZZWFyPjxSZWNO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</w:fldData>
        </w:fldChar>
      </w:r>
      <w:r w:rsidR="00E2182D">
        <w:rPr>
          <w:rFonts w:cs="Times New Roman"/>
          <w:iCs/>
          <w:szCs w:val="24"/>
        </w:rPr>
        <w:instrText xml:space="preserve"> ADDIN EN.CITE </w:instrText>
      </w:r>
      <w:r w:rsidR="00E2182D">
        <w:rPr>
          <w:rFonts w:cs="Times New Roman"/>
          <w:iCs/>
          <w:szCs w:val="24"/>
        </w:rPr>
        <w:fldChar w:fldCharType="begin">
          <w:fldData xml:space="preserve">PEVuZE5vdGU+PENpdGU+PEF1dGhvcj5HdW88L0F1dGhvcj48WWVhcj4yMDIwPC9ZZWFyPjxSZWNO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</w:fldData>
        </w:fldChar>
      </w:r>
      <w:r w:rsidR="00E2182D">
        <w:rPr>
          <w:rFonts w:cs="Times New Roman"/>
          <w:iCs/>
          <w:szCs w:val="24"/>
        </w:rPr>
        <w:instrText xml:space="preserve"> ADDIN EN.CITE.DATA </w:instrText>
      </w:r>
      <w:r w:rsidR="00E2182D">
        <w:rPr>
          <w:rFonts w:cs="Times New Roman"/>
          <w:iCs/>
          <w:szCs w:val="24"/>
        </w:rPr>
      </w:r>
      <w:r w:rsidR="00E2182D">
        <w:rPr>
          <w:rFonts w:cs="Times New Roman"/>
          <w:iCs/>
          <w:szCs w:val="24"/>
        </w:rPr>
        <w:fldChar w:fldCharType="end"/>
      </w:r>
      <w:r w:rsidRPr="000A61C9">
        <w:rPr>
          <w:rFonts w:cs="Times New Roman"/>
          <w:iCs/>
          <w:szCs w:val="24"/>
        </w:rPr>
      </w:r>
      <w:r w:rsidRPr="000A61C9">
        <w:rPr>
          <w:rFonts w:cs="Times New Roman"/>
          <w:iCs/>
          <w:szCs w:val="24"/>
        </w:rPr>
        <w:fldChar w:fldCharType="separate"/>
      </w:r>
      <w:r w:rsidR="00E2182D">
        <w:rPr>
          <w:rFonts w:cs="Times New Roman"/>
          <w:iCs/>
          <w:noProof/>
          <w:szCs w:val="24"/>
        </w:rPr>
        <w:t>[61]</w:t>
      </w:r>
      <w:r w:rsidRPr="000A61C9">
        <w:rPr>
          <w:rFonts w:cs="Times New Roman"/>
          <w:iCs/>
          <w:szCs w:val="24"/>
        </w:rPr>
        <w:fldChar w:fldCharType="end"/>
      </w:r>
      <w:commentRangeEnd w:id="223"/>
      <w:r w:rsidRPr="000A61C9">
        <w:rPr>
          <w:rStyle w:val="CommentReference"/>
          <w:rFonts w:cs="Times New Roman"/>
          <w:sz w:val="24"/>
          <w:szCs w:val="24"/>
        </w:rPr>
        <w:commentReference w:id="223"/>
      </w:r>
      <w:r w:rsidRPr="000A61C9">
        <w:rPr>
          <w:rFonts w:cs="Times New Roman"/>
          <w:iCs/>
          <w:szCs w:val="24"/>
        </w:rPr>
        <w:t xml:space="preserve">, with focal adhesion and axon </w:t>
      </w:r>
      <w:r w:rsidRPr="000A61C9">
        <w:rPr>
          <w:rFonts w:cs="Times New Roman"/>
          <w:iCs/>
          <w:szCs w:val="24"/>
        </w:rPr>
        <w:lastRenderedPageBreak/>
        <w:t xml:space="preserve">guidance, along with metabolic pathways, such as adipocytokine, peroxisome proliferator-activated receptor (PPAR), and PI3K−Akt signaling, and protein and mitochondrial quality control, e.g., mitophagy, ubiquitin mediated proteolysis. </w:t>
      </w:r>
    </w:p>
    <w:p w14:paraId="6EACA6DA" w14:textId="6B5E7F04" w:rsidR="002521F7" w:rsidRPr="000A61C9" w:rsidRDefault="002521F7" w:rsidP="000A61C9">
      <w:pPr>
        <w:pStyle w:val="Body"/>
        <w:spacing w:before="120" w:line="240" w:lineRule="auto"/>
        <w:ind w:firstLine="360"/>
        <w:rPr>
          <w:rFonts w:cs="Times New Roman"/>
          <w:iCs/>
          <w:szCs w:val="24"/>
        </w:rPr>
      </w:pPr>
      <w:r w:rsidRPr="000A61C9">
        <w:rPr>
          <w:rFonts w:cs="Times New Roman"/>
          <w:iCs/>
          <w:szCs w:val="24"/>
        </w:rPr>
        <w:t xml:space="preserve">Upon reversal with </w:t>
      </w:r>
      <w:commentRangeStart w:id="224"/>
      <w:r w:rsidRPr="000A61C9">
        <w:rPr>
          <w:rFonts w:cs="Times New Roman"/>
          <w:iCs/>
          <w:szCs w:val="24"/>
        </w:rPr>
        <w:t>DR</w:t>
      </w:r>
      <w:commentRangeEnd w:id="224"/>
      <w:r w:rsidRPr="000A61C9">
        <w:rPr>
          <w:rStyle w:val="CommentReference"/>
          <w:rFonts w:cs="Times New Roman"/>
          <w:kern w:val="0"/>
          <w:sz w:val="24"/>
          <w:szCs w:val="24"/>
          <w14:ligatures w14:val="none"/>
        </w:rPr>
        <w:commentReference w:id="224"/>
      </w:r>
      <w:r w:rsidRPr="000A61C9">
        <w:rPr>
          <w:rFonts w:cs="Times New Roman"/>
          <w:iCs/>
          <w:szCs w:val="24"/>
        </w:rPr>
        <w:t xml:space="preserve">, </w:t>
      </w:r>
      <w:proofErr w:type="spellStart"/>
      <w:r w:rsidRPr="000A61C9">
        <w:rPr>
          <w:rFonts w:cs="Times New Roman"/>
          <w:iCs/>
          <w:szCs w:val="24"/>
        </w:rPr>
        <w:t>mySCs</w:t>
      </w:r>
      <w:proofErr w:type="spellEnd"/>
      <w:r w:rsidRPr="000A61C9">
        <w:rPr>
          <w:rFonts w:cs="Times New Roman"/>
          <w:iCs/>
          <w:szCs w:val="24"/>
        </w:rPr>
        <w:t xml:space="preserve"> displayed many of the pathways seen in HFD, including ECM-receptor interaction, focal adhesion, and axon guidance, but uniquely enriched a cluster of pathways linked to fatty acid metabolism, connected to PPAR signaling. PPARs are transcription factors that regulate fatty acid uptake and catabolism, and PPAR agonists have been proposed as pharmacological treatments for MetS-related PN, with some salutary, yet not fully explored, effects </w:t>
      </w:r>
      <w:r w:rsidRPr="000A61C9">
        <w:rPr>
          <w:rFonts w:cs="Times New Roman"/>
          <w:iCs/>
          <w:szCs w:val="24"/>
        </w:rPr>
        <w:fldChar w:fldCharType="begin">
          <w:fldData xml:space="preserve">PEVuZE5vdGU+PENpdGU+PEF1dGhvcj5FaWQ8L0F1dGhvcj48WWVhcj4yMDIzPC9ZZWFyPjxSZWNO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</w:fldData>
        </w:fldChar>
      </w:r>
      <w:r w:rsidR="00D65C90">
        <w:rPr>
          <w:rFonts w:cs="Times New Roman"/>
          <w:iCs/>
          <w:szCs w:val="24"/>
        </w:rPr>
        <w:instrText xml:space="preserve"> ADDIN EN.CITE </w:instrText>
      </w:r>
      <w:r w:rsidR="00D65C90">
        <w:rPr>
          <w:rFonts w:cs="Times New Roman"/>
          <w:iCs/>
          <w:szCs w:val="24"/>
        </w:rPr>
        <w:fldChar w:fldCharType="begin">
          <w:fldData xml:space="preserve">PEVuZE5vdGU+PENpdGU+PEF1dGhvcj5FaWQ8L0F1dGhvcj48WWVhcj4yMDIzPC9ZZWFyPjxSZWNO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</w:fldData>
        </w:fldChar>
      </w:r>
      <w:r w:rsidR="00D65C90">
        <w:rPr>
          <w:rFonts w:cs="Times New Roman"/>
          <w:iCs/>
          <w:szCs w:val="24"/>
        </w:rPr>
        <w:instrText xml:space="preserve"> ADDIN EN.CITE.DATA </w:instrText>
      </w:r>
      <w:r w:rsidR="00D65C90">
        <w:rPr>
          <w:rFonts w:cs="Times New Roman"/>
          <w:iCs/>
          <w:szCs w:val="24"/>
        </w:rPr>
      </w:r>
      <w:r w:rsidR="00D65C90">
        <w:rPr>
          <w:rFonts w:cs="Times New Roman"/>
          <w:iCs/>
          <w:szCs w:val="24"/>
        </w:rPr>
        <w:fldChar w:fldCharType="end"/>
      </w:r>
      <w:r w:rsidRPr="000A61C9">
        <w:rPr>
          <w:rFonts w:cs="Times New Roman"/>
          <w:iCs/>
          <w:szCs w:val="24"/>
        </w:rPr>
      </w:r>
      <w:r w:rsidRPr="000A61C9">
        <w:rPr>
          <w:rFonts w:cs="Times New Roman"/>
          <w:iCs/>
          <w:szCs w:val="24"/>
        </w:rPr>
        <w:fldChar w:fldCharType="separate"/>
      </w:r>
      <w:r w:rsidR="00D65C90">
        <w:rPr>
          <w:rFonts w:cs="Times New Roman"/>
          <w:iCs/>
          <w:noProof/>
          <w:szCs w:val="24"/>
        </w:rPr>
        <w:t>[5]</w:t>
      </w:r>
      <w:r w:rsidRPr="000A61C9">
        <w:rPr>
          <w:rFonts w:cs="Times New Roman"/>
          <w:iCs/>
          <w:szCs w:val="24"/>
        </w:rPr>
        <w:fldChar w:fldCharType="end"/>
      </w:r>
      <w:r w:rsidRPr="000A61C9">
        <w:rPr>
          <w:rFonts w:cs="Times New Roman"/>
          <w:iCs/>
          <w:szCs w:val="24"/>
        </w:rPr>
        <w:t xml:space="preserve">, potentially through AMP-activated protein kinase (AMPK) signaling </w:t>
      </w:r>
      <w:r w:rsidRPr="000A61C9">
        <w:rPr>
          <w:rFonts w:cs="Times New Roman"/>
          <w:iCs/>
          <w:szCs w:val="24"/>
        </w:rPr>
        <w:fldChar w:fldCharType="begin">
          <w:fldData xml:space="preserve">PEVuZE5vdGU+PENpdGU+PEF1dGhvcj5DaG88L0F1dGhvcj48WWVhcj4yMDE0PC9ZZWFyPjxSZWNO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==
</w:fldData>
        </w:fldChar>
      </w:r>
      <w:r w:rsidR="00E2182D">
        <w:rPr>
          <w:rFonts w:cs="Times New Roman"/>
          <w:iCs/>
          <w:szCs w:val="24"/>
        </w:rPr>
        <w:instrText xml:space="preserve"> ADDIN EN.CITE </w:instrText>
      </w:r>
      <w:r w:rsidR="00E2182D">
        <w:rPr>
          <w:rFonts w:cs="Times New Roman"/>
          <w:iCs/>
          <w:szCs w:val="24"/>
        </w:rPr>
        <w:fldChar w:fldCharType="begin">
          <w:fldData xml:space="preserve">PEVuZE5vdGU+PENpdGU+PEF1dGhvcj5DaG88L0F1dGhvcj48WWVhcj4yMDE0PC9ZZWFyPjxSZWNO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==
</w:fldData>
        </w:fldChar>
      </w:r>
      <w:r w:rsidR="00E2182D">
        <w:rPr>
          <w:rFonts w:cs="Times New Roman"/>
          <w:iCs/>
          <w:szCs w:val="24"/>
        </w:rPr>
        <w:instrText xml:space="preserve"> ADDIN EN.CITE.DATA </w:instrText>
      </w:r>
      <w:r w:rsidR="00E2182D">
        <w:rPr>
          <w:rFonts w:cs="Times New Roman"/>
          <w:iCs/>
          <w:szCs w:val="24"/>
        </w:rPr>
      </w:r>
      <w:r w:rsidR="00E2182D">
        <w:rPr>
          <w:rFonts w:cs="Times New Roman"/>
          <w:iCs/>
          <w:szCs w:val="24"/>
        </w:rPr>
        <w:fldChar w:fldCharType="end"/>
      </w:r>
      <w:r w:rsidRPr="000A61C9">
        <w:rPr>
          <w:rFonts w:cs="Times New Roman"/>
          <w:iCs/>
          <w:szCs w:val="24"/>
        </w:rPr>
      </w:r>
      <w:r w:rsidRPr="000A61C9">
        <w:rPr>
          <w:rFonts w:cs="Times New Roman"/>
          <w:iCs/>
          <w:szCs w:val="24"/>
        </w:rPr>
        <w:fldChar w:fldCharType="separate"/>
      </w:r>
      <w:r w:rsidR="00E2182D">
        <w:rPr>
          <w:rFonts w:cs="Times New Roman"/>
          <w:iCs/>
          <w:noProof/>
          <w:szCs w:val="24"/>
        </w:rPr>
        <w:t>[62]</w:t>
      </w:r>
      <w:r w:rsidRPr="000A61C9">
        <w:rPr>
          <w:rFonts w:cs="Times New Roman"/>
          <w:iCs/>
          <w:szCs w:val="24"/>
        </w:rPr>
        <w:fldChar w:fldCharType="end"/>
      </w:r>
      <w:r w:rsidRPr="000A61C9">
        <w:rPr>
          <w:rFonts w:cs="Times New Roman"/>
          <w:iCs/>
          <w:szCs w:val="24"/>
        </w:rPr>
        <w:t>. EX also impacted shared pathways with HFD and DR, e.g., ECM-receptor interaction, focal adhesion, and axon guidance, but uniquely affected distinct, separately clustered metabolic pathways spanning AMPK, mTOR, and in</w:t>
      </w:r>
      <w:commentRangeStart w:id="225"/>
      <w:r w:rsidRPr="000A61C9">
        <w:rPr>
          <w:rFonts w:cs="Times New Roman"/>
          <w:iCs/>
          <w:szCs w:val="24"/>
        </w:rPr>
        <w:t>sulin signalin</w:t>
      </w:r>
      <w:commentRangeEnd w:id="225"/>
      <w:r w:rsidRPr="000A61C9">
        <w:rPr>
          <w:rStyle w:val="CommentReference"/>
          <w:rFonts w:cs="Times New Roman"/>
          <w:kern w:val="0"/>
          <w:sz w:val="24"/>
          <w:szCs w:val="24"/>
          <w14:ligatures w14:val="none"/>
        </w:rPr>
        <w:commentReference w:id="225"/>
      </w:r>
      <w:r w:rsidRPr="000A61C9">
        <w:rPr>
          <w:rFonts w:cs="Times New Roman"/>
          <w:iCs/>
          <w:szCs w:val="24"/>
        </w:rPr>
        <w:t xml:space="preserve">g, as well as longevity pathways linked to mechanisms that influence aging, many metabolic. Direct AMPK agonism in mice may ameliorate diabetic PN </w:t>
      </w:r>
      <w:r w:rsidRPr="000A61C9">
        <w:rPr>
          <w:rFonts w:cs="Times New Roman"/>
          <w:iCs/>
          <w:szCs w:val="24"/>
        </w:rPr>
        <w:fldChar w:fldCharType="begin">
          <w:fldData xml:space="preserve">PEVuZE5vdGU+PENpdGU+PEF1dGhvcj5YdTwvQXV0aG9yPjxZZWFyPjIwMjA8L1llYXI+PFJlY051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</w:fldData>
        </w:fldChar>
      </w:r>
      <w:r w:rsidR="00E2182D">
        <w:rPr>
          <w:rFonts w:cs="Times New Roman"/>
          <w:iCs/>
          <w:szCs w:val="24"/>
        </w:rPr>
        <w:instrText xml:space="preserve"> ADDIN EN.CITE </w:instrText>
      </w:r>
      <w:r w:rsidR="00E2182D">
        <w:rPr>
          <w:rFonts w:cs="Times New Roman"/>
          <w:iCs/>
          <w:szCs w:val="24"/>
        </w:rPr>
        <w:fldChar w:fldCharType="begin">
          <w:fldData xml:space="preserve">PEVuZE5vdGU+PENpdGU+PEF1dGhvcj5YdTwvQXV0aG9yPjxZZWFyPjIwMjA8L1llYXI+PFJlY051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</w:fldData>
        </w:fldChar>
      </w:r>
      <w:r w:rsidR="00E2182D">
        <w:rPr>
          <w:rFonts w:cs="Times New Roman"/>
          <w:iCs/>
          <w:szCs w:val="24"/>
        </w:rPr>
        <w:instrText xml:space="preserve"> ADDIN EN.CITE.DATA </w:instrText>
      </w:r>
      <w:r w:rsidR="00E2182D">
        <w:rPr>
          <w:rFonts w:cs="Times New Roman"/>
          <w:iCs/>
          <w:szCs w:val="24"/>
        </w:rPr>
      </w:r>
      <w:r w:rsidR="00E2182D">
        <w:rPr>
          <w:rFonts w:cs="Times New Roman"/>
          <w:iCs/>
          <w:szCs w:val="24"/>
        </w:rPr>
        <w:fldChar w:fldCharType="end"/>
      </w:r>
      <w:r w:rsidRPr="000A61C9">
        <w:rPr>
          <w:rFonts w:cs="Times New Roman"/>
          <w:iCs/>
          <w:szCs w:val="24"/>
        </w:rPr>
      </w:r>
      <w:r w:rsidRPr="000A61C9">
        <w:rPr>
          <w:rFonts w:cs="Times New Roman"/>
          <w:iCs/>
          <w:szCs w:val="24"/>
        </w:rPr>
        <w:fldChar w:fldCharType="separate"/>
      </w:r>
      <w:r w:rsidR="00E2182D">
        <w:rPr>
          <w:rFonts w:cs="Times New Roman"/>
          <w:iCs/>
          <w:noProof/>
          <w:szCs w:val="24"/>
        </w:rPr>
        <w:t>[63]</w:t>
      </w:r>
      <w:r w:rsidRPr="000A61C9">
        <w:rPr>
          <w:rFonts w:cs="Times New Roman"/>
          <w:iCs/>
          <w:szCs w:val="24"/>
        </w:rPr>
        <w:fldChar w:fldCharType="end"/>
      </w:r>
      <w:r w:rsidRPr="000A61C9">
        <w:rPr>
          <w:rFonts w:cs="Times New Roman"/>
          <w:iCs/>
          <w:szCs w:val="24"/>
        </w:rPr>
        <w:t>; molecules that improve diabetic PN also, in tandem, antagonize T2D-induced deactivation of mTOR signaling in sci</w:t>
      </w:r>
      <w:commentRangeStart w:id="226"/>
      <w:r w:rsidRPr="000A61C9">
        <w:rPr>
          <w:rFonts w:cs="Times New Roman"/>
          <w:iCs/>
          <w:szCs w:val="24"/>
        </w:rPr>
        <w:t>atic ne</w:t>
      </w:r>
      <w:commentRangeEnd w:id="226"/>
      <w:r w:rsidRPr="000A61C9">
        <w:rPr>
          <w:rStyle w:val="CommentReference"/>
          <w:rFonts w:cs="Times New Roman"/>
          <w:kern w:val="0"/>
          <w:sz w:val="24"/>
          <w:szCs w:val="24"/>
          <w14:ligatures w14:val="none"/>
        </w:rPr>
        <w:commentReference w:id="226"/>
      </w:r>
      <w:r w:rsidRPr="000A61C9">
        <w:rPr>
          <w:rFonts w:cs="Times New Roman"/>
          <w:iCs/>
          <w:szCs w:val="24"/>
        </w:rPr>
        <w:t xml:space="preserve">rve and RSC96 Schwann cell cultures </w:t>
      </w:r>
      <w:r w:rsidRPr="000A61C9">
        <w:rPr>
          <w:rFonts w:cs="Times New Roman"/>
          <w:iCs/>
          <w:szCs w:val="24"/>
        </w:rPr>
        <w:fldChar w:fldCharType="begin">
          <w:fldData xml:space="preserve">PEVuZE5vdGU+PENpdGU+PEF1dGhvcj5aaGFuZzwvQXV0aG9yPjxZZWFyPjIwMjM8L1llYXI+PFJl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=
</w:fldData>
        </w:fldChar>
      </w:r>
      <w:r w:rsidR="00E2182D">
        <w:rPr>
          <w:rFonts w:cs="Times New Roman"/>
          <w:iCs/>
          <w:szCs w:val="24"/>
        </w:rPr>
        <w:instrText xml:space="preserve"> ADDIN EN.CITE </w:instrText>
      </w:r>
      <w:r w:rsidR="00E2182D">
        <w:rPr>
          <w:rFonts w:cs="Times New Roman"/>
          <w:iCs/>
          <w:szCs w:val="24"/>
        </w:rPr>
        <w:fldChar w:fldCharType="begin">
          <w:fldData xml:space="preserve">PEVuZE5vdGU+PENpdGU+PEF1dGhvcj5aaGFuZzwvQXV0aG9yPjxZZWFyPjIwMjM8L1llYXI+PFJl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=
</w:fldData>
        </w:fldChar>
      </w:r>
      <w:r w:rsidR="00E2182D">
        <w:rPr>
          <w:rFonts w:cs="Times New Roman"/>
          <w:iCs/>
          <w:szCs w:val="24"/>
        </w:rPr>
        <w:instrText xml:space="preserve"> ADDIN EN.CITE.DATA </w:instrText>
      </w:r>
      <w:r w:rsidR="00E2182D">
        <w:rPr>
          <w:rFonts w:cs="Times New Roman"/>
          <w:iCs/>
          <w:szCs w:val="24"/>
        </w:rPr>
      </w:r>
      <w:r w:rsidR="00E2182D">
        <w:rPr>
          <w:rFonts w:cs="Times New Roman"/>
          <w:iCs/>
          <w:szCs w:val="24"/>
        </w:rPr>
        <w:fldChar w:fldCharType="end"/>
      </w:r>
      <w:r w:rsidRPr="000A61C9">
        <w:rPr>
          <w:rFonts w:cs="Times New Roman"/>
          <w:iCs/>
          <w:szCs w:val="24"/>
        </w:rPr>
      </w:r>
      <w:r w:rsidRPr="000A61C9">
        <w:rPr>
          <w:rFonts w:cs="Times New Roman"/>
          <w:iCs/>
          <w:szCs w:val="24"/>
        </w:rPr>
        <w:fldChar w:fldCharType="separate"/>
      </w:r>
      <w:r w:rsidR="00E2182D">
        <w:rPr>
          <w:rFonts w:cs="Times New Roman"/>
          <w:iCs/>
          <w:noProof/>
          <w:szCs w:val="24"/>
        </w:rPr>
        <w:t>[64]</w:t>
      </w:r>
      <w:r w:rsidRPr="000A61C9">
        <w:rPr>
          <w:rFonts w:cs="Times New Roman"/>
          <w:iCs/>
          <w:szCs w:val="24"/>
        </w:rPr>
        <w:fldChar w:fldCharType="end"/>
      </w:r>
      <w:r w:rsidRPr="000A61C9">
        <w:rPr>
          <w:rFonts w:cs="Times New Roman"/>
          <w:iCs/>
          <w:szCs w:val="24"/>
        </w:rPr>
        <w:t xml:space="preserve">. Lastly, although as effective as DR against large-fiber neuropathy, DREX exerted a more moderate impact on </w:t>
      </w:r>
      <w:proofErr w:type="spellStart"/>
      <w:r w:rsidRPr="000A61C9">
        <w:rPr>
          <w:rFonts w:cs="Times New Roman"/>
          <w:iCs/>
          <w:szCs w:val="24"/>
        </w:rPr>
        <w:t>mySC</w:t>
      </w:r>
      <w:proofErr w:type="spellEnd"/>
      <w:r w:rsidRPr="000A61C9">
        <w:rPr>
          <w:rFonts w:cs="Times New Roman"/>
          <w:iCs/>
          <w:szCs w:val="24"/>
        </w:rPr>
        <w:t xml:space="preserve"> transcri</w:t>
      </w:r>
      <w:commentRangeStart w:id="227"/>
      <w:commentRangeStart w:id="228"/>
      <w:r w:rsidRPr="000A61C9">
        <w:rPr>
          <w:rFonts w:cs="Times New Roman"/>
          <w:iCs/>
          <w:szCs w:val="24"/>
        </w:rPr>
        <w:t>ptomic pathwa</w:t>
      </w:r>
      <w:commentRangeEnd w:id="227"/>
      <w:r w:rsidRPr="000A61C9">
        <w:rPr>
          <w:rStyle w:val="CommentReference"/>
          <w:rFonts w:cs="Times New Roman"/>
          <w:kern w:val="0"/>
          <w:sz w:val="24"/>
          <w:szCs w:val="24"/>
          <w14:ligatures w14:val="none"/>
        </w:rPr>
        <w:commentReference w:id="227"/>
      </w:r>
      <w:commentRangeEnd w:id="228"/>
      <w:r w:rsidRPr="000A61C9">
        <w:rPr>
          <w:rStyle w:val="CommentReference"/>
          <w:rFonts w:cs="Times New Roman"/>
          <w:kern w:val="0"/>
          <w:sz w:val="24"/>
          <w:szCs w:val="24"/>
          <w14:ligatures w14:val="none"/>
        </w:rPr>
        <w:commentReference w:id="228"/>
      </w:r>
      <w:r w:rsidRPr="000A61C9">
        <w:rPr>
          <w:rFonts w:cs="Times New Roman"/>
          <w:iCs/>
          <w:szCs w:val="24"/>
        </w:rPr>
        <w:t xml:space="preserve">ys, also favoring a distinct profile, with a cluster of PPAR linked to amino acid as well as butanoate metabolism, and a cluster of hormone pathways, including insulin, pancreatic, and salivary secretion, and carbohydrate digestion and absorption. Nevertheless, metabolic and insulin pathways were still represented in DREX </w:t>
      </w:r>
      <w:proofErr w:type="spellStart"/>
      <w:r w:rsidRPr="000A61C9">
        <w:rPr>
          <w:rFonts w:cs="Times New Roman"/>
          <w:iCs/>
          <w:szCs w:val="24"/>
        </w:rPr>
        <w:t>mySCs</w:t>
      </w:r>
      <w:proofErr w:type="spellEnd"/>
      <w:r w:rsidRPr="000A61C9">
        <w:rPr>
          <w:rFonts w:cs="Times New Roman"/>
          <w:iCs/>
          <w:szCs w:val="24"/>
        </w:rPr>
        <w:t xml:space="preserve">. Overall, insulin signaling and metabolic pathways, as well as regulators of metabolism, were evident following the interventions. Moreover, the enriched pathways bodied targets with some precedence in the literature for improving PN, such as PPAR </w:t>
      </w:r>
      <w:r w:rsidRPr="000A61C9">
        <w:rPr>
          <w:rFonts w:cs="Times New Roman"/>
          <w:iCs/>
          <w:szCs w:val="24"/>
        </w:rPr>
        <w:fldChar w:fldCharType="begin">
          <w:fldData xml:space="preserve">PEVuZE5vdGU+PENpdGU+PEF1dGhvcj5FaWQ8L0F1dGhvcj48WWVhcj4yMDIzPC9ZZWFyPjxSZWNO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</w:fldData>
        </w:fldChar>
      </w:r>
      <w:r w:rsidR="00E2182D">
        <w:rPr>
          <w:rFonts w:cs="Times New Roman"/>
          <w:iCs/>
          <w:szCs w:val="24"/>
        </w:rPr>
        <w:instrText xml:space="preserve"> ADDIN EN.CITE </w:instrText>
      </w:r>
      <w:r w:rsidR="00E2182D">
        <w:rPr>
          <w:rFonts w:cs="Times New Roman"/>
          <w:iCs/>
          <w:szCs w:val="24"/>
        </w:rPr>
        <w:fldChar w:fldCharType="begin">
          <w:fldData xml:space="preserve">PEVuZE5vdGU+PENpdGU+PEF1dGhvcj5FaWQ8L0F1dGhvcj48WWVhcj4yMDIzPC9ZZWFyPjxSZWNO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</w:fldData>
        </w:fldChar>
      </w:r>
      <w:r w:rsidR="00E2182D">
        <w:rPr>
          <w:rFonts w:cs="Times New Roman"/>
          <w:iCs/>
          <w:szCs w:val="24"/>
        </w:rPr>
        <w:instrText xml:space="preserve"> ADDIN EN.CITE.DATA </w:instrText>
      </w:r>
      <w:r w:rsidR="00E2182D">
        <w:rPr>
          <w:rFonts w:cs="Times New Roman"/>
          <w:iCs/>
          <w:szCs w:val="24"/>
        </w:rPr>
      </w:r>
      <w:r w:rsidR="00E2182D">
        <w:rPr>
          <w:rFonts w:cs="Times New Roman"/>
          <w:iCs/>
          <w:szCs w:val="24"/>
        </w:rPr>
        <w:fldChar w:fldCharType="end"/>
      </w:r>
      <w:r w:rsidRPr="000A61C9">
        <w:rPr>
          <w:rFonts w:cs="Times New Roman"/>
          <w:iCs/>
          <w:szCs w:val="24"/>
        </w:rPr>
      </w:r>
      <w:r w:rsidRPr="000A61C9">
        <w:rPr>
          <w:rFonts w:cs="Times New Roman"/>
          <w:iCs/>
          <w:szCs w:val="24"/>
        </w:rPr>
        <w:fldChar w:fldCharType="separate"/>
      </w:r>
      <w:r w:rsidR="00E2182D">
        <w:rPr>
          <w:rFonts w:cs="Times New Roman"/>
          <w:iCs/>
          <w:noProof/>
          <w:szCs w:val="24"/>
        </w:rPr>
        <w:t>[5, 62]</w:t>
      </w:r>
      <w:r w:rsidRPr="000A61C9">
        <w:rPr>
          <w:rFonts w:cs="Times New Roman"/>
          <w:iCs/>
          <w:szCs w:val="24"/>
        </w:rPr>
        <w:fldChar w:fldCharType="end"/>
      </w:r>
      <w:r w:rsidRPr="000A61C9">
        <w:rPr>
          <w:rFonts w:cs="Times New Roman"/>
          <w:iCs/>
          <w:szCs w:val="24"/>
        </w:rPr>
        <w:t xml:space="preserve">, AMPK </w:t>
      </w:r>
      <w:r w:rsidRPr="000A61C9">
        <w:rPr>
          <w:rFonts w:cs="Times New Roman"/>
          <w:iCs/>
          <w:szCs w:val="24"/>
        </w:rPr>
        <w:fldChar w:fldCharType="begin">
          <w:fldData xml:space="preserve">PEVuZE5vdGU+PENpdGU+PEF1dGhvcj5YdTwvQXV0aG9yPjxZZWFyPjIwMjA8L1llYXI+PFJlY051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</w:fldData>
        </w:fldChar>
      </w:r>
      <w:r w:rsidR="00E2182D">
        <w:rPr>
          <w:rFonts w:cs="Times New Roman"/>
          <w:iCs/>
          <w:szCs w:val="24"/>
        </w:rPr>
        <w:instrText xml:space="preserve"> ADDIN EN.CITE </w:instrText>
      </w:r>
      <w:r w:rsidR="00E2182D">
        <w:rPr>
          <w:rFonts w:cs="Times New Roman"/>
          <w:iCs/>
          <w:szCs w:val="24"/>
        </w:rPr>
        <w:fldChar w:fldCharType="begin">
          <w:fldData xml:space="preserve">PEVuZE5vdGU+PENpdGU+PEF1dGhvcj5YdTwvQXV0aG9yPjxZZWFyPjIwMjA8L1llYXI+PFJlY051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</w:fldData>
        </w:fldChar>
      </w:r>
      <w:r w:rsidR="00E2182D">
        <w:rPr>
          <w:rFonts w:cs="Times New Roman"/>
          <w:iCs/>
          <w:szCs w:val="24"/>
        </w:rPr>
        <w:instrText xml:space="preserve"> ADDIN EN.CITE.DATA </w:instrText>
      </w:r>
      <w:r w:rsidR="00E2182D">
        <w:rPr>
          <w:rFonts w:cs="Times New Roman"/>
          <w:iCs/>
          <w:szCs w:val="24"/>
        </w:rPr>
      </w:r>
      <w:r w:rsidR="00E2182D">
        <w:rPr>
          <w:rFonts w:cs="Times New Roman"/>
          <w:iCs/>
          <w:szCs w:val="24"/>
        </w:rPr>
        <w:fldChar w:fldCharType="end"/>
      </w:r>
      <w:r w:rsidRPr="000A61C9">
        <w:rPr>
          <w:rFonts w:cs="Times New Roman"/>
          <w:iCs/>
          <w:szCs w:val="24"/>
        </w:rPr>
      </w:r>
      <w:r w:rsidRPr="000A61C9">
        <w:rPr>
          <w:rFonts w:cs="Times New Roman"/>
          <w:iCs/>
          <w:szCs w:val="24"/>
        </w:rPr>
        <w:fldChar w:fldCharType="separate"/>
      </w:r>
      <w:r w:rsidR="00E2182D">
        <w:rPr>
          <w:rFonts w:cs="Times New Roman"/>
          <w:iCs/>
          <w:noProof/>
          <w:szCs w:val="24"/>
        </w:rPr>
        <w:t>[63]</w:t>
      </w:r>
      <w:r w:rsidRPr="000A61C9">
        <w:rPr>
          <w:rFonts w:cs="Times New Roman"/>
          <w:iCs/>
          <w:szCs w:val="24"/>
        </w:rPr>
        <w:fldChar w:fldCharType="end"/>
      </w:r>
      <w:r w:rsidRPr="000A61C9">
        <w:rPr>
          <w:rFonts w:cs="Times New Roman"/>
          <w:iCs/>
          <w:szCs w:val="24"/>
        </w:rPr>
        <w:t xml:space="preserve">, and mTOR </w:t>
      </w:r>
      <w:r w:rsidRPr="000A61C9">
        <w:rPr>
          <w:rFonts w:cs="Times New Roman"/>
          <w:iCs/>
          <w:szCs w:val="24"/>
        </w:rPr>
        <w:fldChar w:fldCharType="begin">
          <w:fldData xml:space="preserve">PEVuZE5vdGU+PENpdGU+PEF1dGhvcj5aaGFuZzwvQXV0aG9yPjxZZWFyPjIwMjM8L1llYXI+PFJl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=
</w:fldData>
        </w:fldChar>
      </w:r>
      <w:r w:rsidR="00E2182D">
        <w:rPr>
          <w:rFonts w:cs="Times New Roman"/>
          <w:iCs/>
          <w:szCs w:val="24"/>
        </w:rPr>
        <w:instrText xml:space="preserve"> ADDIN EN.CITE </w:instrText>
      </w:r>
      <w:r w:rsidR="00E2182D">
        <w:rPr>
          <w:rFonts w:cs="Times New Roman"/>
          <w:iCs/>
          <w:szCs w:val="24"/>
        </w:rPr>
        <w:fldChar w:fldCharType="begin">
          <w:fldData xml:space="preserve">PEVuZE5vdGU+PENpdGU+PEF1dGhvcj5aaGFuZzwvQXV0aG9yPjxZZWFyPjIwMjM8L1llYXI+PFJl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=
</w:fldData>
        </w:fldChar>
      </w:r>
      <w:r w:rsidR="00E2182D">
        <w:rPr>
          <w:rFonts w:cs="Times New Roman"/>
          <w:iCs/>
          <w:szCs w:val="24"/>
        </w:rPr>
        <w:instrText xml:space="preserve"> ADDIN EN.CITE.DATA </w:instrText>
      </w:r>
      <w:r w:rsidR="00E2182D">
        <w:rPr>
          <w:rFonts w:cs="Times New Roman"/>
          <w:iCs/>
          <w:szCs w:val="24"/>
        </w:rPr>
      </w:r>
      <w:r w:rsidR="00E2182D">
        <w:rPr>
          <w:rFonts w:cs="Times New Roman"/>
          <w:iCs/>
          <w:szCs w:val="24"/>
        </w:rPr>
        <w:fldChar w:fldCharType="end"/>
      </w:r>
      <w:r w:rsidRPr="000A61C9">
        <w:rPr>
          <w:rFonts w:cs="Times New Roman"/>
          <w:iCs/>
          <w:szCs w:val="24"/>
        </w:rPr>
      </w:r>
      <w:r w:rsidRPr="000A61C9">
        <w:rPr>
          <w:rFonts w:cs="Times New Roman"/>
          <w:iCs/>
          <w:szCs w:val="24"/>
        </w:rPr>
        <w:fldChar w:fldCharType="separate"/>
      </w:r>
      <w:r w:rsidR="00E2182D">
        <w:rPr>
          <w:rFonts w:cs="Times New Roman"/>
          <w:iCs/>
          <w:noProof/>
          <w:szCs w:val="24"/>
        </w:rPr>
        <w:t>[64]</w:t>
      </w:r>
      <w:r w:rsidRPr="000A61C9">
        <w:rPr>
          <w:rFonts w:cs="Times New Roman"/>
          <w:iCs/>
          <w:szCs w:val="24"/>
        </w:rPr>
        <w:fldChar w:fldCharType="end"/>
      </w:r>
      <w:r w:rsidRPr="000A61C9">
        <w:rPr>
          <w:rFonts w:cs="Times New Roman"/>
          <w:iCs/>
          <w:szCs w:val="24"/>
        </w:rPr>
        <w:t>.</w:t>
      </w:r>
    </w:p>
    <w:p w14:paraId="7089F340" w14:textId="4E2CAB42" w:rsidR="002521F7" w:rsidRPr="000A61C9" w:rsidRDefault="002521F7" w:rsidP="000A61C9">
      <w:pPr>
        <w:spacing w:before="120" w:after="0" w:line="240" w:lineRule="auto"/>
        <w:ind w:firstLine="360"/>
        <w:rPr>
          <w:rFonts w:ascii="Times New Roman" w:hAnsi="Times New Roman" w:cs="Times New Roman"/>
          <w:iCs/>
          <w:sz w:val="24"/>
          <w:szCs w:val="24"/>
        </w:rPr>
      </w:pPr>
      <w:r w:rsidRPr="000A61C9">
        <w:rPr>
          <w:rFonts w:ascii="Times New Roman" w:hAnsi="Times New Roman" w:cs="Times New Roman"/>
          <w:iCs/>
          <w:sz w:val="24"/>
          <w:szCs w:val="24"/>
        </w:rPr>
        <w:t xml:space="preserve">Gene expression profiles in </w:t>
      </w:r>
      <w:proofErr w:type="spellStart"/>
      <w:r w:rsidRPr="000A61C9">
        <w:rPr>
          <w:rFonts w:ascii="Times New Roman" w:hAnsi="Times New Roman" w:cs="Times New Roman"/>
          <w:iCs/>
          <w:sz w:val="24"/>
          <w:szCs w:val="24"/>
        </w:rPr>
        <w:t>nm</w:t>
      </w:r>
      <w:commentRangeStart w:id="229"/>
      <w:r w:rsidRPr="000A61C9">
        <w:rPr>
          <w:rFonts w:ascii="Times New Roman" w:hAnsi="Times New Roman" w:cs="Times New Roman"/>
          <w:iCs/>
          <w:sz w:val="24"/>
          <w:szCs w:val="24"/>
        </w:rPr>
        <w:t>S</w:t>
      </w:r>
      <w:commentRangeEnd w:id="229"/>
      <w:r w:rsidRPr="000A61C9">
        <w:rPr>
          <w:rStyle w:val="CommentReference"/>
          <w:rFonts w:ascii="Times New Roman" w:hAnsi="Times New Roman" w:cs="Times New Roman"/>
          <w:sz w:val="24"/>
          <w:szCs w:val="24"/>
        </w:rPr>
        <w:commentReference w:id="229"/>
      </w:r>
      <w:r w:rsidRPr="000A61C9">
        <w:rPr>
          <w:rFonts w:ascii="Times New Roman" w:hAnsi="Times New Roman" w:cs="Times New Roman"/>
          <w:iCs/>
          <w:sz w:val="24"/>
          <w:szCs w:val="24"/>
        </w:rPr>
        <w:t>Cs</w:t>
      </w:r>
      <w:proofErr w:type="spellEnd"/>
      <w:r w:rsidRPr="000A61C9">
        <w:rPr>
          <w:rFonts w:ascii="Times New Roman" w:hAnsi="Times New Roman" w:cs="Times New Roman"/>
          <w:iCs/>
          <w:sz w:val="24"/>
          <w:szCs w:val="24"/>
        </w:rPr>
        <w:t xml:space="preserve">, supportive of small-fiber function, were quite distinct from </w:t>
      </w:r>
      <w:proofErr w:type="spellStart"/>
      <w:r w:rsidRPr="000A61C9">
        <w:rPr>
          <w:rFonts w:ascii="Times New Roman" w:hAnsi="Times New Roman" w:cs="Times New Roman"/>
          <w:iCs/>
          <w:sz w:val="24"/>
          <w:szCs w:val="24"/>
        </w:rPr>
        <w:t>mySCs</w:t>
      </w:r>
      <w:proofErr w:type="spellEnd"/>
      <w:r w:rsidRPr="000A61C9">
        <w:rPr>
          <w:rFonts w:ascii="Times New Roman" w:hAnsi="Times New Roman" w:cs="Times New Roman"/>
          <w:iCs/>
          <w:sz w:val="24"/>
          <w:szCs w:val="24"/>
        </w:rPr>
        <w:t xml:space="preserve">. Although rich factors were small and p-values nominal, limiting interpretation, the greater overriding theme was of circadian rhythm and inflammatory </w:t>
      </w:r>
      <w:commentRangeStart w:id="230"/>
      <w:r w:rsidRPr="000A61C9">
        <w:rPr>
          <w:rFonts w:ascii="Times New Roman" w:hAnsi="Times New Roman" w:cs="Times New Roman"/>
          <w:iCs/>
          <w:sz w:val="24"/>
          <w:szCs w:val="24"/>
        </w:rPr>
        <w:t>processes</w:t>
      </w:r>
      <w:commentRangeEnd w:id="230"/>
      <w:r w:rsidRPr="000A61C9">
        <w:rPr>
          <w:rStyle w:val="CommentReference"/>
          <w:rFonts w:ascii="Times New Roman" w:hAnsi="Times New Roman" w:cs="Times New Roman"/>
          <w:sz w:val="24"/>
          <w:szCs w:val="24"/>
        </w:rPr>
        <w:commentReference w:id="230"/>
      </w:r>
      <w:r w:rsidRPr="000A61C9">
        <w:rPr>
          <w:rFonts w:ascii="Times New Roman" w:hAnsi="Times New Roman" w:cs="Times New Roman"/>
          <w:iCs/>
          <w:sz w:val="24"/>
          <w:szCs w:val="24"/>
        </w:rPr>
        <w:t>. Seen especially in DR and DREX, the circadian rhythm pathway contained DEGs</w:t>
      </w:r>
      <w:r w:rsidRPr="000A61C9">
        <w:rPr>
          <w:rFonts w:ascii="Times New Roman" w:hAnsi="Times New Roman" w:cs="Times New Roman"/>
          <w:i/>
          <w:sz w:val="24"/>
          <w:szCs w:val="24"/>
        </w:rPr>
        <w:t xml:space="preserve"> Nr1d1</w:t>
      </w:r>
      <w:r w:rsidRPr="000A61C9">
        <w:rPr>
          <w:rFonts w:ascii="Times New Roman" w:hAnsi="Times New Roman" w:cs="Times New Roman"/>
          <w:iCs/>
          <w:sz w:val="24"/>
          <w:szCs w:val="24"/>
        </w:rPr>
        <w:t xml:space="preserve"> (Rev-</w:t>
      </w:r>
      <w:proofErr w:type="spellStart"/>
      <w:r w:rsidRPr="000A61C9">
        <w:rPr>
          <w:rFonts w:ascii="Times New Roman" w:hAnsi="Times New Roman" w:cs="Times New Roman"/>
          <w:iCs/>
          <w:sz w:val="24"/>
          <w:szCs w:val="24"/>
        </w:rPr>
        <w:t>erb</w:t>
      </w:r>
      <w:proofErr w:type="spellEnd"/>
      <w:r w:rsidRPr="000A61C9">
        <w:rPr>
          <w:rFonts w:ascii="Times New Roman" w:hAnsi="Times New Roman" w:cs="Times New Roman"/>
          <w:iCs/>
          <w:sz w:val="24"/>
          <w:szCs w:val="24"/>
        </w:rPr>
        <w:t xml:space="preserve">α), </w:t>
      </w:r>
      <w:r w:rsidRPr="000A61C9">
        <w:rPr>
          <w:rFonts w:ascii="Times New Roman" w:hAnsi="Times New Roman" w:cs="Times New Roman"/>
          <w:i/>
          <w:sz w:val="24"/>
          <w:szCs w:val="24"/>
        </w:rPr>
        <w:t>Cry</w:t>
      </w:r>
      <w:r w:rsidRPr="000A61C9">
        <w:rPr>
          <w:rFonts w:ascii="Times New Roman" w:hAnsi="Times New Roman" w:cs="Times New Roman"/>
          <w:iCs/>
          <w:sz w:val="24"/>
          <w:szCs w:val="24"/>
        </w:rPr>
        <w:t xml:space="preserve"> (cryptochrome), and </w:t>
      </w:r>
      <w:r w:rsidRPr="000A61C9">
        <w:rPr>
          <w:rFonts w:ascii="Times New Roman" w:hAnsi="Times New Roman" w:cs="Times New Roman"/>
          <w:i/>
          <w:sz w:val="24"/>
          <w:szCs w:val="24"/>
        </w:rPr>
        <w:t>Per</w:t>
      </w:r>
      <w:r w:rsidRPr="000A61C9">
        <w:rPr>
          <w:rFonts w:ascii="Times New Roman" w:hAnsi="Times New Roman" w:cs="Times New Roman"/>
          <w:iCs/>
          <w:sz w:val="24"/>
          <w:szCs w:val="24"/>
        </w:rPr>
        <w:t xml:space="preserve"> (period), which are core circadian genes with roles in regulating metabolism, insulin sensitivity, and immune system or potentially inflammatory responses in circadian outputs </w:t>
      </w:r>
      <w:r w:rsidRPr="000A61C9">
        <w:rPr>
          <w:rFonts w:ascii="Times New Roman" w:hAnsi="Times New Roman" w:cs="Times New Roman"/>
          <w:iCs/>
          <w:sz w:val="24"/>
          <w:szCs w:val="24"/>
        </w:rPr>
        <w:fldChar w:fldCharType="begin">
          <w:fldData xml:space="preserve">PEVuZE5vdGU+PENpdGU+PEF1dGhvcj5TY2hyYWRlcjwvQXV0aG9yPjxZZWFyPjIwMjQ8L1llYXI+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PEVuZE5vdGU+PENpdGU+PEF1dGhvcj5TY2hyYWRlcjwvQXV0aG9yPjxZZWFyPjIwMjQ8L1llYXI+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[65, 66]</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Although only nascent, a small literature describes the contribution of circadian rhythms to diabetic PN, potentially providing an explanation for the preponderance of neuropathic pain arising from small fibers in the night </w:t>
      </w:r>
      <w:commentRangeStart w:id="231"/>
      <w:r w:rsidRPr="000A61C9">
        <w:rPr>
          <w:rFonts w:ascii="Times New Roman" w:hAnsi="Times New Roman" w:cs="Times New Roman"/>
          <w:iCs/>
          <w:sz w:val="24"/>
          <w:szCs w:val="24"/>
        </w:rPr>
        <w:fldChar w:fldCharType="begin"/>
      </w:r>
      <w:r w:rsidR="00E2182D">
        <w:rPr>
          <w:rFonts w:ascii="Times New Roman" w:hAnsi="Times New Roman" w:cs="Times New Roman"/>
          <w:iCs/>
          <w:sz w:val="24"/>
          <w:szCs w:val="24"/>
        </w:rPr>
        <w:instrText xml:space="preserve"> ADDIN EN.CITE &lt;EndNote&gt;&lt;Cite&gt;&lt;Author&gt;Yang&lt;/Author&gt;&lt;Year&gt;2024&lt;/Year&gt;&lt;RecNum&gt;0&lt;/RecNum&gt;&lt;IDText&gt;Diabetic Neuropathic Pain and Circadian Rhythm: A Future Direction Worthy of Study&lt;/IDText&gt;&lt;DisplayText&gt;[67]&lt;/DisplayText&gt;&lt;record&gt;&lt;keywords&gt;&lt;keyword&gt;chronotherapy&lt;/keyword&gt;&lt;keyword&gt;circadian rhythm&lt;/keyword&gt;&lt;keyword&gt;diabetic neuropathies&lt;/keyword&gt;&lt;keyword&gt;microglia&lt;/keyword&gt;&lt;keyword&gt;pain&lt;/keyword&gt;&lt;keyword&gt;sex characteristics&lt;/keyword&gt;&lt;/keywords&gt;&lt;isbn&gt;1178-7090 (Print)&amp;#xD;1178-7090&lt;/isbn&gt;&lt;custom2&gt;PMC11414757&lt;/custom2&gt;&lt;custom1&gt;The authors report no conflicts of interest in this work.&lt;/custom1&gt;&lt;titles&gt;&lt;title&gt;Diabetic Neuropathic Pain and Circadian Rhythm: A Future Direction Worthy of Study&lt;/title&gt;&lt;secondary-title&gt;J Pain Res&lt;/secondary-title&gt;&lt;/titles&gt;&lt;pages&gt;3005-3020&lt;/pages&gt;&lt;contributors&gt;&lt;authors&gt;&lt;author&gt;Yang, B.&lt;/author&gt;&lt;author&gt;Wei, W.&lt;/author&gt;&lt;author&gt;Fang, J.&lt;/author&gt;&lt;author&gt;Xue, Y.&lt;/author&gt;&lt;author&gt;Wei, J.&lt;/author&gt;&lt;/authors&gt;&lt;/contributors&gt;&lt;edition&gt;20240916&lt;/edition&gt;&lt;language&gt;eng&lt;/language&gt;&lt;added-date format="utc"&gt;1758615696&lt;/added-date&gt;&lt;ref-type name="Journal Article"&gt;17&lt;/ref-type&gt;&lt;auth-address&gt;Department of Anaesthesiology, Taiyuan Central Hospital, Taiyuan, People&amp;apos;s Republic of China.&amp;#xD;School of Anesthesia, Shanxi Medical University, Shanxi, People&amp;apos;s Republic of China.&lt;/auth-address&gt;&lt;dates&gt;&lt;year&gt;2024&lt;/year&gt;&lt;/dates&gt;&lt;remote-database-provider&gt;NLM&lt;/remote-database-provider&gt;&lt;rec-number&gt;11437&lt;/rec-number&gt;&lt;last-updated-date format="utc"&gt;1758615696&lt;/last-updated-date&gt;&lt;accession-num&gt;39308994&lt;/accession-num&gt;&lt;electronic-resource-num&gt;10.2147/jpr.s467249&lt;/electronic-resource-num&gt;&lt;volume&gt;17&lt;/volume&gt;&lt;/record&gt;&lt;/Cite&gt;&lt;/EndNote&gt;</w:instrText>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[67]</w:t>
      </w:r>
      <w:r w:rsidRPr="000A61C9">
        <w:rPr>
          <w:rFonts w:ascii="Times New Roman" w:hAnsi="Times New Roman" w:cs="Times New Roman"/>
          <w:iCs/>
          <w:sz w:val="24"/>
          <w:szCs w:val="24"/>
        </w:rPr>
        <w:fldChar w:fldCharType="end"/>
      </w:r>
      <w:commentRangeEnd w:id="231"/>
      <w:r w:rsidRPr="000A61C9">
        <w:rPr>
          <w:rStyle w:val="CommentReference"/>
          <w:rFonts w:ascii="Times New Roman" w:hAnsi="Times New Roman" w:cs="Times New Roman"/>
          <w:sz w:val="24"/>
          <w:szCs w:val="24"/>
        </w:rPr>
        <w:commentReference w:id="231"/>
      </w:r>
      <w:r w:rsidRPr="000A61C9">
        <w:rPr>
          <w:rFonts w:ascii="Times New Roman" w:hAnsi="Times New Roman" w:cs="Times New Roman"/>
          <w:iCs/>
          <w:sz w:val="24"/>
          <w:szCs w:val="24"/>
        </w:rPr>
        <w:t xml:space="preserve">. Besides circadian rhythms, all interventions modulated inflammatory pathways, including DR with TNF and AGE-RAGE signaling, EX with several immune responses, and DREX with complement and coagulation cascades and other immune responses. SCs may participate in immune or inflammatory responses in neuropathy either via signaling </w:t>
      </w:r>
      <w:r w:rsidRPr="000A61C9">
        <w:rPr>
          <w:rFonts w:ascii="Times New Roman" w:hAnsi="Times New Roman" w:cs="Times New Roman"/>
          <w:sz w:val="24"/>
          <w:szCs w:val="24"/>
        </w:rPr>
        <w:fldChar w:fldCharType="begin">
          <w:fldData xml:space="preserve">PEVuZE5vdGU+PENpdGU+PEF1dGhvcj5YdTwvQXV0aG9yPjxZZWFyPjIwMjA8L1llYXI+PFJlY051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</w:fldData>
        </w:fldChar>
      </w:r>
      <w:r w:rsidR="00E2182D">
        <w:rPr>
          <w:rFonts w:ascii="Times New Roman" w:hAnsi="Times New Roman" w:cs="Times New Roman"/>
          <w:sz w:val="24"/>
          <w:szCs w:val="24"/>
        </w:rPr>
        <w:instrText xml:space="preserve"> ADDIN EN.CITE </w:instrText>
      </w:r>
      <w:r w:rsidR="00E2182D">
        <w:rPr>
          <w:rFonts w:ascii="Times New Roman" w:hAnsi="Times New Roman" w:cs="Times New Roman"/>
          <w:sz w:val="24"/>
          <w:szCs w:val="24"/>
        </w:rPr>
        <w:fldChar w:fldCharType="begin">
          <w:fldData xml:space="preserve">PEVuZE5vdGU+PENpdGU+PEF1dGhvcj5YdTwvQXV0aG9yPjxZZWFyPjIwMjA8L1llYXI+PFJlY051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</w:fldData>
        </w:fldChar>
      </w:r>
      <w:r w:rsidR="00E2182D">
        <w:rPr>
          <w:rFonts w:ascii="Times New Roman" w:hAnsi="Times New Roman" w:cs="Times New Roman"/>
          <w:sz w:val="24"/>
          <w:szCs w:val="24"/>
        </w:rPr>
        <w:instrText xml:space="preserve"> ADDIN EN.CITE.DATA </w:instrText>
      </w:r>
      <w:r w:rsidR="00E2182D">
        <w:rPr>
          <w:rFonts w:ascii="Times New Roman" w:hAnsi="Times New Roman" w:cs="Times New Roman"/>
          <w:sz w:val="24"/>
          <w:szCs w:val="24"/>
        </w:rPr>
      </w:r>
      <w:r w:rsidR="00E2182D">
        <w:rPr>
          <w:rFonts w:ascii="Times New Roman" w:hAnsi="Times New Roman" w:cs="Times New Roman"/>
          <w:sz w:val="24"/>
          <w:szCs w:val="24"/>
        </w:rPr>
        <w:fldChar w:fldCharType="end"/>
      </w:r>
      <w:r w:rsidRPr="000A61C9">
        <w:rPr>
          <w:rFonts w:ascii="Times New Roman" w:hAnsi="Times New Roman" w:cs="Times New Roman"/>
          <w:sz w:val="24"/>
          <w:szCs w:val="24"/>
        </w:rPr>
      </w:r>
      <w:r w:rsidRPr="000A61C9">
        <w:rPr>
          <w:rFonts w:ascii="Times New Roman" w:hAnsi="Times New Roman" w:cs="Times New Roman"/>
          <w:sz w:val="24"/>
          <w:szCs w:val="24"/>
        </w:rPr>
        <w:fldChar w:fldCharType="separate"/>
      </w:r>
      <w:r w:rsidR="00E2182D">
        <w:rPr>
          <w:rFonts w:ascii="Times New Roman" w:hAnsi="Times New Roman" w:cs="Times New Roman"/>
          <w:noProof/>
          <w:sz w:val="24"/>
          <w:szCs w:val="24"/>
        </w:rPr>
        <w:t>[68]</w:t>
      </w:r>
      <w:r w:rsidRPr="000A61C9">
        <w:rPr>
          <w:rFonts w:ascii="Times New Roman" w:hAnsi="Times New Roman" w:cs="Times New Roman"/>
          <w:sz w:val="24"/>
          <w:szCs w:val="24"/>
        </w:rPr>
        <w:fldChar w:fldCharType="end"/>
      </w:r>
      <w:r w:rsidRPr="000A61C9">
        <w:rPr>
          <w:rFonts w:ascii="Times New Roman" w:hAnsi="Times New Roman" w:cs="Times New Roman"/>
          <w:sz w:val="24"/>
          <w:szCs w:val="24"/>
        </w:rPr>
        <w:t xml:space="preserve"> </w:t>
      </w:r>
      <w:r w:rsidRPr="000A61C9">
        <w:rPr>
          <w:rFonts w:ascii="Times New Roman" w:hAnsi="Times New Roman" w:cs="Times New Roman"/>
          <w:iCs/>
          <w:sz w:val="24"/>
          <w:szCs w:val="24"/>
        </w:rPr>
        <w:t xml:space="preserve">or interactions with immune cells </w:t>
      </w:r>
      <w:r w:rsidRPr="000A61C9">
        <w:rPr>
          <w:rFonts w:ascii="Times New Roman" w:hAnsi="Times New Roman" w:cs="Times New Roman"/>
          <w:iCs/>
          <w:sz w:val="24"/>
          <w:szCs w:val="24"/>
        </w:rPr>
        <w:fldChar w:fldCharType="begin">
          <w:fldData xml:space="preserve">PEVuZE5vdGU+PENpdGU+PEF1dGhvcj5MbG9yacOhbi1TYWx2YWRvcjwvQXV0aG9yPjxZZWFyPjIw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PEVuZE5vdGU+PENpdGU+PEF1dGhvcj5MbG9yacOhbi1TYWx2YWRvcjwvQXV0aG9yPjxZZWFyPjIw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[69, 70]</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w:t>
      </w:r>
    </w:p>
    <w:p w14:paraId="7745DA67" w14:textId="02646EA5" w:rsidR="002521F7" w:rsidRPr="000A61C9" w:rsidRDefault="002521F7" w:rsidP="000A61C9">
      <w:pPr>
        <w:spacing w:before="120" w:after="0" w:line="240" w:lineRule="auto"/>
        <w:ind w:firstLine="360"/>
        <w:rPr>
          <w:rFonts w:ascii="Times New Roman" w:hAnsi="Times New Roman" w:cs="Times New Roman"/>
          <w:iCs/>
          <w:sz w:val="24"/>
          <w:szCs w:val="24"/>
        </w:rPr>
      </w:pPr>
      <w:r w:rsidRPr="000A61C9">
        <w:rPr>
          <w:rFonts w:ascii="Times New Roman" w:hAnsi="Times New Roman" w:cs="Times New Roman"/>
          <w:iCs/>
          <w:sz w:val="24"/>
          <w:szCs w:val="24"/>
        </w:rPr>
        <w:t xml:space="preserve">We posit that the distinct profiles in </w:t>
      </w:r>
      <w:proofErr w:type="spellStart"/>
      <w:r w:rsidRPr="000A61C9">
        <w:rPr>
          <w:rFonts w:ascii="Times New Roman" w:hAnsi="Times New Roman" w:cs="Times New Roman"/>
          <w:iCs/>
          <w:sz w:val="24"/>
          <w:szCs w:val="24"/>
        </w:rPr>
        <w:t>mySCs</w:t>
      </w:r>
      <w:proofErr w:type="spellEnd"/>
      <w:r w:rsidRPr="000A61C9">
        <w:rPr>
          <w:rFonts w:ascii="Times New Roman" w:hAnsi="Times New Roman" w:cs="Times New Roman"/>
          <w:iCs/>
          <w:sz w:val="24"/>
          <w:szCs w:val="24"/>
        </w:rPr>
        <w:t xml:space="preserve"> versus </w:t>
      </w:r>
      <w:proofErr w:type="spellStart"/>
      <w:r w:rsidRPr="000A61C9">
        <w:rPr>
          <w:rFonts w:ascii="Times New Roman" w:hAnsi="Times New Roman" w:cs="Times New Roman"/>
          <w:iCs/>
          <w:sz w:val="24"/>
          <w:szCs w:val="24"/>
        </w:rPr>
        <w:t>nmSCs</w:t>
      </w:r>
      <w:proofErr w:type="spellEnd"/>
      <w:r w:rsidRPr="000A61C9">
        <w:rPr>
          <w:rFonts w:ascii="Times New Roman" w:hAnsi="Times New Roman" w:cs="Times New Roman"/>
          <w:iCs/>
          <w:sz w:val="24"/>
          <w:szCs w:val="24"/>
        </w:rPr>
        <w:t xml:space="preserve"> following interventions may reflect reversal or modulation of gene expression primarily related to metabolism and structural extracellular and axonal integrity in large fibers versus metabolic and im</w:t>
      </w:r>
      <w:commentRangeStart w:id="232"/>
      <w:r w:rsidRPr="000A61C9">
        <w:rPr>
          <w:rFonts w:ascii="Times New Roman" w:hAnsi="Times New Roman" w:cs="Times New Roman"/>
          <w:iCs/>
          <w:sz w:val="24"/>
          <w:szCs w:val="24"/>
        </w:rPr>
        <w:t>munomodulatory actio</w:t>
      </w:r>
      <w:commentRangeEnd w:id="232"/>
      <w:r w:rsidRPr="000A61C9">
        <w:rPr>
          <w:rStyle w:val="CommentReference"/>
          <w:rFonts w:ascii="Times New Roman" w:hAnsi="Times New Roman" w:cs="Times New Roman"/>
          <w:sz w:val="24"/>
          <w:szCs w:val="24"/>
        </w:rPr>
        <w:commentReference w:id="232"/>
      </w:r>
      <w:r w:rsidRPr="000A61C9">
        <w:rPr>
          <w:rFonts w:ascii="Times New Roman" w:hAnsi="Times New Roman" w:cs="Times New Roman"/>
          <w:iCs/>
          <w:sz w:val="24"/>
          <w:szCs w:val="24"/>
        </w:rPr>
        <w:t xml:space="preserve">ns in small fibers, although further investigation is warranted. Of note, studies of pharmacological agents for diabetic PN have variably improved either small or large fiber neuropathy </w:t>
      </w:r>
      <w:r w:rsidRPr="000A61C9">
        <w:rPr>
          <w:rFonts w:ascii="Times New Roman" w:hAnsi="Times New Roman" w:cs="Times New Roman"/>
          <w:iCs/>
          <w:sz w:val="24"/>
          <w:szCs w:val="24"/>
        </w:rPr>
        <w:fldChar w:fldCharType="begin">
          <w:fldData xml:space="preserve">PEVuZE5vdGU+PENpdGU+PEF1dGhvcj5IdXI8L0F1dGhvcj48WWVhcj4yMDE1PC9ZZWFyPjxSZWNO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PEVuZE5vdGU+PENpdGU+PEF1dGhvcj5IdXI8L0F1dGhvcj48WWVhcj4yMDE1PC9ZZWFyPjxSZWNO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[71]</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possibly due to differences in underlying mechanisms, another research direction necessitating additional study. </w:t>
      </w:r>
    </w:p>
    <w:p w14:paraId="4DD8A0DF" w14:textId="3A9C811F" w:rsidR="002521F7" w:rsidRPr="00B852AA" w:rsidRDefault="002521F7" w:rsidP="000A61C9">
      <w:pPr>
        <w:spacing w:before="120" w:after="0" w:line="240" w:lineRule="auto"/>
        <w:ind w:firstLine="360"/>
        <w:rPr>
          <w:rFonts w:ascii="Times New Roman" w:hAnsi="Times New Roman" w:cs="Times New Roman"/>
          <w:iCs/>
          <w:sz w:val="24"/>
          <w:szCs w:val="24"/>
          <w:highlight w:val="yellow"/>
        </w:rPr>
      </w:pPr>
      <w:r w:rsidRPr="00B852AA">
        <w:rPr>
          <w:rFonts w:ascii="Times New Roman" w:hAnsi="Times New Roman" w:cs="Times New Roman"/>
          <w:iCs/>
          <w:sz w:val="24"/>
          <w:szCs w:val="24"/>
          <w:highlight w:val="yellow"/>
        </w:rPr>
        <w:lastRenderedPageBreak/>
        <w:t xml:space="preserve">Diabetic PN is characterized by peripheral nerve insulin resistance </w:t>
      </w:r>
      <w:r w:rsidRPr="00B852AA">
        <w:rPr>
          <w:rFonts w:ascii="Times New Roman" w:eastAsia="Times New Roman" w:hAnsi="Times New Roman" w:cs="Times New Roman"/>
          <w:color w:val="000000" w:themeColor="text1"/>
          <w:sz w:val="24"/>
          <w:szCs w:val="24"/>
          <w:highlight w:val="yellow"/>
        </w:rPr>
        <w:fldChar w:fldCharType="begin">
          <w:fldData xml:space="preserve">PEVuZE5vdGU+PENpdGU+PEF1dGhvcj5Hcm90ZTwvQXV0aG9yPjxZZWFyPjIwMTY8L1llYXI+PFJl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</w:fldData>
        </w:fldChar>
      </w:r>
      <w:r w:rsidR="00E2182D" w:rsidRPr="00B852AA">
        <w:rPr>
          <w:rFonts w:ascii="Times New Roman" w:eastAsia="Times New Roman" w:hAnsi="Times New Roman" w:cs="Times New Roman"/>
          <w:color w:val="000000" w:themeColor="text1"/>
          <w:sz w:val="24"/>
          <w:szCs w:val="24"/>
          <w:highlight w:val="yellow"/>
        </w:rPr>
        <w:instrText xml:space="preserve"> ADDIN EN.CITE </w:instrText>
      </w:r>
      <w:r w:rsidR="00E2182D" w:rsidRPr="00B852AA">
        <w:rPr>
          <w:rFonts w:ascii="Times New Roman" w:eastAsia="Times New Roman" w:hAnsi="Times New Roman" w:cs="Times New Roman"/>
          <w:color w:val="000000" w:themeColor="text1"/>
          <w:sz w:val="24"/>
          <w:szCs w:val="24"/>
          <w:highlight w:val="yellow"/>
        </w:rPr>
        <w:fldChar w:fldCharType="begin">
          <w:fldData xml:space="preserve">PEVuZE5vdGU+PENpdGU+PEF1dGhvcj5Hcm90ZTwvQXV0aG9yPjxZZWFyPjIwMTY8L1llYXI+PFJl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</w:fldData>
        </w:fldChar>
      </w:r>
      <w:r w:rsidR="00E2182D" w:rsidRPr="00B852AA">
        <w:rPr>
          <w:rFonts w:ascii="Times New Roman" w:eastAsia="Times New Roman" w:hAnsi="Times New Roman" w:cs="Times New Roman"/>
          <w:color w:val="000000" w:themeColor="text1"/>
          <w:sz w:val="24"/>
          <w:szCs w:val="24"/>
          <w:highlight w:val="yellow"/>
        </w:rPr>
        <w:instrText xml:space="preserve"> ADDIN EN.CITE.DATA </w:instrText>
      </w:r>
      <w:r w:rsidR="00E2182D" w:rsidRPr="00B852AA">
        <w:rPr>
          <w:rFonts w:ascii="Times New Roman" w:eastAsia="Times New Roman" w:hAnsi="Times New Roman" w:cs="Times New Roman"/>
          <w:color w:val="000000" w:themeColor="text1"/>
          <w:sz w:val="24"/>
          <w:szCs w:val="24"/>
          <w:highlight w:val="yellow"/>
        </w:rPr>
      </w:r>
      <w:r w:rsidR="00E2182D" w:rsidRPr="00B852AA">
        <w:rPr>
          <w:rFonts w:ascii="Times New Roman" w:eastAsia="Times New Roman" w:hAnsi="Times New Roman" w:cs="Times New Roman"/>
          <w:color w:val="000000" w:themeColor="text1"/>
          <w:sz w:val="24"/>
          <w:szCs w:val="24"/>
          <w:highlight w:val="yellow"/>
        </w:rPr>
        <w:fldChar w:fldCharType="end"/>
      </w:r>
      <w:r w:rsidRPr="00B852AA">
        <w:rPr>
          <w:rFonts w:ascii="Times New Roman" w:eastAsia="Times New Roman" w:hAnsi="Times New Roman" w:cs="Times New Roman"/>
          <w:color w:val="000000" w:themeColor="text1"/>
          <w:sz w:val="24"/>
          <w:szCs w:val="24"/>
          <w:highlight w:val="yellow"/>
        </w:rPr>
      </w:r>
      <w:r w:rsidRPr="00B852AA">
        <w:rPr>
          <w:rFonts w:ascii="Times New Roman" w:eastAsia="Times New Roman" w:hAnsi="Times New Roman" w:cs="Times New Roman"/>
          <w:color w:val="000000" w:themeColor="text1"/>
          <w:sz w:val="24"/>
          <w:szCs w:val="24"/>
          <w:highlight w:val="yellow"/>
        </w:rPr>
        <w:fldChar w:fldCharType="separate"/>
      </w:r>
      <w:r w:rsidR="00E2182D" w:rsidRPr="00B852AA">
        <w:rPr>
          <w:rFonts w:ascii="Times New Roman" w:eastAsia="Times New Roman" w:hAnsi="Times New Roman" w:cs="Times New Roman"/>
          <w:noProof/>
          <w:color w:val="000000" w:themeColor="text1"/>
          <w:sz w:val="24"/>
          <w:szCs w:val="24"/>
          <w:highlight w:val="yellow"/>
        </w:rPr>
        <w:t>[27, 28, 72]</w:t>
      </w:r>
      <w:r w:rsidRPr="00B852AA">
        <w:rPr>
          <w:rFonts w:ascii="Times New Roman" w:eastAsia="Times New Roman" w:hAnsi="Times New Roman" w:cs="Times New Roman"/>
          <w:color w:val="000000" w:themeColor="text1"/>
          <w:sz w:val="24"/>
          <w:szCs w:val="24"/>
          <w:highlight w:val="yellow"/>
        </w:rPr>
        <w:fldChar w:fldCharType="end"/>
      </w:r>
      <w:r w:rsidRPr="00B852AA">
        <w:rPr>
          <w:rFonts w:ascii="Times New Roman" w:hAnsi="Times New Roman" w:cs="Times New Roman"/>
          <w:iCs/>
          <w:sz w:val="24"/>
          <w:szCs w:val="24"/>
          <w:highlight w:val="yellow"/>
        </w:rPr>
        <w:t xml:space="preserve">, including of SCs, despite that neuronal and SC glucose transporters are primarily insulin-independent </w:t>
      </w:r>
      <w:r w:rsidRPr="00B852AA">
        <w:rPr>
          <w:rFonts w:ascii="Times New Roman" w:hAnsi="Times New Roman" w:cs="Times New Roman"/>
          <w:iCs/>
          <w:sz w:val="24"/>
          <w:szCs w:val="24"/>
          <w:highlight w:val="yellow"/>
        </w:rPr>
        <w:fldChar w:fldCharType="begin"/>
      </w:r>
      <w:r w:rsidR="00E2182D" w:rsidRPr="00B852AA">
        <w:rPr>
          <w:rFonts w:ascii="Times New Roman" w:hAnsi="Times New Roman" w:cs="Times New Roman"/>
          <w:iCs/>
          <w:sz w:val="24"/>
          <w:szCs w:val="24"/>
          <w:highlight w:val="yellow"/>
        </w:rPr>
        <w:instrText xml:space="preserve"> ADDIN EN.CITE &lt;EndNote&gt;&lt;Cite&gt;&lt;Author&gt;Grote&lt;/Author&gt;&lt;Year&gt;2016&lt;/Year&gt;&lt;RecNum&gt;0&lt;/RecNum&gt;&lt;IDText&gt;A Role for Insulin in Diabetic Neuropathy&lt;/IDText&gt;&lt;DisplayText&gt;[28]&lt;/DisplayText&gt;&lt;record&gt;&lt;rec-number&gt;50&lt;/rec-number&gt;&lt;foreign-keys&gt;&lt;key app="EN" db-id="rvs9s0rznsvss8e9dxnvde0laxp0e9w02w9v" timestamp="1629679853"&gt;50&lt;/key&gt;&lt;/foreign-keys&gt;&lt;ref-type name="Journal Article"&gt;17&lt;/ref-type&gt;&lt;contributors&gt;&lt;authors&gt;&lt;author&gt;Grote, C. W.&lt;/author&gt;&lt;author&gt;Wright, D. E.&lt;/author&gt;&lt;/authors&gt;&lt;/contributors&gt;&lt;auth-address&gt;Department of Anatomy and Cell Biology, University of Kansas Medical Center Kansas City, KS, USA.&lt;/auth-address&gt;&lt;titles&gt;&lt;title&gt;A Role for Insulin in Diabetic Neuropathy&lt;/title&gt;&lt;secondary-title&gt;Front Neurosci&lt;/secondary-title&gt;&lt;/titles&gt;&lt;periodical&gt;&lt;full-title&gt;Front Neurosci&lt;/full-title&gt;&lt;/periodical&gt;&lt;pages&gt;581&lt;/pages&gt;&lt;volume&gt;10&lt;/volume&gt;&lt;edition&gt;2017/01/10&lt;/edition&gt;&lt;keywords&gt;&lt;keyword&gt;diabetes complications&lt;/keyword&gt;&lt;keyword&gt;insulin&lt;/keyword&gt;&lt;keyword&gt;insulin resistance&lt;/keyword&gt;&lt;keyword&gt;neuropathy&lt;/keyword&gt;&lt;keyword&gt;neurotrophic factors&lt;/keyword&gt;&lt;keyword&gt;pain&lt;/keyword&gt;&lt;/keywords&gt;&lt;dates&gt;&lt;year&gt;2016&lt;/year&gt;&lt;/dates&gt;&lt;isbn&gt;1662-4548 (Print)&amp;#xD;1662-453x&lt;/isbn&gt;&lt;accession-num&gt;28066166&lt;/accession-num&gt;&lt;urls&gt;&lt;/urls&gt;&lt;custom2&gt;PMC5179551&lt;/custom2&gt;&lt;electronic-resource-num&gt;10.3389/fnins.2016.00581&lt;/electronic-resource-num&gt;&lt;remote-database-provider&gt;NLM&lt;/remote-database-provider&gt;&lt;language&gt;eng&lt;/language&gt;&lt;/record&gt;&lt;/Cite&gt;&lt;/EndNote&gt;</w:instrText>
      </w:r>
      <w:r w:rsidRPr="00B852AA">
        <w:rPr>
          <w:rFonts w:ascii="Times New Roman" w:hAnsi="Times New Roman" w:cs="Times New Roman"/>
          <w:iCs/>
          <w:sz w:val="24"/>
          <w:szCs w:val="24"/>
          <w:highlight w:val="yellow"/>
        </w:rPr>
        <w:fldChar w:fldCharType="separate"/>
      </w:r>
      <w:r w:rsidR="00E2182D" w:rsidRPr="00B852AA">
        <w:rPr>
          <w:rFonts w:ascii="Times New Roman" w:hAnsi="Times New Roman" w:cs="Times New Roman"/>
          <w:iCs/>
          <w:noProof/>
          <w:sz w:val="24"/>
          <w:szCs w:val="24"/>
          <w:highlight w:val="yellow"/>
        </w:rPr>
        <w:t>[28]</w:t>
      </w:r>
      <w:r w:rsidRPr="00B852AA">
        <w:rPr>
          <w:rFonts w:ascii="Times New Roman" w:hAnsi="Times New Roman" w:cs="Times New Roman"/>
          <w:iCs/>
          <w:sz w:val="24"/>
          <w:szCs w:val="24"/>
          <w:highlight w:val="yellow"/>
        </w:rPr>
        <w:fldChar w:fldCharType="end"/>
      </w:r>
      <w:r w:rsidRPr="00B852AA">
        <w:rPr>
          <w:rFonts w:ascii="Times New Roman" w:hAnsi="Times New Roman" w:cs="Times New Roman"/>
          <w:iCs/>
          <w:sz w:val="24"/>
          <w:szCs w:val="24"/>
          <w:highlight w:val="yellow"/>
        </w:rPr>
        <w:t xml:space="preserve">. In this context, insulin resistance alters the metabolism-regulating activity of peripheral nerves with consequent changes in the nerve metabolome. Thus, we next examined whole sciatic nerve metabolomics in HFD and upon interventions. Among our analysis of polar metabolites, HFD lowered levels of glucose 6-phosphate and fructose 6-phosphate, entry points into glycolysis. HFD also reduced levels of the TCA cycle intermediate, malate, as well as levels of many amino acids that can enter the cycle or are biosynthetic downstream products, e.g., leucine, isoleucine, threonine, and tyrosine, reflected in broad changes to metabolic </w:t>
      </w:r>
      <w:commentRangeStart w:id="233"/>
      <w:r w:rsidRPr="00B852AA">
        <w:rPr>
          <w:rFonts w:ascii="Times New Roman" w:hAnsi="Times New Roman" w:cs="Times New Roman"/>
          <w:iCs/>
          <w:sz w:val="24"/>
          <w:szCs w:val="24"/>
          <w:highlight w:val="yellow"/>
        </w:rPr>
        <w:t>pathways</w:t>
      </w:r>
      <w:commentRangeEnd w:id="233"/>
      <w:r w:rsidRPr="00B852AA">
        <w:rPr>
          <w:rStyle w:val="CommentReference"/>
          <w:rFonts w:ascii="Times New Roman" w:hAnsi="Times New Roman" w:cs="Times New Roman"/>
          <w:sz w:val="24"/>
          <w:szCs w:val="24"/>
          <w:highlight w:val="yellow"/>
        </w:rPr>
        <w:commentReference w:id="233"/>
      </w:r>
      <w:r w:rsidRPr="00B852AA">
        <w:rPr>
          <w:rFonts w:ascii="Times New Roman" w:hAnsi="Times New Roman" w:cs="Times New Roman"/>
          <w:iCs/>
          <w:sz w:val="24"/>
          <w:szCs w:val="24"/>
          <w:highlight w:val="yellow"/>
        </w:rPr>
        <w:t>. DR reversed levels of some of these metabolites, including glucose 6-phosphate and fructose 6-phosphate and TCA entrants or byproducts,</w:t>
      </w:r>
      <w:r w:rsidRPr="00B852AA">
        <w:rPr>
          <w:rFonts w:ascii="Times New Roman" w:hAnsi="Times New Roman" w:cs="Times New Roman"/>
          <w:sz w:val="24"/>
          <w:szCs w:val="24"/>
          <w:highlight w:val="yellow"/>
        </w:rPr>
        <w:t xml:space="preserve"> and additionally enhanced levels in TCA intermediates c</w:t>
      </w:r>
      <w:r w:rsidRPr="00B852AA">
        <w:rPr>
          <w:rFonts w:ascii="Times New Roman" w:hAnsi="Times New Roman" w:cs="Times New Roman"/>
          <w:iCs/>
          <w:sz w:val="24"/>
          <w:szCs w:val="24"/>
          <w:highlight w:val="yellow"/>
        </w:rPr>
        <w:t xml:space="preserve">itrate and isocitrate, indicating the intervention may enhance overall nerve metabolism. EX also boosted 6-phosphate and fructose 6-phosphate levels as well as many core TCA intermediates with variable effects on other amino acid cycle entrants or byproducts, but with an overall suggestion of enhanced nerve metabolism. Finally, DREX generated a similar profile to DR and EX, but additionally increased lactate levels, indicating excess flux into glycolysis or a bottleneck into the TCA cycle; nevertheless, DREX also enhanced nerve metabolism. </w:t>
      </w:r>
    </w:p>
    <w:p w14:paraId="0AA063CE" w14:textId="77777777" w:rsidR="002521F7" w:rsidRPr="000A61C9" w:rsidRDefault="002521F7" w:rsidP="000A61C9">
      <w:pPr>
        <w:spacing w:before="120" w:after="0" w:line="240" w:lineRule="auto"/>
        <w:ind w:firstLine="360"/>
        <w:rPr>
          <w:rFonts w:ascii="Times New Roman" w:hAnsi="Times New Roman" w:cs="Times New Roman"/>
          <w:iCs/>
          <w:sz w:val="24"/>
          <w:szCs w:val="24"/>
        </w:rPr>
      </w:pPr>
      <w:r w:rsidRPr="00B852AA">
        <w:rPr>
          <w:rFonts w:ascii="Times New Roman" w:hAnsi="Times New Roman" w:cs="Times New Roman"/>
          <w:iCs/>
          <w:sz w:val="24"/>
          <w:szCs w:val="24"/>
          <w:highlight w:val="yellow"/>
        </w:rPr>
        <w:t>Expanding our analysis by untargeted metabolomics again demonstrated broadly inhibited metabolism in HFD nerve, reversed by all interventions, albeit variably across diverse metabolites. These dis</w:t>
      </w:r>
      <w:commentRangeStart w:id="234"/>
      <w:r w:rsidRPr="00B852AA">
        <w:rPr>
          <w:rFonts w:ascii="Times New Roman" w:hAnsi="Times New Roman" w:cs="Times New Roman"/>
          <w:iCs/>
          <w:sz w:val="24"/>
          <w:szCs w:val="24"/>
          <w:highlight w:val="yellow"/>
        </w:rPr>
        <w:t>ruptio</w:t>
      </w:r>
      <w:commentRangeEnd w:id="234"/>
      <w:r w:rsidRPr="00B852AA">
        <w:rPr>
          <w:rStyle w:val="CommentReference"/>
          <w:rFonts w:ascii="Times New Roman" w:hAnsi="Times New Roman" w:cs="Times New Roman"/>
          <w:sz w:val="24"/>
          <w:szCs w:val="24"/>
          <w:highlight w:val="yellow"/>
        </w:rPr>
        <w:commentReference w:id="234"/>
      </w:r>
      <w:r w:rsidRPr="00B852AA">
        <w:rPr>
          <w:rFonts w:ascii="Times New Roman" w:hAnsi="Times New Roman" w:cs="Times New Roman"/>
          <w:iCs/>
          <w:sz w:val="24"/>
          <w:szCs w:val="24"/>
          <w:highlight w:val="yellow"/>
        </w:rPr>
        <w:t xml:space="preserve">ns spanned nucleotide metabolism, linked to energy cofactors, amino acid metabolism, and neuroactive </w:t>
      </w:r>
      <w:commentRangeStart w:id="235"/>
      <w:r w:rsidRPr="00B852AA">
        <w:rPr>
          <w:rFonts w:ascii="Times New Roman" w:hAnsi="Times New Roman" w:cs="Times New Roman"/>
          <w:iCs/>
          <w:sz w:val="24"/>
          <w:szCs w:val="24"/>
          <w:highlight w:val="yellow"/>
        </w:rPr>
        <w:t>ligands</w:t>
      </w:r>
      <w:commentRangeEnd w:id="235"/>
      <w:r w:rsidRPr="00B852AA">
        <w:rPr>
          <w:rStyle w:val="CommentReference"/>
          <w:rFonts w:ascii="Times New Roman" w:hAnsi="Times New Roman" w:cs="Times New Roman"/>
          <w:sz w:val="24"/>
          <w:szCs w:val="24"/>
          <w:highlight w:val="yellow"/>
        </w:rPr>
        <w:commentReference w:id="235"/>
      </w:r>
      <w:r w:rsidRPr="00B852AA">
        <w:rPr>
          <w:rFonts w:ascii="Times New Roman" w:hAnsi="Times New Roman" w:cs="Times New Roman"/>
          <w:iCs/>
          <w:sz w:val="24"/>
          <w:szCs w:val="24"/>
          <w:highlight w:val="yellow"/>
        </w:rPr>
        <w:t>.</w:t>
      </w:r>
      <w:r w:rsidRPr="000A61C9">
        <w:rPr>
          <w:rFonts w:ascii="Times New Roman" w:hAnsi="Times New Roman" w:cs="Times New Roman"/>
          <w:iCs/>
          <w:sz w:val="24"/>
          <w:szCs w:val="24"/>
        </w:rPr>
        <w:t xml:space="preserve"> </w:t>
      </w:r>
    </w:p>
    <w:p w14:paraId="462192AD" w14:textId="1E881ACB" w:rsidR="002521F7" w:rsidRPr="000A61C9" w:rsidRDefault="002521F7" w:rsidP="000A61C9">
      <w:pPr>
        <w:spacing w:before="120" w:after="0" w:line="240" w:lineRule="auto"/>
        <w:ind w:firstLine="360"/>
        <w:rPr>
          <w:rFonts w:ascii="Times New Roman" w:hAnsi="Times New Roman" w:cs="Times New Roman"/>
          <w:iCs/>
          <w:sz w:val="24"/>
          <w:szCs w:val="24"/>
        </w:rPr>
      </w:pPr>
      <w:r w:rsidRPr="000A61C9">
        <w:rPr>
          <w:rFonts w:ascii="Times New Roman" w:hAnsi="Times New Roman" w:cs="Times New Roman"/>
          <w:iCs/>
          <w:sz w:val="24"/>
          <w:szCs w:val="24"/>
        </w:rPr>
        <w:t xml:space="preserve">Plasma metabolomics in the context of obesity and T2D is widely reported, but investigations of the nerve are </w:t>
      </w:r>
      <w:commentRangeStart w:id="236"/>
      <w:r w:rsidRPr="000A61C9">
        <w:rPr>
          <w:rFonts w:ascii="Times New Roman" w:hAnsi="Times New Roman" w:cs="Times New Roman"/>
          <w:iCs/>
          <w:sz w:val="24"/>
          <w:szCs w:val="24"/>
        </w:rPr>
        <w:t>scarce</w:t>
      </w:r>
      <w:commentRangeEnd w:id="236"/>
      <w:r w:rsidRPr="000A61C9">
        <w:rPr>
          <w:rStyle w:val="CommentReference"/>
          <w:rFonts w:ascii="Times New Roman" w:hAnsi="Times New Roman" w:cs="Times New Roman"/>
          <w:sz w:val="24"/>
          <w:szCs w:val="24"/>
        </w:rPr>
        <w:commentReference w:id="236"/>
      </w:r>
      <w:r w:rsidRPr="000A61C9">
        <w:rPr>
          <w:rFonts w:ascii="Times New Roman" w:hAnsi="Times New Roman" w:cs="Times New Roman"/>
          <w:iCs/>
          <w:sz w:val="24"/>
          <w:szCs w:val="24"/>
        </w:rPr>
        <w:t xml:space="preserve">. In a T2D </w:t>
      </w:r>
      <w:proofErr w:type="spellStart"/>
      <w:r w:rsidRPr="000A61C9">
        <w:rPr>
          <w:rFonts w:ascii="Times New Roman" w:hAnsi="Times New Roman" w:cs="Times New Roman"/>
          <w:i/>
          <w:sz w:val="24"/>
          <w:szCs w:val="24"/>
        </w:rPr>
        <w:t>db</w:t>
      </w:r>
      <w:proofErr w:type="spellEnd"/>
      <w:r w:rsidRPr="000A61C9">
        <w:rPr>
          <w:rFonts w:ascii="Times New Roman" w:hAnsi="Times New Roman" w:cs="Times New Roman"/>
          <w:iCs/>
          <w:sz w:val="24"/>
          <w:szCs w:val="24"/>
        </w:rPr>
        <w:t>/</w:t>
      </w:r>
      <w:proofErr w:type="spellStart"/>
      <w:r w:rsidRPr="000A61C9">
        <w:rPr>
          <w:rFonts w:ascii="Times New Roman" w:hAnsi="Times New Roman" w:cs="Times New Roman"/>
          <w:i/>
          <w:sz w:val="24"/>
          <w:szCs w:val="24"/>
        </w:rPr>
        <w:t>db</w:t>
      </w:r>
      <w:proofErr w:type="spellEnd"/>
      <w:r w:rsidRPr="000A61C9">
        <w:rPr>
          <w:rFonts w:ascii="Times New Roman" w:hAnsi="Times New Roman" w:cs="Times New Roman"/>
          <w:iCs/>
          <w:sz w:val="24"/>
          <w:szCs w:val="24"/>
        </w:rPr>
        <w:t xml:space="preserve"> model, we previously reported a decrease in steady state glycolytic and TCA intermediates with diabetic PN development </w:t>
      </w:r>
      <w:r w:rsidRPr="000A61C9">
        <w:rPr>
          <w:rFonts w:ascii="Times New Roman" w:hAnsi="Times New Roman" w:cs="Times New Roman"/>
          <w:iCs/>
          <w:sz w:val="24"/>
          <w:szCs w:val="24"/>
        </w:rPr>
        <w:fldChar w:fldCharType="begin">
          <w:fldData xml:space="preserve">PEVuZE5vdGU+PENpdGU+PEF1dGhvcj5IaW5kZXI8L0F1dGhvcj48WWVhcj4yMDEzPC9ZZWFyPjxS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PEVuZE5vdGU+PENpdGU+PEF1dGhvcj5IaW5kZXI8L0F1dGhvcj48WWVhcj4yMDEzPC9ZZWFyPjxS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[26, 30]</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as well as decreased flux through the TCA cycle </w:t>
      </w:r>
      <w:r w:rsidRPr="000A61C9">
        <w:rPr>
          <w:rFonts w:ascii="Times New Roman" w:hAnsi="Times New Roman" w:cs="Times New Roman"/>
          <w:iCs/>
          <w:sz w:val="24"/>
          <w:szCs w:val="24"/>
        </w:rPr>
        <w:fldChar w:fldCharType="begin">
          <w:fldData xml:space="preserve">PEVuZE5vdGU+PENpdGU+PEF1dGhvcj5TYXM8L0F1dGhvcj48WWVhcj4yMDE2PC9ZZWFyPjxSZWNO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PEVuZE5vdGU+PENpdGU+PEF1dGhvcj5TYXM8L0F1dGhvcj48WWVhcj4yMDE2PC9ZZWFyPjxSZWNO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[30]</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A proteomic analysis similarly observed a decrease in glycolytic and TCA cycle metabolism </w:t>
      </w:r>
      <w:r w:rsidRPr="000A61C9">
        <w:rPr>
          <w:rFonts w:ascii="Times New Roman" w:hAnsi="Times New Roman" w:cs="Times New Roman"/>
          <w:iCs/>
          <w:sz w:val="24"/>
          <w:szCs w:val="24"/>
        </w:rPr>
        <w:fldChar w:fldCharType="begin">
          <w:fldData xml:space="preserve">PEVuZE5vdGU+PENpdGU+PEF1dGhvcj5MZWFsLUp1bGnDoDwvQXV0aG9yPjxZZWFyPjIwMjI8L1ll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</w:fldData>
        </w:fldChar>
      </w:r>
      <w:r w:rsidR="00565442">
        <w:rPr>
          <w:rFonts w:ascii="Times New Roman" w:hAnsi="Times New Roman" w:cs="Times New Roman"/>
          <w:iCs/>
          <w:sz w:val="24"/>
          <w:szCs w:val="24"/>
        </w:rPr>
        <w:instrText xml:space="preserve"> ADDIN EN.CITE </w:instrText>
      </w:r>
      <w:r w:rsidR="00565442">
        <w:rPr>
          <w:rFonts w:ascii="Times New Roman" w:hAnsi="Times New Roman" w:cs="Times New Roman"/>
          <w:iCs/>
          <w:sz w:val="24"/>
          <w:szCs w:val="24"/>
        </w:rPr>
        <w:fldChar w:fldCharType="begin">
          <w:fldData xml:space="preserve">PEVuZE5vdGU+PENpdGU+PEF1dGhvcj5MZWFsLUp1bGnDoDwvQXV0aG9yPjxZZWFyPjIwMjI8L1ll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</w:fldData>
        </w:fldChar>
      </w:r>
      <w:r w:rsidR="00565442">
        <w:rPr>
          <w:rFonts w:ascii="Times New Roman" w:hAnsi="Times New Roman" w:cs="Times New Roman"/>
          <w:iCs/>
          <w:sz w:val="24"/>
          <w:szCs w:val="24"/>
        </w:rPr>
        <w:instrText xml:space="preserve"> ADDIN EN.CITE.DATA </w:instrText>
      </w:r>
      <w:r w:rsidR="00565442">
        <w:rPr>
          <w:rFonts w:ascii="Times New Roman" w:hAnsi="Times New Roman" w:cs="Times New Roman"/>
          <w:iCs/>
          <w:sz w:val="24"/>
          <w:szCs w:val="24"/>
        </w:rPr>
      </w:r>
      <w:r w:rsidR="00565442">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565442">
        <w:rPr>
          <w:rFonts w:ascii="Times New Roman" w:hAnsi="Times New Roman" w:cs="Times New Roman"/>
          <w:iCs/>
          <w:noProof/>
          <w:sz w:val="24"/>
          <w:szCs w:val="24"/>
        </w:rPr>
        <w:t>[73]</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T2D and obesity also perturb the nerve lipidome, so changes occur to fatty acid metabolism as well </w:t>
      </w:r>
      <w:r w:rsidRPr="000A61C9">
        <w:rPr>
          <w:rFonts w:ascii="Times New Roman" w:hAnsi="Times New Roman" w:cs="Times New Roman"/>
          <w:iCs/>
          <w:sz w:val="24"/>
          <w:szCs w:val="24"/>
        </w:rPr>
        <w:fldChar w:fldCharType="begin">
          <w:fldData xml:space="preserve">PEVuZE5vdGU+PENpdGU+PEF1dGhvcj5PJmFwb3M7QnJpZW48L0F1dGhvcj48WWVhcj4yMDIwPC9Z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PEVuZE5vdGU+PENpdGU+PEF1dGhvcj5PJmFwb3M7QnJpZW48L0F1dGhvcj48WWVhcj4yMDIwPC9Z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[29, 73, 74]</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The drop in TCA cycle in HFD reflects mitochondrial dysfunction, a prominent PN feature in obesity </w:t>
      </w:r>
      <w:r w:rsidRPr="000A61C9">
        <w:rPr>
          <w:rFonts w:ascii="Times New Roman" w:hAnsi="Times New Roman" w:cs="Times New Roman"/>
          <w:iCs/>
          <w:sz w:val="24"/>
          <w:szCs w:val="24"/>
        </w:rPr>
        <w:fldChar w:fldCharType="begin">
          <w:fldData xml:space="preserve">PEVuZE5vdGU+PENpdGU+PEF1dGhvcj5TYWppYzwvQXV0aG9yPjxZZWFyPjIwMjE8L1llYXI+PFJl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PEVuZE5vdGU+PENpdGU+PEF1dGhvcj5TYWppYzwvQXV0aG9yPjxZZWFyPjIwMjE8L1llYXI+PFJl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[31, 74]</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and T2D </w:t>
      </w:r>
      <w:r w:rsidRPr="000A61C9">
        <w:rPr>
          <w:rFonts w:ascii="Times New Roman" w:hAnsi="Times New Roman" w:cs="Times New Roman"/>
          <w:iCs/>
          <w:sz w:val="24"/>
          <w:szCs w:val="24"/>
        </w:rPr>
        <w:fldChar w:fldCharType="begin">
          <w:fldData xml:space="preserve">PEVuZE5vdGU+PENpdGU+PEF1dGhvcj5SdXNzZWxsPC9BdXRob3I+PFllYXI+MjAwMjwvWWVhcj48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</w:fldData>
        </w:fldChar>
      </w:r>
      <w:r w:rsidR="00565442">
        <w:rPr>
          <w:rFonts w:ascii="Times New Roman" w:hAnsi="Times New Roman" w:cs="Times New Roman"/>
          <w:iCs/>
          <w:sz w:val="24"/>
          <w:szCs w:val="24"/>
        </w:rPr>
        <w:instrText xml:space="preserve"> ADDIN EN.CITE </w:instrText>
      </w:r>
      <w:r w:rsidR="00565442">
        <w:rPr>
          <w:rFonts w:ascii="Times New Roman" w:hAnsi="Times New Roman" w:cs="Times New Roman"/>
          <w:iCs/>
          <w:sz w:val="24"/>
          <w:szCs w:val="24"/>
        </w:rPr>
        <w:fldChar w:fldCharType="begin">
          <w:fldData xml:space="preserve">PEVuZE5vdGU+PENpdGU+PEF1dGhvcj5SdXNzZWxsPC9BdXRob3I+PFllYXI+MjAwMjwvWWVhcj48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</w:fldData>
        </w:fldChar>
      </w:r>
      <w:r w:rsidR="00565442">
        <w:rPr>
          <w:rFonts w:ascii="Times New Roman" w:hAnsi="Times New Roman" w:cs="Times New Roman"/>
          <w:iCs/>
          <w:sz w:val="24"/>
          <w:szCs w:val="24"/>
        </w:rPr>
        <w:instrText xml:space="preserve"> ADDIN EN.CITE.DATA </w:instrText>
      </w:r>
      <w:r w:rsidR="00565442">
        <w:rPr>
          <w:rFonts w:ascii="Times New Roman" w:hAnsi="Times New Roman" w:cs="Times New Roman"/>
          <w:iCs/>
          <w:sz w:val="24"/>
          <w:szCs w:val="24"/>
        </w:rPr>
      </w:r>
      <w:r w:rsidR="00565442">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565442">
        <w:rPr>
          <w:rFonts w:ascii="Times New Roman" w:hAnsi="Times New Roman" w:cs="Times New Roman"/>
          <w:iCs/>
          <w:noProof/>
          <w:sz w:val="24"/>
          <w:szCs w:val="24"/>
        </w:rPr>
        <w:t>[75, 76]</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Bioenergetics failure in the distal portions of peripheral nerve may precipitate an energy crisis that triggers neuronal degeneration; interventions that increase energy-generating metabolism could prevent this process or promote repair </w:t>
      </w:r>
      <w:r w:rsidRPr="000A61C9">
        <w:rPr>
          <w:rFonts w:ascii="Times New Roman" w:hAnsi="Times New Roman" w:cs="Times New Roman"/>
          <w:iCs/>
          <w:sz w:val="24"/>
          <w:szCs w:val="24"/>
        </w:rPr>
        <w:fldChar w:fldCharType="begin">
          <w:fldData xml:space="preserve">PEVuZE5vdGU+PENpdGU+PEF1dGhvcj5IYW48L0F1dGhvcj48WWVhcj4yMDIwPC9ZZWFyPjxSZWNO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</w:fldData>
        </w:fldChar>
      </w:r>
      <w:r w:rsidR="00565442">
        <w:rPr>
          <w:rFonts w:ascii="Times New Roman" w:hAnsi="Times New Roman" w:cs="Times New Roman"/>
          <w:iCs/>
          <w:sz w:val="24"/>
          <w:szCs w:val="24"/>
        </w:rPr>
        <w:instrText xml:space="preserve"> ADDIN EN.CITE </w:instrText>
      </w:r>
      <w:r w:rsidR="00565442">
        <w:rPr>
          <w:rFonts w:ascii="Times New Roman" w:hAnsi="Times New Roman" w:cs="Times New Roman"/>
          <w:iCs/>
          <w:sz w:val="24"/>
          <w:szCs w:val="24"/>
        </w:rPr>
        <w:fldChar w:fldCharType="begin">
          <w:fldData xml:space="preserve">PEVuZE5vdGU+PENpdGU+PEF1dGhvcj5IYW48L0F1dGhvcj48WWVhcj4yMDIwPC9ZZWFyPjxSZWNO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</w:fldData>
        </w:fldChar>
      </w:r>
      <w:r w:rsidR="00565442">
        <w:rPr>
          <w:rFonts w:ascii="Times New Roman" w:hAnsi="Times New Roman" w:cs="Times New Roman"/>
          <w:iCs/>
          <w:sz w:val="24"/>
          <w:szCs w:val="24"/>
        </w:rPr>
        <w:instrText xml:space="preserve"> ADDIN EN.CITE.DATA </w:instrText>
      </w:r>
      <w:r w:rsidR="00565442">
        <w:rPr>
          <w:rFonts w:ascii="Times New Roman" w:hAnsi="Times New Roman" w:cs="Times New Roman"/>
          <w:iCs/>
          <w:sz w:val="24"/>
          <w:szCs w:val="24"/>
        </w:rPr>
      </w:r>
      <w:r w:rsidR="00565442">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565442">
        <w:rPr>
          <w:rFonts w:ascii="Times New Roman" w:hAnsi="Times New Roman" w:cs="Times New Roman"/>
          <w:iCs/>
          <w:noProof/>
          <w:sz w:val="24"/>
          <w:szCs w:val="24"/>
        </w:rPr>
        <w:t>[77, 78]</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w:t>
      </w:r>
    </w:p>
    <w:p w14:paraId="714E9381" w14:textId="55B15904" w:rsidR="002521F7" w:rsidRPr="000A61C9" w:rsidRDefault="002521F7" w:rsidP="000A61C9">
      <w:pPr>
        <w:spacing w:before="120" w:after="0" w:line="240" w:lineRule="auto"/>
        <w:ind w:firstLine="360"/>
        <w:rPr>
          <w:rFonts w:ascii="Times New Roman" w:hAnsi="Times New Roman" w:cs="Times New Roman"/>
          <w:iCs/>
          <w:sz w:val="24"/>
          <w:szCs w:val="24"/>
        </w:rPr>
      </w:pPr>
      <w:r w:rsidRPr="000A61C9">
        <w:rPr>
          <w:rFonts w:ascii="Times New Roman" w:hAnsi="Times New Roman" w:cs="Times New Roman"/>
          <w:iCs/>
          <w:sz w:val="24"/>
          <w:szCs w:val="24"/>
          <w:highlight w:val="yellow"/>
        </w:rPr>
        <w:t>STILL WORKING</w:t>
      </w:r>
      <w:r w:rsidRPr="000A61C9">
        <w:rPr>
          <w:rFonts w:ascii="Times New Roman" w:hAnsi="Times New Roman" w:cs="Times New Roman"/>
          <w:iCs/>
          <w:sz w:val="24"/>
          <w:szCs w:val="24"/>
        </w:rPr>
        <w:t>. Our final analysis combined transcriptomic with metabolic data in network integration plots. We also clustered all omics datasets together with metabolic and neuropathy phenotyping .</w:t>
      </w:r>
    </w:p>
    <w:p w14:paraId="698D7F5F" w14:textId="7E923F77" w:rsidR="002521F7" w:rsidRPr="000A61C9" w:rsidRDefault="002521F7" w:rsidP="000A61C9">
      <w:pPr>
        <w:spacing w:before="120" w:after="0" w:line="240" w:lineRule="auto"/>
        <w:ind w:firstLine="360"/>
        <w:rPr>
          <w:rFonts w:ascii="Times New Roman" w:hAnsi="Times New Roman" w:cs="Times New Roman"/>
          <w:sz w:val="24"/>
          <w:szCs w:val="24"/>
        </w:rPr>
      </w:pPr>
      <w:r w:rsidRPr="000A61C9">
        <w:rPr>
          <w:rFonts w:ascii="Times New Roman" w:hAnsi="Times New Roman" w:cs="Times New Roman"/>
          <w:iCs/>
          <w:sz w:val="24"/>
          <w:szCs w:val="24"/>
        </w:rPr>
        <w:t xml:space="preserve">Our study had some weaknesses and strengths. First, although we generated a transcriptomic map with single-cell resolution, the metabolomics and fluxomics analyses were performed on bulk sciatic nerve. This prevented multi-omics analyses at single-cell level; instead, the network analysis was conducted using the sum of significant DEGs in all SC populations to significant differentially abundant metabolites, while the clustering analysis was performed using cell-specific DEGs with bulk metabolites and isotopologues. This prevented us from drawing cell-specific conclusions regarding sciatic nerve metabolism. Second, the running wheel design did not allow us to standardize the amount of EX per group (EX versus DREX), which may have resulted in a more moderate impact of EX on phenotypes. </w:t>
      </w:r>
      <w:r w:rsidRPr="000A61C9">
        <w:rPr>
          <w:rFonts w:ascii="Times New Roman" w:hAnsi="Times New Roman" w:cs="Times New Roman"/>
          <w:sz w:val="24"/>
          <w:szCs w:val="24"/>
        </w:rPr>
        <w:t xml:space="preserve">Lastly, we used only male mice, although there may be sex-dependent effects of diet and EX </w:t>
      </w:r>
      <w:r w:rsidRPr="000A61C9">
        <w:rPr>
          <w:rFonts w:ascii="Times New Roman" w:hAnsi="Times New Roman" w:cs="Times New Roman"/>
          <w:sz w:val="24"/>
          <w:szCs w:val="24"/>
        </w:rPr>
        <w:fldChar w:fldCharType="begin">
          <w:fldData xml:space="preserve">PEVuZE5vdGU+PENpdGU+PEF1dGhvcj5aaHU8L0F1dGhvcj48WWVhcj4yMDIyPC9ZZWFyPjxSZWNO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</w:fldData>
        </w:fldChar>
      </w:r>
      <w:r w:rsidR="00565442">
        <w:rPr>
          <w:rFonts w:ascii="Times New Roman" w:hAnsi="Times New Roman" w:cs="Times New Roman"/>
          <w:sz w:val="24"/>
          <w:szCs w:val="24"/>
        </w:rPr>
        <w:instrText xml:space="preserve"> ADDIN EN.CITE </w:instrText>
      </w:r>
      <w:r w:rsidR="00565442">
        <w:rPr>
          <w:rFonts w:ascii="Times New Roman" w:hAnsi="Times New Roman" w:cs="Times New Roman"/>
          <w:sz w:val="24"/>
          <w:szCs w:val="24"/>
        </w:rPr>
        <w:fldChar w:fldCharType="begin">
          <w:fldData xml:space="preserve">PEVuZE5vdGU+PENpdGU+PEF1dGhvcj5aaHU8L0F1dGhvcj48WWVhcj4yMDIyPC9ZZWFyPjxSZWNO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</w:fldData>
        </w:fldChar>
      </w:r>
      <w:r w:rsidR="00565442">
        <w:rPr>
          <w:rFonts w:ascii="Times New Roman" w:hAnsi="Times New Roman" w:cs="Times New Roman"/>
          <w:sz w:val="24"/>
          <w:szCs w:val="24"/>
        </w:rPr>
        <w:instrText xml:space="preserve"> ADDIN EN.CITE.DATA </w:instrText>
      </w:r>
      <w:r w:rsidR="00565442">
        <w:rPr>
          <w:rFonts w:ascii="Times New Roman" w:hAnsi="Times New Roman" w:cs="Times New Roman"/>
          <w:sz w:val="24"/>
          <w:szCs w:val="24"/>
        </w:rPr>
      </w:r>
      <w:r w:rsidR="00565442">
        <w:rPr>
          <w:rFonts w:ascii="Times New Roman" w:hAnsi="Times New Roman" w:cs="Times New Roman"/>
          <w:sz w:val="24"/>
          <w:szCs w:val="24"/>
        </w:rPr>
        <w:fldChar w:fldCharType="end"/>
      </w:r>
      <w:r w:rsidRPr="000A61C9">
        <w:rPr>
          <w:rFonts w:ascii="Times New Roman" w:hAnsi="Times New Roman" w:cs="Times New Roman"/>
          <w:sz w:val="24"/>
          <w:szCs w:val="24"/>
        </w:rPr>
      </w:r>
      <w:r w:rsidRPr="000A61C9">
        <w:rPr>
          <w:rFonts w:ascii="Times New Roman" w:hAnsi="Times New Roman" w:cs="Times New Roman"/>
          <w:sz w:val="24"/>
          <w:szCs w:val="24"/>
        </w:rPr>
        <w:fldChar w:fldCharType="separate"/>
      </w:r>
      <w:r w:rsidR="00565442">
        <w:rPr>
          <w:rFonts w:ascii="Times New Roman" w:hAnsi="Times New Roman" w:cs="Times New Roman"/>
          <w:noProof/>
          <w:sz w:val="24"/>
          <w:szCs w:val="24"/>
        </w:rPr>
        <w:t>[79, 80]</w:t>
      </w:r>
      <w:r w:rsidRPr="000A61C9">
        <w:rPr>
          <w:rFonts w:ascii="Times New Roman" w:hAnsi="Times New Roman" w:cs="Times New Roman"/>
          <w:sz w:val="24"/>
          <w:szCs w:val="24"/>
        </w:rPr>
        <w:fldChar w:fldCharType="end"/>
      </w:r>
      <w:r w:rsidRPr="000A61C9">
        <w:rPr>
          <w:rFonts w:ascii="Times New Roman" w:hAnsi="Times New Roman" w:cs="Times New Roman"/>
          <w:sz w:val="24"/>
          <w:szCs w:val="24"/>
        </w:rPr>
        <w:t xml:space="preserve">. Thus, to understand the full </w:t>
      </w:r>
      <w:r w:rsidRPr="000A61C9">
        <w:rPr>
          <w:rFonts w:ascii="Times New Roman" w:hAnsi="Times New Roman" w:cs="Times New Roman"/>
          <w:sz w:val="24"/>
          <w:szCs w:val="24"/>
        </w:rPr>
        <w:lastRenderedPageBreak/>
        <w:t>translational potential of DR and EX interventions on MetS-induced PN, studies in female mice are warranted and needed.</w:t>
      </w:r>
    </w:p>
    <w:p w14:paraId="745C4470" w14:textId="2BCE5241" w:rsidR="002521F7" w:rsidRPr="000A61C9" w:rsidRDefault="002521F7" w:rsidP="000A61C9">
      <w:pPr>
        <w:spacing w:before="120" w:after="0" w:line="240" w:lineRule="auto"/>
        <w:ind w:firstLine="360"/>
        <w:rPr>
          <w:rFonts w:ascii="Times New Roman" w:hAnsi="Times New Roman" w:cs="Times New Roman"/>
          <w:sz w:val="24"/>
          <w:szCs w:val="24"/>
        </w:rPr>
      </w:pPr>
      <w:r w:rsidRPr="000A61C9">
        <w:rPr>
          <w:rFonts w:ascii="Times New Roman" w:hAnsi="Times New Roman" w:cs="Times New Roman"/>
          <w:sz w:val="24"/>
          <w:szCs w:val="24"/>
        </w:rPr>
        <w:t xml:space="preserve">Nevertheless, our study also benefited from some strengths. We capitalized on an HFD-induced model of the MetS, which recapitulates the paradigm of humans on unhealthy, obesogenic diets, generating data using a biologically relevant model. We also employed a multimodal approach to assessing PN, quantifying small and large fiber dysfunction using histological, neurophysiological, and behavioral testing </w:t>
      </w:r>
      <w:r w:rsidRPr="000A61C9">
        <w:rPr>
          <w:rFonts w:ascii="Times New Roman" w:hAnsi="Times New Roman" w:cs="Times New Roman"/>
          <w:sz w:val="24"/>
          <w:szCs w:val="24"/>
        </w:rPr>
        <w:fldChar w:fldCharType="begin"/>
      </w:r>
      <w:r w:rsidR="00C17675">
        <w:rPr>
          <w:rFonts w:ascii="Times New Roman" w:hAnsi="Times New Roman" w:cs="Times New Roman"/>
          <w:sz w:val="24"/>
          <w:szCs w:val="24"/>
        </w:rPr>
        <w:instrText xml:space="preserve"> ADDIN EN.CITE &lt;EndNote&gt;&lt;Cite&gt;&lt;Author&gt;Eid&lt;/Author&gt;&lt;Year&gt;2021&lt;/Year&gt;&lt;RecNum&gt;0&lt;/RecNum&gt;&lt;IDText&gt;Advances in diet-induced rodent models of metabolically acquired peripheral neuropathy&lt;/IDText&gt;&lt;DisplayText&gt;[16]&lt;/DisplayText&gt;&lt;record&gt;&lt;dates&gt;&lt;pub-dates&gt;&lt;date&gt;Nov 1&lt;/date&gt;&lt;/pub-dates&gt;&lt;year&gt;2021&lt;/year&gt;&lt;/dates&gt;&lt;keywords&gt;&lt;keyword&gt;Animals&lt;/keyword&gt;&lt;keyword&gt;Diet, High-Fat&lt;/keyword&gt;&lt;keyword&gt;Female&lt;/keyword&gt;&lt;keyword&gt;Humans&lt;/keyword&gt;&lt;keyword&gt;Male&lt;/keyword&gt;&lt;keyword&gt;*Metabolic Syndrome/complications&lt;/keyword&gt;&lt;keyword&gt;*Peripheral Nervous System Diseases/etiology&lt;/keyword&gt;&lt;keyword&gt;*Prediabetic State&lt;/keyword&gt;&lt;keyword&gt;Rodentia&lt;/keyword&gt;&lt;/keywords&gt;&lt;isbn&gt;1754-8403 (Print)&amp;#xD;1754-8403&lt;/isbn&gt;&lt;custom2&gt;PMC8592018&lt;/custom2&gt;&lt;custom1&gt;Competing interests The authors declare no competing or financial interests.&lt;/custom1&gt;&lt;titles&gt;&lt;title&gt;Advances in diet-induced rodent models of metabolically acquired peripheral neuropathy&lt;/title&gt;&lt;secondary-title&gt;Dis Model Mech&lt;/secondary-title&gt;&lt;/titles&gt;&lt;number&gt;11&lt;/number&gt;&lt;contributors&gt;&lt;authors&gt;&lt;author&gt;Eid, S. A.&lt;/author&gt;&lt;author&gt;Feldman, E. L.&lt;/author&gt;&lt;/authors&gt;&lt;/contributors&gt;&lt;edition&gt;20211111&lt;/edition&gt;&lt;language&gt;eng&lt;/language&gt;&lt;added-date format="utc"&gt;1659508475&lt;/added-date&gt;&lt;ref-type name="Journal Article"&gt;17&lt;/ref-type&gt;&lt;auth-address&gt;Department of Neurology, School of Medicine, University of Michigan, Ann Arbor, MI 48109, USA.&lt;/auth-address&gt;&lt;remote-database-provider&gt;NLM&lt;/remote-database-provider&gt;&lt;rec-number&gt;8329&lt;/rec-number&gt;&lt;last-updated-date format="utc"&gt;1659508475&lt;/last-updated-date&gt;&lt;accession-num&gt;34762126&lt;/accession-num&gt;&lt;electronic-resource-num&gt;10.1242/dmm.049337&lt;/electronic-resource-num&gt;&lt;volume&gt;14&lt;/volume&gt;&lt;/record&gt;&lt;/Cite&gt;&lt;/EndNote&gt;</w:instrText>
      </w:r>
      <w:r w:rsidRPr="000A61C9">
        <w:rPr>
          <w:rFonts w:ascii="Times New Roman" w:hAnsi="Times New Roman" w:cs="Times New Roman"/>
          <w:sz w:val="24"/>
          <w:szCs w:val="24"/>
        </w:rPr>
        <w:fldChar w:fldCharType="separate"/>
      </w:r>
      <w:r w:rsidR="00C17675">
        <w:rPr>
          <w:rFonts w:ascii="Times New Roman" w:hAnsi="Times New Roman" w:cs="Times New Roman"/>
          <w:noProof/>
          <w:sz w:val="24"/>
          <w:szCs w:val="24"/>
        </w:rPr>
        <w:t>[16]</w:t>
      </w:r>
      <w:r w:rsidRPr="000A61C9">
        <w:rPr>
          <w:rFonts w:ascii="Times New Roman" w:hAnsi="Times New Roman" w:cs="Times New Roman"/>
          <w:sz w:val="24"/>
          <w:szCs w:val="24"/>
        </w:rPr>
        <w:fldChar w:fldCharType="end"/>
      </w:r>
      <w:r w:rsidRPr="000A61C9">
        <w:rPr>
          <w:rFonts w:ascii="Times New Roman" w:hAnsi="Times New Roman" w:cs="Times New Roman"/>
          <w:sz w:val="24"/>
          <w:szCs w:val="24"/>
        </w:rPr>
        <w:t xml:space="preserve">. Furthermore, our study design evaluated DR, EX, and DREX side-by-side compared to HFD facilitating relative efficacy of the interventions. </w:t>
      </w:r>
    </w:p>
    <w:p w14:paraId="4C6E8A87" w14:textId="77777777" w:rsidR="00A842DB" w:rsidRPr="000A61C9" w:rsidRDefault="002521F7" w:rsidP="000A61C9">
      <w:pPr>
        <w:spacing w:before="120" w:after="0" w:line="240" w:lineRule="auto"/>
        <w:ind w:firstLine="360"/>
        <w:rPr>
          <w:rFonts w:ascii="Times New Roman" w:hAnsi="Times New Roman" w:cs="Times New Roman"/>
          <w:sz w:val="24"/>
          <w:szCs w:val="24"/>
        </w:rPr>
      </w:pPr>
      <w:r w:rsidRPr="000A61C9">
        <w:rPr>
          <w:rFonts w:ascii="Times New Roman" w:hAnsi="Times New Roman" w:cs="Times New Roman"/>
          <w:sz w:val="24"/>
          <w:szCs w:val="24"/>
        </w:rPr>
        <w:t xml:space="preserve">In summary, we report that lifestyle interventions, but especially a switch to a low-fat diet, ameliorate MetS-related PN and improve peripheral nerve health. Although our data as well as </w:t>
      </w:r>
      <w:proofErr w:type="gramStart"/>
      <w:r w:rsidRPr="000A61C9">
        <w:rPr>
          <w:rFonts w:ascii="Times New Roman" w:hAnsi="Times New Roman" w:cs="Times New Roman"/>
          <w:sz w:val="24"/>
          <w:szCs w:val="24"/>
        </w:rPr>
        <w:t>the literature</w:t>
      </w:r>
      <w:proofErr w:type="gramEnd"/>
      <w:r w:rsidRPr="000A61C9">
        <w:rPr>
          <w:rFonts w:ascii="Times New Roman" w:hAnsi="Times New Roman" w:cs="Times New Roman"/>
          <w:sz w:val="24"/>
          <w:szCs w:val="24"/>
        </w:rPr>
        <w:t xml:space="preserve"> (</w:t>
      </w:r>
      <w:r w:rsidRPr="000A61C9">
        <w:rPr>
          <w:rFonts w:ascii="Times New Roman" w:hAnsi="Times New Roman" w:cs="Times New Roman"/>
          <w:sz w:val="24"/>
          <w:szCs w:val="24"/>
          <w:highlight w:val="yellow"/>
        </w:rPr>
        <w:t>CITE</w:t>
      </w:r>
      <w:r w:rsidRPr="000A61C9">
        <w:rPr>
          <w:rFonts w:ascii="Times New Roman" w:hAnsi="Times New Roman" w:cs="Times New Roman"/>
          <w:sz w:val="24"/>
          <w:szCs w:val="24"/>
        </w:rPr>
        <w:t>) advocate for dieting in particular, EX should be encouraged, nonetheless, for its pleiotropic effects (</w:t>
      </w:r>
      <w:r w:rsidRPr="000A61C9">
        <w:rPr>
          <w:rFonts w:ascii="Times New Roman" w:hAnsi="Times New Roman" w:cs="Times New Roman"/>
          <w:sz w:val="24"/>
          <w:szCs w:val="24"/>
          <w:highlight w:val="yellow"/>
        </w:rPr>
        <w:t>CITE</w:t>
      </w:r>
      <w:r w:rsidRPr="000A61C9">
        <w:rPr>
          <w:rFonts w:ascii="Times New Roman" w:hAnsi="Times New Roman" w:cs="Times New Roman"/>
          <w:sz w:val="24"/>
          <w:szCs w:val="24"/>
        </w:rPr>
        <w:t xml:space="preserve">). HFD altered the sciatic nerve transcriptome and metabolome, with varied impact from interventions; however, a common theme emerged across gene expression changes following DR, EX, and DREX, dominated by metabolism and structural extracellular and axonal integrity in large fiber </w:t>
      </w:r>
      <w:proofErr w:type="spellStart"/>
      <w:r w:rsidRPr="000A61C9">
        <w:rPr>
          <w:rFonts w:ascii="Times New Roman" w:hAnsi="Times New Roman" w:cs="Times New Roman"/>
          <w:sz w:val="24"/>
          <w:szCs w:val="24"/>
        </w:rPr>
        <w:t>mySCs</w:t>
      </w:r>
      <w:proofErr w:type="spellEnd"/>
      <w:r w:rsidRPr="000A61C9">
        <w:rPr>
          <w:rFonts w:ascii="Times New Roman" w:hAnsi="Times New Roman" w:cs="Times New Roman"/>
          <w:sz w:val="24"/>
          <w:szCs w:val="24"/>
        </w:rPr>
        <w:t xml:space="preserve"> versus metabolic and immunomodulatory actions in small fibers </w:t>
      </w:r>
      <w:proofErr w:type="spellStart"/>
      <w:r w:rsidRPr="000A61C9">
        <w:rPr>
          <w:rFonts w:ascii="Times New Roman" w:hAnsi="Times New Roman" w:cs="Times New Roman"/>
          <w:sz w:val="24"/>
          <w:szCs w:val="24"/>
        </w:rPr>
        <w:t>nmSCs</w:t>
      </w:r>
      <w:proofErr w:type="spellEnd"/>
      <w:r w:rsidRPr="000A61C9">
        <w:rPr>
          <w:rFonts w:ascii="Times New Roman" w:hAnsi="Times New Roman" w:cs="Times New Roman"/>
          <w:sz w:val="24"/>
          <w:szCs w:val="24"/>
        </w:rPr>
        <w:t xml:space="preserve">. Many identified transcriptomic pathways had evidence of efficacy in the literature, pinpointing possible pharmacological targets for further investigation. Metabolome and fluxome analyses suggested that the interventions enhanced glycolysis and TCA cycle activity, which would improve nerve bioenergetics and, consequently, health. </w:t>
      </w:r>
      <w:r w:rsidRPr="000A61C9">
        <w:rPr>
          <w:rFonts w:ascii="Times New Roman" w:hAnsi="Times New Roman" w:cs="Times New Roman"/>
          <w:sz w:val="24"/>
          <w:szCs w:val="24"/>
          <w:highlight w:val="yellow"/>
        </w:rPr>
        <w:t>ADD summary of integration analysis.</w:t>
      </w:r>
    </w:p>
    <w:p w14:paraId="5E4833BD" w14:textId="77777777" w:rsidR="00A842DB" w:rsidRPr="000A61C9" w:rsidRDefault="00A842DB" w:rsidP="00EB1650">
      <w:pPr>
        <w:spacing w:before="120" w:after="0" w:line="240" w:lineRule="auto"/>
        <w:rPr>
          <w:rFonts w:ascii="Times New Roman" w:hAnsi="Times New Roman" w:cs="Times New Roman"/>
          <w:sz w:val="24"/>
          <w:szCs w:val="24"/>
        </w:rPr>
      </w:pPr>
    </w:p>
    <w:p w14:paraId="1F6756B8" w14:textId="0FA83453" w:rsidR="00A842DB" w:rsidRPr="000A61C9" w:rsidRDefault="00CB6B35" w:rsidP="000A61C9">
      <w:pPr>
        <w:spacing w:before="120" w:after="0" w:line="240" w:lineRule="auto"/>
        <w:outlineLvl w:val="0"/>
        <w:rPr>
          <w:rFonts w:ascii="Times New Roman" w:hAnsi="Times New Roman" w:cs="Times New Roman"/>
          <w:b/>
          <w:bCs/>
          <w:iCs/>
          <w:sz w:val="24"/>
          <w:szCs w:val="24"/>
        </w:rPr>
      </w:pPr>
      <w:bookmarkStart w:id="237" w:name="_Hlk213113127"/>
      <w:r w:rsidRPr="000A61C9">
        <w:rPr>
          <w:rFonts w:ascii="Times New Roman" w:hAnsi="Times New Roman" w:cs="Times New Roman"/>
          <w:b/>
          <w:bCs/>
          <w:iCs/>
          <w:sz w:val="24"/>
          <w:szCs w:val="24"/>
        </w:rPr>
        <w:t>MATERIALS AND MET</w:t>
      </w:r>
      <w:commentRangeStart w:id="238"/>
      <w:r w:rsidRPr="000A61C9">
        <w:rPr>
          <w:rFonts w:ascii="Times New Roman" w:hAnsi="Times New Roman" w:cs="Times New Roman"/>
          <w:b/>
          <w:bCs/>
          <w:iCs/>
          <w:sz w:val="24"/>
          <w:szCs w:val="24"/>
        </w:rPr>
        <w:t>HOD</w:t>
      </w:r>
      <w:commentRangeEnd w:id="238"/>
      <w:r w:rsidR="000D7DD6">
        <w:rPr>
          <w:rStyle w:val="CommentReference"/>
        </w:rPr>
        <w:commentReference w:id="238"/>
      </w:r>
      <w:r w:rsidRPr="000A61C9">
        <w:rPr>
          <w:rFonts w:ascii="Times New Roman" w:hAnsi="Times New Roman" w:cs="Times New Roman"/>
          <w:b/>
          <w:bCs/>
          <w:iCs/>
          <w:sz w:val="24"/>
          <w:szCs w:val="24"/>
        </w:rPr>
        <w:t>S</w:t>
      </w:r>
    </w:p>
    <w:p w14:paraId="5A7692B5" w14:textId="77777777" w:rsidR="00A842DB" w:rsidRPr="000A61C9" w:rsidRDefault="00A842DB" w:rsidP="000A61C9">
      <w:pPr>
        <w:spacing w:before="120" w:after="0" w:line="240" w:lineRule="auto"/>
        <w:rPr>
          <w:rFonts w:ascii="Times New Roman" w:hAnsi="Times New Roman" w:cs="Times New Roman"/>
          <w:iCs/>
          <w:sz w:val="24"/>
          <w:szCs w:val="24"/>
        </w:rPr>
      </w:pPr>
      <w:r w:rsidRPr="000A61C9">
        <w:rPr>
          <w:rFonts w:ascii="Times New Roman" w:hAnsi="Times New Roman" w:cs="Times New Roman"/>
          <w:iCs/>
          <w:sz w:val="24"/>
          <w:szCs w:val="24"/>
        </w:rPr>
        <w:t xml:space="preserve">Detailed materials and methods are provided in </w:t>
      </w:r>
      <w:proofErr w:type="gramStart"/>
      <w:r w:rsidRPr="000A61C9">
        <w:rPr>
          <w:rFonts w:ascii="Times New Roman" w:hAnsi="Times New Roman" w:cs="Times New Roman"/>
          <w:iCs/>
          <w:sz w:val="24"/>
          <w:szCs w:val="24"/>
        </w:rPr>
        <w:t>the supplementary</w:t>
      </w:r>
      <w:proofErr w:type="gramEnd"/>
      <w:r w:rsidRPr="000A61C9">
        <w:rPr>
          <w:rFonts w:ascii="Times New Roman" w:hAnsi="Times New Roman" w:cs="Times New Roman"/>
          <w:iCs/>
          <w:sz w:val="24"/>
          <w:szCs w:val="24"/>
        </w:rPr>
        <w:t xml:space="preserve"> information.</w:t>
      </w:r>
    </w:p>
    <w:p w14:paraId="11E70223" w14:textId="77777777" w:rsidR="00A842DB" w:rsidRPr="00CB6B35" w:rsidRDefault="00A842DB" w:rsidP="000A61C9">
      <w:pPr>
        <w:spacing w:before="120" w:after="0" w:line="240" w:lineRule="auto"/>
        <w:outlineLvl w:val="1"/>
        <w:rPr>
          <w:rFonts w:ascii="Times New Roman" w:hAnsi="Times New Roman" w:cs="Times New Roman"/>
          <w:b/>
          <w:bCs/>
          <w:iCs/>
          <w:sz w:val="24"/>
          <w:szCs w:val="24"/>
        </w:rPr>
      </w:pPr>
      <w:r w:rsidRPr="00CB6B35">
        <w:rPr>
          <w:rFonts w:ascii="Times New Roman" w:hAnsi="Times New Roman" w:cs="Times New Roman"/>
          <w:b/>
          <w:bCs/>
          <w:iCs/>
          <w:sz w:val="24"/>
          <w:szCs w:val="24"/>
        </w:rPr>
        <w:t>Animals</w:t>
      </w:r>
    </w:p>
    <w:p w14:paraId="6649A25F" w14:textId="4C571274" w:rsidR="00A842DB" w:rsidRPr="000A61C9" w:rsidRDefault="00A842DB" w:rsidP="000A61C9">
      <w:pPr>
        <w:spacing w:before="120" w:after="0" w:line="240" w:lineRule="auto"/>
        <w:rPr>
          <w:rFonts w:ascii="Times New Roman" w:hAnsi="Times New Roman" w:cs="Times New Roman"/>
          <w:iCs/>
          <w:sz w:val="24"/>
          <w:szCs w:val="24"/>
        </w:rPr>
      </w:pPr>
      <w:r w:rsidRPr="000A61C9">
        <w:rPr>
          <w:rFonts w:ascii="Times New Roman" w:hAnsi="Times New Roman" w:cs="Times New Roman"/>
          <w:iCs/>
          <w:sz w:val="24"/>
          <w:szCs w:val="24"/>
        </w:rPr>
        <w:t xml:space="preserve">Eleven-week-old male C57BL/6J mice were purchased from Jackson Laboratory (cat# 000664, Bar Harbor, ME; RRID:IMSR_JAX:000664). After 1 week of acclimation, mice were singly housed and randomly assigned to five experimental groups (n = 27-28 mice/group; </w:t>
      </w:r>
      <w:r w:rsidRPr="000A61C9">
        <w:rPr>
          <w:rFonts w:ascii="Times New Roman" w:hAnsi="Times New Roman" w:cs="Times New Roman"/>
          <w:b/>
          <w:bCs/>
          <w:iCs/>
          <w:sz w:val="24"/>
          <w:szCs w:val="24"/>
        </w:rPr>
        <w:t>Fig. 1A</w:t>
      </w:r>
      <w:r w:rsidRPr="000A61C9">
        <w:rPr>
          <w:rFonts w:ascii="Times New Roman" w:hAnsi="Times New Roman" w:cs="Times New Roman"/>
          <w:iCs/>
          <w:sz w:val="24"/>
          <w:szCs w:val="24"/>
        </w:rPr>
        <w:t xml:space="preserve">): (i) </w:t>
      </w:r>
      <w:r w:rsidR="00776A30">
        <w:rPr>
          <w:rFonts w:ascii="Times New Roman" w:hAnsi="Times New Roman" w:cs="Times New Roman"/>
          <w:iCs/>
          <w:sz w:val="24"/>
          <w:szCs w:val="24"/>
        </w:rPr>
        <w:t>SD</w:t>
      </w:r>
      <w:r w:rsidRPr="000A61C9">
        <w:rPr>
          <w:rFonts w:ascii="Times New Roman" w:hAnsi="Times New Roman" w:cs="Times New Roman"/>
          <w:iCs/>
          <w:sz w:val="24"/>
          <w:szCs w:val="24"/>
        </w:rPr>
        <w:t xml:space="preserve"> group (n=28 mice/group, cat# D19082304, 10 kcal% fat, Research Diets, Inc., New Brunswick, NJ) until 26 weeks of age, (ii) lard-based HFD group (n=27 mice/group, cat# D12492, 60 kcal% fat, Research Diets, Inc.) until 26 weeks of age, (iii) a DR group, with HFD until 18 weeks of age switched to SD until 26 weeks of age (dietary reversal, DR, n=28 mice/group), (iv) an EX group, with HFD until 18 weeks of age, then provided access to a running wheel until 26 weeks of age (EX, n=28 mice/group), and (v) a DREX group, with HFD until 18 weeks of age switched to SD with access to a running wheel from 18 to 26 weeks of age (DREX, n=28 mice/group). Mice had </w:t>
      </w:r>
      <w:r w:rsidRPr="000A61C9">
        <w:rPr>
          <w:rFonts w:ascii="Times New Roman" w:hAnsi="Times New Roman" w:cs="Times New Roman"/>
          <w:i/>
          <w:iCs/>
          <w:sz w:val="24"/>
          <w:szCs w:val="24"/>
        </w:rPr>
        <w:t>ad libitum</w:t>
      </w:r>
      <w:r w:rsidRPr="000A61C9">
        <w:rPr>
          <w:rFonts w:ascii="Times New Roman" w:hAnsi="Times New Roman" w:cs="Times New Roman"/>
          <w:iCs/>
          <w:sz w:val="24"/>
          <w:szCs w:val="24"/>
        </w:rPr>
        <w:t xml:space="preserve"> access to food and water and were maintained on a 12:12 h light/dark cycle. At study end, mice were euthanized with an intraperitoneal injection (IP) of 150 mg/kg body weight pentobarbital (Fatal-plus, </w:t>
      </w:r>
      <w:proofErr w:type="spellStart"/>
      <w:r w:rsidRPr="000A61C9">
        <w:rPr>
          <w:rFonts w:ascii="Times New Roman" w:hAnsi="Times New Roman" w:cs="Times New Roman"/>
          <w:iCs/>
          <w:sz w:val="24"/>
          <w:szCs w:val="24"/>
        </w:rPr>
        <w:t>Vortech</w:t>
      </w:r>
      <w:proofErr w:type="spellEnd"/>
      <w:r w:rsidRPr="000A61C9">
        <w:rPr>
          <w:rFonts w:ascii="Times New Roman" w:hAnsi="Times New Roman" w:cs="Times New Roman"/>
          <w:iCs/>
          <w:sz w:val="24"/>
          <w:szCs w:val="24"/>
        </w:rPr>
        <w:t xml:space="preserve"> Pharmaceuticals, Dearborn, MI, USA). Sciatic nerves, footpads, gastrocnemius (gastroc) muscles, and plasma were collected for further analysis. All protocols were approved by the University of Michigan (U-M) Institutional Animal Care and Use Committee (Protocol# PRO00011731).</w:t>
      </w:r>
    </w:p>
    <w:p w14:paraId="31E7166A" w14:textId="77777777" w:rsidR="00A842DB" w:rsidRPr="000A61C9" w:rsidRDefault="00A842DB" w:rsidP="000A61C9">
      <w:pPr>
        <w:spacing w:before="120" w:after="0" w:line="240" w:lineRule="auto"/>
        <w:rPr>
          <w:rFonts w:ascii="Times New Roman" w:hAnsi="Times New Roman" w:cs="Times New Roman"/>
          <w:iCs/>
          <w:sz w:val="24"/>
          <w:szCs w:val="24"/>
        </w:rPr>
      </w:pPr>
    </w:p>
    <w:p w14:paraId="0953BCAC" w14:textId="77777777" w:rsidR="00A842DB" w:rsidRPr="00CB6B35" w:rsidRDefault="00A842DB" w:rsidP="000A61C9">
      <w:pPr>
        <w:spacing w:before="120" w:after="0" w:line="240" w:lineRule="auto"/>
        <w:outlineLvl w:val="1"/>
        <w:rPr>
          <w:rFonts w:ascii="Times New Roman" w:hAnsi="Times New Roman" w:cs="Times New Roman"/>
          <w:b/>
          <w:bCs/>
          <w:iCs/>
          <w:sz w:val="24"/>
          <w:szCs w:val="24"/>
        </w:rPr>
      </w:pPr>
      <w:r w:rsidRPr="00CB6B35">
        <w:rPr>
          <w:rFonts w:ascii="Times New Roman" w:hAnsi="Times New Roman" w:cs="Times New Roman"/>
          <w:b/>
          <w:bCs/>
          <w:iCs/>
          <w:sz w:val="24"/>
          <w:szCs w:val="24"/>
        </w:rPr>
        <w:t>Metabolic phenotyping</w:t>
      </w:r>
    </w:p>
    <w:p w14:paraId="6C79D5FE" w14:textId="18F5DB97" w:rsidR="00A842DB" w:rsidRPr="000A61C9" w:rsidRDefault="00A842DB" w:rsidP="000A61C9">
      <w:pPr>
        <w:spacing w:before="120" w:after="0" w:line="240" w:lineRule="auto"/>
        <w:rPr>
          <w:rFonts w:ascii="Times New Roman" w:hAnsi="Times New Roman" w:cs="Times New Roman"/>
          <w:iCs/>
          <w:sz w:val="24"/>
          <w:szCs w:val="24"/>
        </w:rPr>
      </w:pPr>
      <w:r w:rsidRPr="000A61C9">
        <w:rPr>
          <w:rFonts w:ascii="Times New Roman" w:hAnsi="Times New Roman" w:cs="Times New Roman"/>
          <w:iCs/>
          <w:sz w:val="24"/>
          <w:szCs w:val="24"/>
        </w:rPr>
        <w:lastRenderedPageBreak/>
        <w:t xml:space="preserve">At study end, metabolic phenotyping was performed, per our published protocols </w:t>
      </w:r>
      <w:r w:rsidRPr="000A61C9">
        <w:rPr>
          <w:rFonts w:ascii="Times New Roman" w:hAnsi="Times New Roman" w:cs="Times New Roman"/>
          <w:iCs/>
          <w:sz w:val="24"/>
          <w:szCs w:val="24"/>
        </w:rPr>
        <w:fldChar w:fldCharType="begin">
          <w:fldData xml:space="preserve">PEVuZE5vdGU+PENpdGU+PEF1dGhvcj5FaWQ8L0F1dGhvcj48WWVhcj4yMDI0PC9ZZWFyPjxSZWNO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PEVuZE5vdGU+PENpdGU+PEF1dGhvcj5FaWQ8L0F1dGhvcj48WWVhcj4yMDI0PC9ZZWFyPjxSZWNO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[17, 29, 39, 81]</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including body weight, fasting blood glucose, glucose tolerance (SD, DR, EX, DREX, n=28 mice/group; HFD, n=27), plasma cholesterol and insulin levels (SD, HFD, DR, DREX, n=10 mice/group; EX, n=11), body composition (n=9 mice/group) and whole-body energy metabolism [n=9 mice/group; energy expenditure, </w:t>
      </w:r>
      <w:r w:rsidRPr="000A61C9">
        <w:rPr>
          <w:rFonts w:ascii="Times New Roman" w:hAnsi="Times New Roman" w:cs="Times New Roman"/>
          <w:bCs/>
          <w:iCs/>
          <w:sz w:val="24"/>
          <w:szCs w:val="24"/>
        </w:rPr>
        <w:t>volume of carbon dioxide produced</w:t>
      </w:r>
      <w:r w:rsidRPr="000A61C9">
        <w:rPr>
          <w:rFonts w:ascii="Times New Roman" w:hAnsi="Times New Roman" w:cs="Times New Roman"/>
          <w:iCs/>
          <w:sz w:val="24"/>
          <w:szCs w:val="24"/>
        </w:rPr>
        <w:t xml:space="preserve"> (VCO</w:t>
      </w:r>
      <w:r w:rsidRPr="000A61C9">
        <w:rPr>
          <w:rFonts w:ascii="Times New Roman" w:hAnsi="Times New Roman" w:cs="Times New Roman"/>
          <w:iCs/>
          <w:sz w:val="24"/>
          <w:szCs w:val="24"/>
          <w:vertAlign w:val="subscript"/>
        </w:rPr>
        <w:t>2</w:t>
      </w:r>
      <w:r w:rsidRPr="000A61C9">
        <w:rPr>
          <w:rFonts w:ascii="Times New Roman" w:hAnsi="Times New Roman" w:cs="Times New Roman"/>
          <w:iCs/>
          <w:sz w:val="24"/>
          <w:szCs w:val="24"/>
        </w:rPr>
        <w:t xml:space="preserve">), </w:t>
      </w:r>
      <w:r w:rsidRPr="000A61C9">
        <w:rPr>
          <w:rFonts w:ascii="Times New Roman" w:hAnsi="Times New Roman" w:cs="Times New Roman"/>
          <w:bCs/>
          <w:iCs/>
          <w:sz w:val="24"/>
          <w:szCs w:val="24"/>
        </w:rPr>
        <w:t>volume of oxygen consumed</w:t>
      </w:r>
      <w:r w:rsidRPr="000A61C9">
        <w:rPr>
          <w:rFonts w:ascii="Times New Roman" w:hAnsi="Times New Roman" w:cs="Times New Roman"/>
          <w:iCs/>
          <w:sz w:val="24"/>
          <w:szCs w:val="24"/>
        </w:rPr>
        <w:t xml:space="preserve"> (VO</w:t>
      </w:r>
      <w:r w:rsidRPr="000A61C9">
        <w:rPr>
          <w:rFonts w:ascii="Times New Roman" w:hAnsi="Times New Roman" w:cs="Times New Roman"/>
          <w:iCs/>
          <w:sz w:val="24"/>
          <w:szCs w:val="24"/>
          <w:vertAlign w:val="subscript"/>
        </w:rPr>
        <w:t>2</w:t>
      </w:r>
      <w:r w:rsidRPr="000A61C9">
        <w:rPr>
          <w:rFonts w:ascii="Times New Roman" w:hAnsi="Times New Roman" w:cs="Times New Roman"/>
          <w:iCs/>
          <w:sz w:val="24"/>
          <w:szCs w:val="24"/>
        </w:rPr>
        <w:t>), respiratory exchange ratio (</w:t>
      </w:r>
      <w:r w:rsidRPr="000A61C9">
        <w:rPr>
          <w:rFonts w:ascii="Times New Roman" w:hAnsi="Times New Roman" w:cs="Times New Roman"/>
          <w:bCs/>
          <w:iCs/>
          <w:sz w:val="24"/>
          <w:szCs w:val="24"/>
        </w:rPr>
        <w:t xml:space="preserve">calculated by dividing </w:t>
      </w:r>
      <w:r w:rsidRPr="000A61C9">
        <w:rPr>
          <w:rFonts w:ascii="Times New Roman" w:hAnsi="Times New Roman" w:cs="Times New Roman"/>
          <w:iCs/>
          <w:sz w:val="24"/>
          <w:szCs w:val="24"/>
        </w:rPr>
        <w:t>VCO</w:t>
      </w:r>
      <w:r w:rsidRPr="000A61C9">
        <w:rPr>
          <w:rFonts w:ascii="Times New Roman" w:hAnsi="Times New Roman" w:cs="Times New Roman"/>
          <w:iCs/>
          <w:sz w:val="24"/>
          <w:szCs w:val="24"/>
          <w:vertAlign w:val="subscript"/>
        </w:rPr>
        <w:t>2</w:t>
      </w:r>
      <w:r w:rsidRPr="000A61C9">
        <w:rPr>
          <w:rFonts w:ascii="Times New Roman" w:hAnsi="Times New Roman" w:cs="Times New Roman"/>
          <w:iCs/>
          <w:sz w:val="24"/>
          <w:szCs w:val="24"/>
        </w:rPr>
        <w:t>/VO</w:t>
      </w:r>
      <w:r w:rsidRPr="000A61C9">
        <w:rPr>
          <w:rFonts w:ascii="Times New Roman" w:hAnsi="Times New Roman" w:cs="Times New Roman"/>
          <w:iCs/>
          <w:sz w:val="24"/>
          <w:szCs w:val="24"/>
          <w:vertAlign w:val="subscript"/>
        </w:rPr>
        <w:t>2</w:t>
      </w:r>
      <w:r w:rsidRPr="000A61C9">
        <w:rPr>
          <w:rFonts w:ascii="Times New Roman" w:hAnsi="Times New Roman" w:cs="Times New Roman"/>
          <w:iCs/>
          <w:sz w:val="24"/>
          <w:szCs w:val="24"/>
        </w:rPr>
        <w:t xml:space="preserve">), glucose and fat oxidation, and food intake]. Gastroc muscle was weighed and normalized to body weight. Liver pathology (SD, n=12; HFD, n=10; DR, EX, n=6 mice/group; DREX, n=7) was evaluated by Kleiner scoring </w:t>
      </w:r>
      <w:r w:rsidRPr="000A61C9">
        <w:rPr>
          <w:rFonts w:ascii="Times New Roman" w:hAnsi="Times New Roman" w:cs="Times New Roman"/>
          <w:iCs/>
          <w:sz w:val="24"/>
          <w:szCs w:val="24"/>
        </w:rPr>
        <w:fldChar w:fldCharType="begin">
          <w:fldData xml:space="preserve">PEVuZE5vdGU+PENpdGU+PEF1dGhvcj5LbGVpbmVyPC9BdXRob3I+PFllYXI+MjAwNTwvWWVhcj48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</w:fldData>
        </w:fldChar>
      </w:r>
      <w:r w:rsidR="00565442">
        <w:rPr>
          <w:rFonts w:ascii="Times New Roman" w:hAnsi="Times New Roman" w:cs="Times New Roman"/>
          <w:iCs/>
          <w:sz w:val="24"/>
          <w:szCs w:val="24"/>
        </w:rPr>
        <w:instrText xml:space="preserve"> ADDIN EN.CITE </w:instrText>
      </w:r>
      <w:r w:rsidR="00565442">
        <w:rPr>
          <w:rFonts w:ascii="Times New Roman" w:hAnsi="Times New Roman" w:cs="Times New Roman"/>
          <w:iCs/>
          <w:sz w:val="24"/>
          <w:szCs w:val="24"/>
        </w:rPr>
        <w:fldChar w:fldCharType="begin">
          <w:fldData xml:space="preserve">PEVuZE5vdGU+PENpdGU+PEF1dGhvcj5LbGVpbmVyPC9BdXRob3I+PFllYXI+MjAwNTwvWWVhcj48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</w:fldData>
        </w:fldChar>
      </w:r>
      <w:r w:rsidR="00565442">
        <w:rPr>
          <w:rFonts w:ascii="Times New Roman" w:hAnsi="Times New Roman" w:cs="Times New Roman"/>
          <w:iCs/>
          <w:sz w:val="24"/>
          <w:szCs w:val="24"/>
        </w:rPr>
        <w:instrText xml:space="preserve"> ADDIN EN.CITE.DATA </w:instrText>
      </w:r>
      <w:r w:rsidR="00565442">
        <w:rPr>
          <w:rFonts w:ascii="Times New Roman" w:hAnsi="Times New Roman" w:cs="Times New Roman"/>
          <w:iCs/>
          <w:sz w:val="24"/>
          <w:szCs w:val="24"/>
        </w:rPr>
      </w:r>
      <w:r w:rsidR="00565442">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565442">
        <w:rPr>
          <w:rFonts w:ascii="Times New Roman" w:hAnsi="Times New Roman" w:cs="Times New Roman"/>
          <w:iCs/>
          <w:noProof/>
          <w:sz w:val="24"/>
          <w:szCs w:val="24"/>
        </w:rPr>
        <w:t>[82]</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[evaluates hepatic steatosis (scale 0–3), lobular inflammation, and a composite NAFLD activity score (NAS; scale 0–8) to gauge overall liver disease severity]. </w:t>
      </w:r>
    </w:p>
    <w:p w14:paraId="1913645E" w14:textId="77777777" w:rsidR="00A842DB" w:rsidRPr="000A61C9" w:rsidRDefault="00A842DB" w:rsidP="000A61C9">
      <w:pPr>
        <w:spacing w:before="120" w:after="0" w:line="240" w:lineRule="auto"/>
        <w:rPr>
          <w:rFonts w:ascii="Times New Roman" w:hAnsi="Times New Roman" w:cs="Times New Roman"/>
          <w:sz w:val="24"/>
          <w:szCs w:val="24"/>
        </w:rPr>
      </w:pPr>
      <w:bookmarkStart w:id="239" w:name="_Toc170466058"/>
    </w:p>
    <w:p w14:paraId="17FE1DA0" w14:textId="77777777" w:rsidR="00A842DB" w:rsidRPr="00CB6B35" w:rsidRDefault="00A842DB" w:rsidP="000A61C9">
      <w:pPr>
        <w:spacing w:before="120" w:after="0" w:line="240" w:lineRule="auto"/>
        <w:outlineLvl w:val="1"/>
        <w:rPr>
          <w:rFonts w:ascii="Times New Roman" w:hAnsi="Times New Roman" w:cs="Times New Roman"/>
          <w:b/>
          <w:bCs/>
          <w:sz w:val="24"/>
          <w:szCs w:val="24"/>
        </w:rPr>
      </w:pPr>
      <w:r w:rsidRPr="00CB6B35">
        <w:rPr>
          <w:rFonts w:ascii="Times New Roman" w:hAnsi="Times New Roman" w:cs="Times New Roman"/>
          <w:b/>
          <w:bCs/>
          <w:sz w:val="24"/>
          <w:szCs w:val="24"/>
        </w:rPr>
        <w:t>Neuropathy phenotyping</w:t>
      </w:r>
      <w:bookmarkEnd w:id="239"/>
    </w:p>
    <w:p w14:paraId="0AC354CD" w14:textId="0E01623C" w:rsidR="00A842DB" w:rsidRPr="000A61C9" w:rsidRDefault="00A842DB" w:rsidP="000A61C9">
      <w:pPr>
        <w:spacing w:before="120" w:after="0" w:line="240" w:lineRule="auto"/>
        <w:rPr>
          <w:rFonts w:ascii="Times New Roman" w:hAnsi="Times New Roman" w:cs="Times New Roman"/>
          <w:iCs/>
          <w:color w:val="C00000"/>
          <w:sz w:val="24"/>
          <w:szCs w:val="24"/>
        </w:rPr>
      </w:pPr>
      <w:r w:rsidRPr="000A61C9">
        <w:rPr>
          <w:rFonts w:ascii="Times New Roman" w:hAnsi="Times New Roman" w:cs="Times New Roman"/>
          <w:iCs/>
          <w:sz w:val="24"/>
          <w:szCs w:val="24"/>
        </w:rPr>
        <w:t xml:space="preserve">Just prior to study end, neuropathy phenotyping was performed, per our published protocols </w:t>
      </w:r>
      <w:r w:rsidRPr="000A61C9">
        <w:rPr>
          <w:rFonts w:ascii="Times New Roman" w:hAnsi="Times New Roman" w:cs="Times New Roman"/>
          <w:iCs/>
          <w:sz w:val="24"/>
          <w:szCs w:val="24"/>
        </w:rPr>
        <w:fldChar w:fldCharType="begin">
          <w:fldData xml:space="preserve">PEVuZE5vdGU+PENpdGU+PEF1dGhvcj5FaWQ8L0F1dGhvcj48WWVhcj4yMDI0PC9ZZWFyPjxSZWNO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</w:fldData>
        </w:fldChar>
      </w:r>
      <w:r w:rsidR="00E2182D">
        <w:rPr>
          <w:rFonts w:ascii="Times New Roman" w:hAnsi="Times New Roman" w:cs="Times New Roman"/>
          <w:iCs/>
          <w:sz w:val="24"/>
          <w:szCs w:val="24"/>
        </w:rPr>
        <w:instrText xml:space="preserve"> ADDIN EN.CITE </w:instrText>
      </w:r>
      <w:r w:rsidR="00E2182D">
        <w:rPr>
          <w:rFonts w:ascii="Times New Roman" w:hAnsi="Times New Roman" w:cs="Times New Roman"/>
          <w:iCs/>
          <w:sz w:val="24"/>
          <w:szCs w:val="24"/>
        </w:rPr>
        <w:fldChar w:fldCharType="begin">
          <w:fldData xml:space="preserve">PEVuZE5vdGU+PENpdGU+PEF1dGhvcj5FaWQ8L0F1dGhvcj48WWVhcj4yMDI0PC9ZZWFyPjxSZWNO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</w:fldData>
        </w:fldChar>
      </w:r>
      <w:r w:rsidR="00E2182D">
        <w:rPr>
          <w:rFonts w:ascii="Times New Roman" w:hAnsi="Times New Roman" w:cs="Times New Roman"/>
          <w:iCs/>
          <w:sz w:val="24"/>
          <w:szCs w:val="24"/>
        </w:rPr>
        <w:instrText xml:space="preserve"> ADDIN EN.CITE.DATA </w:instrText>
      </w:r>
      <w:r w:rsidR="00E2182D">
        <w:rPr>
          <w:rFonts w:ascii="Times New Roman" w:hAnsi="Times New Roman" w:cs="Times New Roman"/>
          <w:iCs/>
          <w:sz w:val="24"/>
          <w:szCs w:val="24"/>
        </w:rPr>
      </w:r>
      <w:r w:rsidR="00E2182D">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E2182D">
        <w:rPr>
          <w:rFonts w:ascii="Times New Roman" w:hAnsi="Times New Roman" w:cs="Times New Roman"/>
          <w:iCs/>
          <w:noProof/>
          <w:sz w:val="24"/>
          <w:szCs w:val="24"/>
        </w:rPr>
        <w:t>[16, 17, 29, 39, 81, 83]</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Mechanical sensitivity by von Frey filaments (SD, HFD, DR, DREX, n=10 mice/group; EX, n=9), thermal sensitivity using a Hargreaves’ testing apparatus (</w:t>
      </w:r>
      <w:bookmarkStart w:id="240" w:name="_Hlk199166631"/>
      <w:r w:rsidRPr="000A61C9">
        <w:rPr>
          <w:rFonts w:ascii="Times New Roman" w:hAnsi="Times New Roman" w:cs="Times New Roman"/>
          <w:iCs/>
          <w:sz w:val="24"/>
          <w:szCs w:val="24"/>
        </w:rPr>
        <w:t>SD, HFD, DR, DREX, n=19 mice/group; EX, n=18)</w:t>
      </w:r>
      <w:bookmarkEnd w:id="240"/>
      <w:r w:rsidRPr="000A61C9">
        <w:rPr>
          <w:rFonts w:ascii="Times New Roman" w:hAnsi="Times New Roman" w:cs="Times New Roman"/>
          <w:iCs/>
          <w:sz w:val="24"/>
          <w:szCs w:val="24"/>
        </w:rPr>
        <w:t xml:space="preserve">, and NCV in isoflurane-anesthetized mice using stainless-steel needle electrodes (SD, n=18; HFD and DR, n=17 mice/group; EX and DREX, n=19 mice/group) were performed </w:t>
      </w:r>
      <w:r w:rsidR="000D7DD6">
        <w:rPr>
          <w:rFonts w:ascii="Times New Roman" w:hAnsi="Times New Roman" w:cs="Times New Roman"/>
          <w:iCs/>
          <w:sz w:val="24"/>
          <w:szCs w:val="24"/>
        </w:rPr>
        <w:t>1</w:t>
      </w:r>
      <w:r w:rsidR="000D7DD6" w:rsidRPr="000A61C9">
        <w:rPr>
          <w:rFonts w:ascii="Times New Roman" w:hAnsi="Times New Roman" w:cs="Times New Roman"/>
          <w:iCs/>
          <w:sz w:val="24"/>
          <w:szCs w:val="24"/>
        </w:rPr>
        <w:t xml:space="preserve"> </w:t>
      </w:r>
      <w:r w:rsidRPr="000A61C9">
        <w:rPr>
          <w:rFonts w:ascii="Times New Roman" w:hAnsi="Times New Roman" w:cs="Times New Roman"/>
          <w:iCs/>
          <w:sz w:val="24"/>
          <w:szCs w:val="24"/>
        </w:rPr>
        <w:t xml:space="preserve">week prior to sacrifice. At study end, mice were sacrificed and footpads were collected, postfixed, cryopreserved, sectioned, and stained for the pan-axonal marker PGP9.5 to evaluate IENFD (SD, HFD, DR, DREX, n=10 mice/group; EX, n=9). </w:t>
      </w:r>
    </w:p>
    <w:p w14:paraId="0298EF81" w14:textId="77777777" w:rsidR="00A842DB" w:rsidRPr="000A61C9" w:rsidRDefault="00A842DB" w:rsidP="000A61C9">
      <w:pPr>
        <w:spacing w:before="120" w:after="0" w:line="240" w:lineRule="auto"/>
        <w:rPr>
          <w:rFonts w:ascii="Times New Roman" w:hAnsi="Times New Roman" w:cs="Times New Roman"/>
          <w:iCs/>
          <w:sz w:val="24"/>
          <w:szCs w:val="24"/>
        </w:rPr>
      </w:pPr>
    </w:p>
    <w:p w14:paraId="4028CFBA" w14:textId="0F4912DC" w:rsidR="00A842DB" w:rsidRPr="00CB6B35" w:rsidRDefault="00A842DB" w:rsidP="000A61C9">
      <w:pPr>
        <w:spacing w:before="120" w:after="0" w:line="240" w:lineRule="auto"/>
        <w:outlineLvl w:val="1"/>
        <w:rPr>
          <w:rFonts w:ascii="Times New Roman" w:hAnsi="Times New Roman" w:cs="Times New Roman"/>
          <w:b/>
          <w:bCs/>
          <w:iCs/>
          <w:sz w:val="24"/>
          <w:szCs w:val="24"/>
        </w:rPr>
      </w:pPr>
      <w:r w:rsidRPr="00CB6B35">
        <w:rPr>
          <w:rFonts w:ascii="Times New Roman" w:hAnsi="Times New Roman" w:cs="Times New Roman"/>
          <w:b/>
          <w:bCs/>
          <w:iCs/>
          <w:sz w:val="24"/>
          <w:szCs w:val="24"/>
        </w:rPr>
        <w:t>Neuromuscular junction analysis</w:t>
      </w:r>
    </w:p>
    <w:p w14:paraId="78B5DE52" w14:textId="0A44CBEB" w:rsidR="00A842DB" w:rsidRPr="000A61C9" w:rsidRDefault="00A842DB" w:rsidP="000A61C9">
      <w:pPr>
        <w:spacing w:before="120" w:after="0" w:line="240" w:lineRule="auto"/>
        <w:rPr>
          <w:rFonts w:ascii="Times New Roman" w:hAnsi="Times New Roman" w:cs="Times New Roman"/>
          <w:iCs/>
          <w:sz w:val="24"/>
          <w:szCs w:val="24"/>
        </w:rPr>
      </w:pPr>
      <w:r w:rsidRPr="000A61C9">
        <w:rPr>
          <w:rFonts w:ascii="Times New Roman" w:hAnsi="Times New Roman" w:cs="Times New Roman"/>
          <w:iCs/>
          <w:sz w:val="24"/>
          <w:szCs w:val="24"/>
        </w:rPr>
        <w:t xml:space="preserve">At study end, gastroc muscle NMJs were analyzed (n=6 mice/group), per a published protocol </w:t>
      </w:r>
      <w:r w:rsidRPr="000A61C9">
        <w:rPr>
          <w:rFonts w:ascii="Times New Roman" w:hAnsi="Times New Roman" w:cs="Times New Roman"/>
          <w:iCs/>
          <w:sz w:val="24"/>
          <w:szCs w:val="24"/>
        </w:rPr>
        <w:fldChar w:fldCharType="begin">
          <w:fldData xml:space="preserve">PEVuZE5vdGU+PENpdGU+PEF1dGhvcj5MYXJraW48L0F1dGhvcj48WWVhcj4yMDExPC9ZZWFyPjxS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</w:fldData>
        </w:fldChar>
      </w:r>
      <w:r w:rsidR="00565442">
        <w:rPr>
          <w:rFonts w:ascii="Times New Roman" w:hAnsi="Times New Roman" w:cs="Times New Roman"/>
          <w:iCs/>
          <w:sz w:val="24"/>
          <w:szCs w:val="24"/>
        </w:rPr>
        <w:instrText xml:space="preserve"> ADDIN EN.CITE </w:instrText>
      </w:r>
      <w:r w:rsidR="00565442">
        <w:rPr>
          <w:rFonts w:ascii="Times New Roman" w:hAnsi="Times New Roman" w:cs="Times New Roman"/>
          <w:iCs/>
          <w:sz w:val="24"/>
          <w:szCs w:val="24"/>
        </w:rPr>
        <w:fldChar w:fldCharType="begin">
          <w:fldData xml:space="preserve">PEVuZE5vdGU+PENpdGU+PEF1dGhvcj5MYXJraW48L0F1dGhvcj48WWVhcj4yMDExPC9ZZWFyPjxS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</w:fldData>
        </w:fldChar>
      </w:r>
      <w:r w:rsidR="00565442">
        <w:rPr>
          <w:rFonts w:ascii="Times New Roman" w:hAnsi="Times New Roman" w:cs="Times New Roman"/>
          <w:iCs/>
          <w:sz w:val="24"/>
          <w:szCs w:val="24"/>
        </w:rPr>
        <w:instrText xml:space="preserve"> ADDIN EN.CITE.DATA </w:instrText>
      </w:r>
      <w:r w:rsidR="00565442">
        <w:rPr>
          <w:rFonts w:ascii="Times New Roman" w:hAnsi="Times New Roman" w:cs="Times New Roman"/>
          <w:iCs/>
          <w:sz w:val="24"/>
          <w:szCs w:val="24"/>
        </w:rPr>
      </w:r>
      <w:r w:rsidR="00565442">
        <w:rPr>
          <w:rFonts w:ascii="Times New Roman" w:hAnsi="Times New Roman" w:cs="Times New Roman"/>
          <w:iCs/>
          <w:sz w:val="24"/>
          <w:szCs w:val="24"/>
        </w:rPr>
        <w:fldChar w:fldCharType="end"/>
      </w:r>
      <w:r w:rsidRPr="000A61C9">
        <w:rPr>
          <w:rFonts w:ascii="Times New Roman" w:hAnsi="Times New Roman" w:cs="Times New Roman"/>
          <w:iCs/>
          <w:sz w:val="24"/>
          <w:szCs w:val="24"/>
        </w:rPr>
      </w:r>
      <w:r w:rsidRPr="000A61C9">
        <w:rPr>
          <w:rFonts w:ascii="Times New Roman" w:hAnsi="Times New Roman" w:cs="Times New Roman"/>
          <w:iCs/>
          <w:sz w:val="24"/>
          <w:szCs w:val="24"/>
        </w:rPr>
        <w:fldChar w:fldCharType="separate"/>
      </w:r>
      <w:r w:rsidR="00565442">
        <w:rPr>
          <w:rFonts w:ascii="Times New Roman" w:hAnsi="Times New Roman" w:cs="Times New Roman"/>
          <w:iCs/>
          <w:noProof/>
          <w:sz w:val="24"/>
          <w:szCs w:val="24"/>
        </w:rPr>
        <w:t>[84]</w:t>
      </w:r>
      <w:r w:rsidRPr="000A61C9">
        <w:rPr>
          <w:rFonts w:ascii="Times New Roman" w:hAnsi="Times New Roman" w:cs="Times New Roman"/>
          <w:iCs/>
          <w:sz w:val="24"/>
          <w:szCs w:val="24"/>
        </w:rPr>
        <w:fldChar w:fldCharType="end"/>
      </w:r>
      <w:r w:rsidRPr="000A61C9">
        <w:rPr>
          <w:rFonts w:ascii="Times New Roman" w:hAnsi="Times New Roman" w:cs="Times New Roman"/>
          <w:iCs/>
          <w:sz w:val="24"/>
          <w:szCs w:val="24"/>
        </w:rPr>
        <w:t xml:space="preserve">, in sections stained using acetylcholinesterase solution with 5-bromoindoxyl acetate for blue motor end plates and a neurofilament antibody. Intact NMJs with nerve fibers in contact with motor end plates were counted from images (20-40X magnification) from eight sections per animal and averaged. </w:t>
      </w:r>
    </w:p>
    <w:p w14:paraId="741EF921" w14:textId="77777777" w:rsidR="00A842DB" w:rsidRPr="000A61C9" w:rsidRDefault="00A842DB" w:rsidP="000A61C9">
      <w:pPr>
        <w:spacing w:before="120" w:after="0" w:line="240" w:lineRule="auto"/>
        <w:rPr>
          <w:rFonts w:ascii="Times New Roman" w:hAnsi="Times New Roman" w:cs="Times New Roman"/>
          <w:iCs/>
          <w:sz w:val="24"/>
          <w:szCs w:val="24"/>
        </w:rPr>
      </w:pPr>
    </w:p>
    <w:p w14:paraId="6348653E" w14:textId="77777777" w:rsidR="00A842DB" w:rsidRPr="00CB6B35" w:rsidRDefault="00A842DB" w:rsidP="000A61C9">
      <w:pPr>
        <w:spacing w:before="120" w:after="0" w:line="240" w:lineRule="auto"/>
        <w:outlineLvl w:val="1"/>
        <w:rPr>
          <w:rFonts w:ascii="Times New Roman" w:hAnsi="Times New Roman" w:cs="Times New Roman"/>
          <w:b/>
          <w:bCs/>
          <w:iCs/>
          <w:sz w:val="24"/>
          <w:szCs w:val="24"/>
        </w:rPr>
      </w:pPr>
      <w:commentRangeStart w:id="241"/>
      <w:r w:rsidRPr="00CB6B35">
        <w:rPr>
          <w:rFonts w:ascii="Times New Roman" w:hAnsi="Times New Roman" w:cs="Times New Roman"/>
          <w:b/>
          <w:bCs/>
          <w:iCs/>
          <w:sz w:val="24"/>
          <w:szCs w:val="24"/>
        </w:rPr>
        <w:t>Statist</w:t>
      </w:r>
      <w:commentRangeEnd w:id="241"/>
      <w:r w:rsidRPr="00CB6B35">
        <w:rPr>
          <w:rStyle w:val="CommentReference"/>
          <w:rFonts w:ascii="Times New Roman" w:hAnsi="Times New Roman" w:cs="Times New Roman"/>
          <w:iCs/>
          <w:sz w:val="24"/>
          <w:szCs w:val="24"/>
        </w:rPr>
        <w:commentReference w:id="241"/>
      </w:r>
      <w:r w:rsidRPr="00CB6B35">
        <w:rPr>
          <w:rFonts w:ascii="Times New Roman" w:hAnsi="Times New Roman" w:cs="Times New Roman"/>
          <w:b/>
          <w:bCs/>
          <w:iCs/>
          <w:sz w:val="24"/>
          <w:szCs w:val="24"/>
        </w:rPr>
        <w:t>ical analysis of phenotyping data</w:t>
      </w:r>
    </w:p>
    <w:p w14:paraId="6B60D7E8" w14:textId="67A87D01" w:rsidR="00A842DB" w:rsidRPr="000A61C9" w:rsidRDefault="00A842DB" w:rsidP="000A61C9">
      <w:pPr>
        <w:spacing w:before="120" w:after="0" w:line="240" w:lineRule="auto"/>
        <w:rPr>
          <w:rFonts w:ascii="Times New Roman" w:hAnsi="Times New Roman" w:cs="Times New Roman"/>
          <w:iCs/>
          <w:sz w:val="24"/>
          <w:szCs w:val="24"/>
        </w:rPr>
      </w:pPr>
      <w:r w:rsidRPr="000A61C9">
        <w:rPr>
          <w:rFonts w:ascii="Times New Roman" w:hAnsi="Times New Roman" w:cs="Times New Roman"/>
          <w:iCs/>
          <w:sz w:val="24"/>
          <w:szCs w:val="24"/>
        </w:rPr>
        <w:t>Differences in metabolic and neuropathy phenotyping data were performed using one-way ANOVA with Tukey’s post hoc-test for multiple comparisons on Prism v.9 (GraphPad, La Jolla, CA). Two-way repeated measure ANOVA assessed differences in GTTs. Significance was set at </w:t>
      </w:r>
      <w:r w:rsidR="00EB1650">
        <w:rPr>
          <w:rFonts w:ascii="Times New Roman" w:hAnsi="Times New Roman" w:cs="Times New Roman"/>
          <w:i/>
          <w:iCs/>
          <w:sz w:val="24"/>
          <w:szCs w:val="24"/>
        </w:rPr>
        <w:t xml:space="preserve">P </w:t>
      </w:r>
      <w:r w:rsidRPr="000A61C9">
        <w:rPr>
          <w:rFonts w:ascii="Times New Roman" w:hAnsi="Times New Roman" w:cs="Times New Roman"/>
          <w:iCs/>
          <w:sz w:val="24"/>
          <w:szCs w:val="24"/>
        </w:rPr>
        <w:t>&lt;</w:t>
      </w:r>
      <w:r w:rsidR="00EB1650">
        <w:rPr>
          <w:rFonts w:ascii="Times New Roman" w:hAnsi="Times New Roman" w:cs="Times New Roman"/>
          <w:iCs/>
          <w:sz w:val="24"/>
          <w:szCs w:val="24"/>
        </w:rPr>
        <w:t xml:space="preserve"> </w:t>
      </w:r>
      <w:r w:rsidRPr="000A61C9">
        <w:rPr>
          <w:rFonts w:ascii="Times New Roman" w:hAnsi="Times New Roman" w:cs="Times New Roman"/>
          <w:iCs/>
          <w:sz w:val="24"/>
          <w:szCs w:val="24"/>
        </w:rPr>
        <w:t>0.05, with trends identified at </w:t>
      </w:r>
      <w:r w:rsidR="00EB1650">
        <w:rPr>
          <w:rFonts w:ascii="Times New Roman" w:hAnsi="Times New Roman" w:cs="Times New Roman"/>
          <w:i/>
          <w:iCs/>
          <w:sz w:val="24"/>
          <w:szCs w:val="24"/>
        </w:rPr>
        <w:t xml:space="preserve">P </w:t>
      </w:r>
      <w:r w:rsidRPr="000A61C9">
        <w:rPr>
          <w:rFonts w:ascii="Times New Roman" w:hAnsi="Times New Roman" w:cs="Times New Roman"/>
          <w:iCs/>
          <w:sz w:val="24"/>
          <w:szCs w:val="24"/>
        </w:rPr>
        <w:t>&lt;</w:t>
      </w:r>
      <w:r w:rsidR="00EB1650">
        <w:rPr>
          <w:rFonts w:ascii="Times New Roman" w:hAnsi="Times New Roman" w:cs="Times New Roman"/>
          <w:iCs/>
          <w:sz w:val="24"/>
          <w:szCs w:val="24"/>
        </w:rPr>
        <w:t xml:space="preserve"> </w:t>
      </w:r>
      <w:r w:rsidRPr="000A61C9">
        <w:rPr>
          <w:rFonts w:ascii="Times New Roman" w:hAnsi="Times New Roman" w:cs="Times New Roman"/>
          <w:iCs/>
          <w:sz w:val="24"/>
          <w:szCs w:val="24"/>
        </w:rPr>
        <w:t>0.10. Data presented as the mean ± standard deviation. </w:t>
      </w:r>
    </w:p>
    <w:p w14:paraId="7D47DE0E" w14:textId="77777777" w:rsidR="00A842DB" w:rsidRPr="000A61C9" w:rsidRDefault="00A842DB" w:rsidP="000A61C9">
      <w:pPr>
        <w:spacing w:before="120" w:after="0" w:line="240" w:lineRule="auto"/>
        <w:rPr>
          <w:rFonts w:ascii="Times New Roman" w:hAnsi="Times New Roman" w:cs="Times New Roman"/>
          <w:iCs/>
          <w:sz w:val="24"/>
          <w:szCs w:val="24"/>
        </w:rPr>
      </w:pPr>
    </w:p>
    <w:p w14:paraId="491ECC2D" w14:textId="77777777" w:rsidR="00A842DB" w:rsidRPr="00CB6B35" w:rsidRDefault="00A842DB" w:rsidP="000A61C9">
      <w:pPr>
        <w:spacing w:before="120" w:after="0" w:line="240" w:lineRule="auto"/>
        <w:outlineLvl w:val="1"/>
        <w:rPr>
          <w:rFonts w:ascii="Times New Roman" w:hAnsi="Times New Roman" w:cs="Times New Roman"/>
          <w:b/>
          <w:bCs/>
          <w:iCs/>
          <w:sz w:val="24"/>
          <w:szCs w:val="24"/>
        </w:rPr>
      </w:pPr>
      <w:r w:rsidRPr="00CB6B35">
        <w:rPr>
          <w:rFonts w:ascii="Times New Roman" w:hAnsi="Times New Roman" w:cs="Times New Roman"/>
          <w:b/>
          <w:bCs/>
          <w:iCs/>
          <w:sz w:val="24"/>
          <w:szCs w:val="24"/>
        </w:rPr>
        <w:t>Transcriptomic analysis of sciatic nerve</w:t>
      </w:r>
    </w:p>
    <w:p w14:paraId="3D8BB563" w14:textId="6DB29773" w:rsidR="00A842DB" w:rsidRPr="000A61C9" w:rsidRDefault="00A842DB" w:rsidP="000A61C9">
      <w:pPr>
        <w:spacing w:before="120" w:after="0" w:line="240" w:lineRule="auto"/>
        <w:rPr>
          <w:rFonts w:ascii="Times New Roman" w:hAnsi="Times New Roman" w:cs="Times New Roman"/>
          <w:sz w:val="24"/>
          <w:szCs w:val="24"/>
        </w:rPr>
      </w:pPr>
      <w:r w:rsidRPr="000A61C9">
        <w:rPr>
          <w:rFonts w:ascii="Times New Roman" w:hAnsi="Times New Roman" w:cs="Times New Roman"/>
          <w:sz w:val="24"/>
          <w:szCs w:val="24"/>
        </w:rPr>
        <w:t xml:space="preserve">Fixed RNA Profiling was performed at the U-M Advanced Genomics Core following manufacturer protocols (10X Genomics, Pleasanton, CA). Right and left sciatic nerves (n=4 </w:t>
      </w:r>
      <w:r w:rsidRPr="000D7DD6">
        <w:rPr>
          <w:rFonts w:ascii="Times New Roman" w:hAnsi="Times New Roman" w:cs="Times New Roman"/>
          <w:sz w:val="24"/>
          <w:szCs w:val="24"/>
        </w:rPr>
        <w:t>mice/group) were isolated, fixed, minced, dissociated, and processed using the Chromium Fixed</w:t>
      </w:r>
      <w:r w:rsidRPr="000A61C9">
        <w:rPr>
          <w:rFonts w:ascii="Times New Roman" w:hAnsi="Times New Roman" w:cs="Times New Roman"/>
          <w:sz w:val="24"/>
          <w:szCs w:val="24"/>
        </w:rPr>
        <w:t xml:space="preserve"> RNA Kit, Mouse Transcriptome (cat# PN-1000497, 10X Genomics). After wash steps, resuspended cells were counted, and every eight samples were multiplexed using unique barcodes. The resulting libraries were pooled and sequenced (28x151 bp; </w:t>
      </w:r>
      <w:proofErr w:type="spellStart"/>
      <w:r w:rsidRPr="000A61C9">
        <w:rPr>
          <w:rFonts w:ascii="Times New Roman" w:hAnsi="Times New Roman" w:cs="Times New Roman"/>
          <w:sz w:val="24"/>
          <w:szCs w:val="24"/>
        </w:rPr>
        <w:t>NovaSeq</w:t>
      </w:r>
      <w:proofErr w:type="spellEnd"/>
      <w:r w:rsidRPr="000A61C9">
        <w:rPr>
          <w:rFonts w:ascii="Times New Roman" w:hAnsi="Times New Roman" w:cs="Times New Roman"/>
          <w:sz w:val="24"/>
          <w:szCs w:val="24"/>
        </w:rPr>
        <w:t xml:space="preserve"> X, Illumina, </w:t>
      </w:r>
      <w:r w:rsidRPr="000A61C9">
        <w:rPr>
          <w:rFonts w:ascii="Times New Roman" w:hAnsi="Times New Roman" w:cs="Times New Roman"/>
          <w:sz w:val="24"/>
          <w:szCs w:val="24"/>
        </w:rPr>
        <w:lastRenderedPageBreak/>
        <w:t>San Diego, CA). Demultiplexed FASTQ files were aligned to the mouse reference genome (mm10). Filtering removed cells with &lt;200 or &gt;6,000 detected genes, or mitochondrial content &gt;5%, and gene expression was normalized,</w:t>
      </w:r>
      <w:bookmarkStart w:id="242" w:name="_Hlk213131544"/>
      <w:r w:rsidRPr="000A61C9">
        <w:rPr>
          <w:rFonts w:ascii="Times New Roman" w:hAnsi="Times New Roman" w:cs="Times New Roman"/>
          <w:sz w:val="24"/>
          <w:szCs w:val="24"/>
        </w:rPr>
        <w:t xml:space="preserve"> yielding </w:t>
      </w:r>
      <w:r w:rsidR="00EB1650" w:rsidRPr="00EB1650">
        <w:rPr>
          <w:rFonts w:ascii="Times New Roman" w:hAnsi="Times New Roman" w:cs="Times New Roman"/>
          <w:sz w:val="24"/>
          <w:szCs w:val="24"/>
        </w:rPr>
        <w:t>a total of 44,681 cells, ranging from 598 to 4,272 per sample, averaging 2,234 per sample</w:t>
      </w:r>
      <w:r w:rsidRPr="000A61C9">
        <w:rPr>
          <w:rFonts w:ascii="Times New Roman" w:hAnsi="Times New Roman" w:cs="Times New Roman"/>
          <w:sz w:val="24"/>
          <w:szCs w:val="24"/>
        </w:rPr>
        <w:t>.</w:t>
      </w:r>
      <w:bookmarkEnd w:id="242"/>
      <w:r w:rsidRPr="000A61C9">
        <w:rPr>
          <w:rFonts w:ascii="Times New Roman" w:hAnsi="Times New Roman" w:cs="Times New Roman"/>
          <w:sz w:val="24"/>
          <w:szCs w:val="24"/>
        </w:rPr>
        <w:t xml:space="preserve"> Cell clusters were identified by principal component analysis, visualized, and annotated. DEGs met adjusted </w:t>
      </w:r>
      <w:r w:rsidR="00EB1650" w:rsidRPr="00EB1650">
        <w:rPr>
          <w:rFonts w:ascii="Times New Roman" w:hAnsi="Times New Roman" w:cs="Times New Roman"/>
          <w:i/>
          <w:iCs/>
          <w:sz w:val="24"/>
          <w:szCs w:val="24"/>
        </w:rPr>
        <w:t>P</w:t>
      </w:r>
      <w:r w:rsidR="00EB1650">
        <w:rPr>
          <w:rFonts w:ascii="Times New Roman" w:hAnsi="Times New Roman" w:cs="Times New Roman"/>
          <w:sz w:val="24"/>
          <w:szCs w:val="24"/>
        </w:rPr>
        <w:t xml:space="preserve"> </w:t>
      </w:r>
      <w:r w:rsidRPr="000A61C9">
        <w:rPr>
          <w:rFonts w:ascii="Times New Roman" w:hAnsi="Times New Roman" w:cs="Times New Roman"/>
          <w:sz w:val="24"/>
          <w:szCs w:val="24"/>
        </w:rPr>
        <w:t>&lt;</w:t>
      </w:r>
      <w:r w:rsidR="00EB1650">
        <w:rPr>
          <w:rFonts w:ascii="Times New Roman" w:hAnsi="Times New Roman" w:cs="Times New Roman"/>
          <w:sz w:val="24"/>
          <w:szCs w:val="24"/>
        </w:rPr>
        <w:t xml:space="preserve"> </w:t>
      </w:r>
      <w:r w:rsidRPr="000A61C9">
        <w:rPr>
          <w:rFonts w:ascii="Times New Roman" w:hAnsi="Times New Roman" w:cs="Times New Roman"/>
          <w:sz w:val="24"/>
          <w:szCs w:val="24"/>
        </w:rPr>
        <w:t xml:space="preserve">0.05. Pathway analysis using KEGG terms was </w:t>
      </w:r>
      <w:r w:rsidRPr="000D7DD6">
        <w:rPr>
          <w:rFonts w:ascii="Times New Roman" w:hAnsi="Times New Roman" w:cs="Times New Roman"/>
          <w:sz w:val="24"/>
          <w:szCs w:val="24"/>
        </w:rPr>
        <w:t xml:space="preserve">performed on DEGs with unadjusted </w:t>
      </w:r>
      <w:r w:rsidR="00EB1650" w:rsidRPr="00EB1650">
        <w:rPr>
          <w:rFonts w:ascii="Times New Roman" w:hAnsi="Times New Roman" w:cs="Times New Roman"/>
          <w:i/>
          <w:iCs/>
          <w:sz w:val="24"/>
          <w:szCs w:val="24"/>
        </w:rPr>
        <w:t>P</w:t>
      </w:r>
      <w:r w:rsidR="00EB1650">
        <w:rPr>
          <w:rFonts w:ascii="Times New Roman" w:hAnsi="Times New Roman" w:cs="Times New Roman"/>
          <w:sz w:val="24"/>
          <w:szCs w:val="24"/>
        </w:rPr>
        <w:t xml:space="preserve"> </w:t>
      </w:r>
      <w:r w:rsidRPr="000D7DD6">
        <w:rPr>
          <w:rFonts w:ascii="Times New Roman" w:hAnsi="Times New Roman" w:cs="Times New Roman"/>
          <w:sz w:val="24"/>
          <w:szCs w:val="24"/>
        </w:rPr>
        <w:t>&lt;</w:t>
      </w:r>
      <w:r w:rsidR="00EB1650">
        <w:rPr>
          <w:rFonts w:ascii="Times New Roman" w:hAnsi="Times New Roman" w:cs="Times New Roman"/>
          <w:sz w:val="24"/>
          <w:szCs w:val="24"/>
        </w:rPr>
        <w:t xml:space="preserve"> </w:t>
      </w:r>
      <w:r w:rsidRPr="000D7DD6">
        <w:rPr>
          <w:rFonts w:ascii="Times New Roman" w:hAnsi="Times New Roman" w:cs="Times New Roman"/>
          <w:sz w:val="24"/>
          <w:szCs w:val="24"/>
        </w:rPr>
        <w:t xml:space="preserve">0.01 across conditions. Significant pathways met adjusted </w:t>
      </w:r>
      <w:r w:rsidR="00EB1650" w:rsidRPr="00EB1650">
        <w:rPr>
          <w:rFonts w:ascii="Times New Roman" w:hAnsi="Times New Roman" w:cs="Times New Roman"/>
          <w:i/>
          <w:iCs/>
          <w:sz w:val="24"/>
          <w:szCs w:val="24"/>
        </w:rPr>
        <w:t>P</w:t>
      </w:r>
      <w:r w:rsidR="00EB1650">
        <w:rPr>
          <w:rFonts w:ascii="Times New Roman" w:hAnsi="Times New Roman" w:cs="Times New Roman"/>
          <w:sz w:val="24"/>
          <w:szCs w:val="24"/>
        </w:rPr>
        <w:t xml:space="preserve"> </w:t>
      </w:r>
      <w:r w:rsidRPr="000D7DD6">
        <w:rPr>
          <w:rFonts w:ascii="Times New Roman" w:hAnsi="Times New Roman" w:cs="Times New Roman"/>
          <w:sz w:val="24"/>
          <w:szCs w:val="24"/>
        </w:rPr>
        <w:t>&lt;</w:t>
      </w:r>
      <w:r w:rsidR="00EB1650">
        <w:rPr>
          <w:rFonts w:ascii="Times New Roman" w:hAnsi="Times New Roman" w:cs="Times New Roman"/>
          <w:sz w:val="24"/>
          <w:szCs w:val="24"/>
        </w:rPr>
        <w:t xml:space="preserve"> </w:t>
      </w:r>
      <w:r w:rsidRPr="000D7DD6">
        <w:rPr>
          <w:rFonts w:ascii="Times New Roman" w:hAnsi="Times New Roman" w:cs="Times New Roman"/>
          <w:sz w:val="24"/>
          <w:szCs w:val="24"/>
        </w:rPr>
        <w:t>0.05.</w:t>
      </w:r>
    </w:p>
    <w:p w14:paraId="33BA650B" w14:textId="77777777" w:rsidR="00A842DB" w:rsidRPr="000A61C9" w:rsidRDefault="00A842DB" w:rsidP="000A61C9">
      <w:pPr>
        <w:spacing w:before="120" w:after="0" w:line="240" w:lineRule="auto"/>
        <w:rPr>
          <w:rFonts w:ascii="Times New Roman" w:hAnsi="Times New Roman" w:cs="Times New Roman"/>
          <w:color w:val="7030A0"/>
          <w:sz w:val="24"/>
          <w:szCs w:val="24"/>
        </w:rPr>
      </w:pPr>
    </w:p>
    <w:p w14:paraId="10C314D1" w14:textId="77777777" w:rsidR="00A842DB" w:rsidRPr="00CB6B35" w:rsidRDefault="00A842DB" w:rsidP="000A61C9">
      <w:pPr>
        <w:spacing w:before="120" w:after="0" w:line="240" w:lineRule="auto"/>
        <w:outlineLvl w:val="1"/>
        <w:rPr>
          <w:rFonts w:ascii="Times New Roman" w:hAnsi="Times New Roman" w:cs="Times New Roman"/>
          <w:b/>
          <w:bCs/>
          <w:iCs/>
          <w:color w:val="000000" w:themeColor="text1"/>
          <w:sz w:val="24"/>
          <w:szCs w:val="24"/>
        </w:rPr>
      </w:pPr>
      <w:r w:rsidRPr="00CB6B35">
        <w:rPr>
          <w:rFonts w:ascii="Times New Roman" w:hAnsi="Times New Roman" w:cs="Times New Roman"/>
          <w:b/>
          <w:bCs/>
          <w:iCs/>
          <w:color w:val="000000" w:themeColor="text1"/>
          <w:sz w:val="24"/>
          <w:szCs w:val="24"/>
        </w:rPr>
        <w:t>Metabolomics analysis of sc</w:t>
      </w:r>
      <w:commentRangeStart w:id="243"/>
      <w:r w:rsidRPr="00CB6B35">
        <w:rPr>
          <w:rFonts w:ascii="Times New Roman" w:hAnsi="Times New Roman" w:cs="Times New Roman"/>
          <w:b/>
          <w:bCs/>
          <w:iCs/>
          <w:color w:val="000000" w:themeColor="text1"/>
          <w:sz w:val="24"/>
          <w:szCs w:val="24"/>
        </w:rPr>
        <w:t>iat</w:t>
      </w:r>
      <w:commentRangeEnd w:id="243"/>
      <w:r w:rsidRPr="00CB6B35">
        <w:rPr>
          <w:rStyle w:val="CommentReference"/>
          <w:rFonts w:ascii="Times New Roman" w:hAnsi="Times New Roman" w:cs="Times New Roman"/>
          <w:iCs/>
          <w:sz w:val="24"/>
          <w:szCs w:val="24"/>
        </w:rPr>
        <w:commentReference w:id="243"/>
      </w:r>
      <w:r w:rsidRPr="00CB6B35">
        <w:rPr>
          <w:rFonts w:ascii="Times New Roman" w:hAnsi="Times New Roman" w:cs="Times New Roman"/>
          <w:b/>
          <w:bCs/>
          <w:iCs/>
          <w:color w:val="000000" w:themeColor="text1"/>
          <w:sz w:val="24"/>
          <w:szCs w:val="24"/>
        </w:rPr>
        <w:t>ic nerve</w:t>
      </w:r>
    </w:p>
    <w:p w14:paraId="270243C9" w14:textId="5C33B4AA" w:rsidR="00A842DB" w:rsidRPr="000A61C9" w:rsidRDefault="00A842DB" w:rsidP="000A61C9">
      <w:pPr>
        <w:spacing w:before="120" w:after="0" w:line="240" w:lineRule="auto"/>
        <w:rPr>
          <w:rFonts w:ascii="Times New Roman" w:hAnsi="Times New Roman" w:cs="Times New Roman"/>
          <w:sz w:val="24"/>
          <w:szCs w:val="24"/>
        </w:rPr>
      </w:pPr>
      <w:r w:rsidRPr="000A61C9">
        <w:rPr>
          <w:rFonts w:ascii="Times New Roman" w:hAnsi="Times New Roman" w:cs="Times New Roman"/>
          <w:sz w:val="24"/>
          <w:szCs w:val="24"/>
        </w:rPr>
        <w:t xml:space="preserve">Polar metabolites were extracted from lyophilized sciatic nerve solvents containing internal standards. Liquid chromatography-mass spectrometry was performed using in-house prepared capillary columns (1.7 </w:t>
      </w:r>
      <w:proofErr w:type="spellStart"/>
      <w:r w:rsidRPr="000A61C9">
        <w:rPr>
          <w:rFonts w:ascii="Times New Roman" w:hAnsi="Times New Roman" w:cs="Times New Roman"/>
          <w:sz w:val="24"/>
          <w:szCs w:val="24"/>
        </w:rPr>
        <w:t>μm</w:t>
      </w:r>
      <w:proofErr w:type="spellEnd"/>
      <w:r w:rsidRPr="000A61C9">
        <w:rPr>
          <w:rFonts w:ascii="Times New Roman" w:hAnsi="Times New Roman" w:cs="Times New Roman"/>
          <w:sz w:val="24"/>
          <w:szCs w:val="24"/>
        </w:rPr>
        <w:t xml:space="preserve"> amide for hydrophilic interaction liquid chromatography of polar metabolites) </w:t>
      </w:r>
      <w:r w:rsidRPr="000A61C9">
        <w:rPr>
          <w:rFonts w:ascii="Times New Roman" w:hAnsi="Times New Roman" w:cs="Times New Roman"/>
          <w:sz w:val="24"/>
          <w:szCs w:val="24"/>
          <w:lang w:val="en-GB"/>
        </w:rPr>
        <w:t xml:space="preserve">using a high-performance liquid chromatography platform and autosampler coupled to an orbitrap mass spectrometer. For untargeted analysis, metabolites were identified from an MS/MS spectrum database. All metabolites were normalized to standards and </w:t>
      </w:r>
      <w:r w:rsidRPr="000A61C9">
        <w:rPr>
          <w:rFonts w:ascii="Times New Roman" w:hAnsi="Times New Roman" w:cs="Times New Roman"/>
          <w:sz w:val="24"/>
          <w:szCs w:val="24"/>
        </w:rPr>
        <w:t>log</w:t>
      </w:r>
      <w:r w:rsidRPr="000A61C9">
        <w:rPr>
          <w:rFonts w:ascii="Times New Roman" w:hAnsi="Times New Roman" w:cs="Times New Roman"/>
          <w:sz w:val="24"/>
          <w:szCs w:val="24"/>
          <w:vertAlign w:val="subscript"/>
        </w:rPr>
        <w:t>2</w:t>
      </w:r>
      <w:r w:rsidRPr="000A61C9">
        <w:rPr>
          <w:rFonts w:ascii="Times New Roman" w:hAnsi="Times New Roman" w:cs="Times New Roman"/>
          <w:sz w:val="24"/>
          <w:szCs w:val="24"/>
        </w:rPr>
        <w:t xml:space="preserve"> transformed. Variable importance in projection (VIP) scores ranked metabolites contributing to group separation by partial least squares-</w:t>
      </w:r>
      <w:proofErr w:type="gramStart"/>
      <w:r w:rsidRPr="000A61C9">
        <w:rPr>
          <w:rFonts w:ascii="Times New Roman" w:hAnsi="Times New Roman" w:cs="Times New Roman"/>
          <w:sz w:val="24"/>
          <w:szCs w:val="24"/>
        </w:rPr>
        <w:t>discriminant</w:t>
      </w:r>
      <w:proofErr w:type="gramEnd"/>
      <w:r w:rsidRPr="000A61C9">
        <w:rPr>
          <w:rFonts w:ascii="Times New Roman" w:hAnsi="Times New Roman" w:cs="Times New Roman"/>
          <w:sz w:val="24"/>
          <w:szCs w:val="24"/>
        </w:rPr>
        <w:t xml:space="preserve"> analysis (PLS-DA); metabolites with VIP&gt;1 </w:t>
      </w:r>
      <w:proofErr w:type="gramStart"/>
      <w:r w:rsidRPr="000A61C9">
        <w:rPr>
          <w:rFonts w:ascii="Times New Roman" w:hAnsi="Times New Roman" w:cs="Times New Roman"/>
          <w:sz w:val="24"/>
          <w:szCs w:val="24"/>
        </w:rPr>
        <w:t>were</w:t>
      </w:r>
      <w:proofErr w:type="gramEnd"/>
      <w:r w:rsidRPr="000A61C9">
        <w:rPr>
          <w:rFonts w:ascii="Times New Roman" w:hAnsi="Times New Roman" w:cs="Times New Roman"/>
          <w:sz w:val="24"/>
          <w:szCs w:val="24"/>
        </w:rPr>
        <w:t xml:space="preserve"> considered significant. Pathway analysis using KEGG terms was performed on metabolites with VIP&gt;1 and computed using gene set variation analysis (GSVA) using a custom annotation file to map metabolites to pathways. Significant pathways met adjusted </w:t>
      </w:r>
      <w:r w:rsidR="00EB1650" w:rsidRPr="00EB1650">
        <w:rPr>
          <w:rFonts w:ascii="Times New Roman" w:hAnsi="Times New Roman" w:cs="Times New Roman"/>
          <w:i/>
          <w:iCs/>
          <w:sz w:val="24"/>
          <w:szCs w:val="24"/>
        </w:rPr>
        <w:t>P</w:t>
      </w:r>
      <w:r w:rsidR="00EB1650">
        <w:rPr>
          <w:rFonts w:ascii="Times New Roman" w:hAnsi="Times New Roman" w:cs="Times New Roman"/>
          <w:sz w:val="24"/>
          <w:szCs w:val="24"/>
        </w:rPr>
        <w:t xml:space="preserve"> </w:t>
      </w:r>
      <w:r w:rsidRPr="000A61C9">
        <w:rPr>
          <w:rFonts w:ascii="Times New Roman" w:hAnsi="Times New Roman" w:cs="Times New Roman"/>
          <w:sz w:val="24"/>
          <w:szCs w:val="24"/>
        </w:rPr>
        <w:t>&lt;</w:t>
      </w:r>
      <w:r w:rsidR="00EB1650">
        <w:rPr>
          <w:rFonts w:ascii="Times New Roman" w:hAnsi="Times New Roman" w:cs="Times New Roman"/>
          <w:sz w:val="24"/>
          <w:szCs w:val="24"/>
        </w:rPr>
        <w:t xml:space="preserve"> </w:t>
      </w:r>
      <w:r w:rsidRPr="000A61C9">
        <w:rPr>
          <w:rFonts w:ascii="Times New Roman" w:hAnsi="Times New Roman" w:cs="Times New Roman"/>
          <w:sz w:val="24"/>
          <w:szCs w:val="24"/>
        </w:rPr>
        <w:t>0.05.</w:t>
      </w:r>
    </w:p>
    <w:p w14:paraId="1CEF2FCB" w14:textId="77777777" w:rsidR="00A842DB" w:rsidRPr="000A61C9" w:rsidRDefault="00A842DB" w:rsidP="000A61C9">
      <w:pPr>
        <w:spacing w:before="120" w:after="0" w:line="240" w:lineRule="auto"/>
        <w:rPr>
          <w:rFonts w:ascii="Times New Roman" w:hAnsi="Times New Roman" w:cs="Times New Roman"/>
          <w:b/>
          <w:bCs/>
          <w:sz w:val="24"/>
          <w:szCs w:val="24"/>
        </w:rPr>
      </w:pPr>
    </w:p>
    <w:p w14:paraId="1F0933F3" w14:textId="77777777" w:rsidR="00A842DB" w:rsidRPr="00CB6B35" w:rsidRDefault="00A842DB" w:rsidP="000A61C9">
      <w:pPr>
        <w:spacing w:before="120" w:after="0" w:line="240" w:lineRule="auto"/>
        <w:outlineLvl w:val="1"/>
        <w:rPr>
          <w:rFonts w:ascii="Times New Roman" w:hAnsi="Times New Roman" w:cs="Times New Roman"/>
          <w:b/>
          <w:bCs/>
          <w:iCs/>
          <w:sz w:val="24"/>
          <w:szCs w:val="24"/>
        </w:rPr>
      </w:pPr>
      <w:r w:rsidRPr="00CB6B35">
        <w:rPr>
          <w:rFonts w:ascii="Times New Roman" w:hAnsi="Times New Roman" w:cs="Times New Roman"/>
          <w:b/>
          <w:bCs/>
          <w:iCs/>
          <w:sz w:val="24"/>
          <w:szCs w:val="24"/>
        </w:rPr>
        <w:t>Fluxomics analysis of sciatic nerve</w:t>
      </w:r>
      <w:r w:rsidRPr="00CB6B35" w:rsidDel="0057713C">
        <w:rPr>
          <w:rFonts w:ascii="Times New Roman" w:hAnsi="Times New Roman" w:cs="Times New Roman"/>
          <w:b/>
          <w:bCs/>
          <w:iCs/>
          <w:sz w:val="24"/>
          <w:szCs w:val="24"/>
        </w:rPr>
        <w:t xml:space="preserve"> </w:t>
      </w:r>
    </w:p>
    <w:p w14:paraId="3F1AA368" w14:textId="4EA0750F" w:rsidR="00A842DB" w:rsidRPr="000A61C9" w:rsidRDefault="00A842DB" w:rsidP="000A61C9">
      <w:pPr>
        <w:spacing w:before="120" w:after="0" w:line="240" w:lineRule="auto"/>
        <w:rPr>
          <w:rFonts w:ascii="Times New Roman" w:hAnsi="Times New Roman" w:cs="Times New Roman"/>
          <w:sz w:val="24"/>
          <w:szCs w:val="24"/>
        </w:rPr>
      </w:pPr>
      <w:r w:rsidRPr="000A61C9">
        <w:rPr>
          <w:rFonts w:ascii="Times New Roman" w:hAnsi="Times New Roman" w:cs="Times New Roman"/>
          <w:sz w:val="24"/>
          <w:szCs w:val="24"/>
        </w:rPr>
        <w:t>Fluxomics was performed at the U-M Metabolomics Core</w:t>
      </w:r>
      <w:r w:rsidRPr="000A61C9">
        <w:rPr>
          <w:rFonts w:ascii="Times New Roman" w:hAnsi="Times New Roman" w:cs="Times New Roman"/>
          <w:iCs/>
          <w:sz w:val="24"/>
          <w:szCs w:val="24"/>
        </w:rPr>
        <w:t xml:space="preserve"> for key intermediates in central carbon metabolism</w:t>
      </w:r>
      <w:r w:rsidRPr="000A61C9">
        <w:rPr>
          <w:rFonts w:ascii="Times New Roman" w:hAnsi="Times New Roman" w:cs="Times New Roman"/>
          <w:sz w:val="24"/>
          <w:szCs w:val="24"/>
        </w:rPr>
        <w:t xml:space="preserve">. </w:t>
      </w:r>
      <w:r w:rsidRPr="000A61C9">
        <w:rPr>
          <w:rFonts w:ascii="Times New Roman" w:hAnsi="Times New Roman" w:cs="Times New Roman"/>
          <w:iCs/>
          <w:sz w:val="24"/>
          <w:szCs w:val="24"/>
        </w:rPr>
        <w:t>Mice fasted for 2 h received 2 g/kg [U-</w:t>
      </w:r>
      <w:r w:rsidRPr="000A61C9">
        <w:rPr>
          <w:rFonts w:ascii="Times New Roman" w:hAnsi="Times New Roman" w:cs="Times New Roman"/>
          <w:iCs/>
          <w:sz w:val="24"/>
          <w:szCs w:val="24"/>
          <w:vertAlign w:val="superscript"/>
        </w:rPr>
        <w:t>13</w:t>
      </w:r>
      <w:r w:rsidRPr="000A61C9">
        <w:rPr>
          <w:rFonts w:ascii="Times New Roman" w:hAnsi="Times New Roman" w:cs="Times New Roman"/>
          <w:iCs/>
          <w:sz w:val="24"/>
          <w:szCs w:val="24"/>
        </w:rPr>
        <w:t>C</w:t>
      </w:r>
      <w:r w:rsidRPr="000A61C9">
        <w:rPr>
          <w:rFonts w:ascii="Times New Roman" w:hAnsi="Times New Roman" w:cs="Times New Roman"/>
          <w:iCs/>
          <w:sz w:val="24"/>
          <w:szCs w:val="24"/>
          <w:vertAlign w:val="subscript"/>
        </w:rPr>
        <w:t>6</w:t>
      </w:r>
      <w:r w:rsidRPr="000A61C9">
        <w:rPr>
          <w:rFonts w:ascii="Times New Roman" w:hAnsi="Times New Roman" w:cs="Times New Roman"/>
          <w:iCs/>
          <w:sz w:val="24"/>
          <w:szCs w:val="24"/>
        </w:rPr>
        <w:t xml:space="preserve">]-glucose, were sacrificed </w:t>
      </w:r>
      <w:r w:rsidR="00EB1650">
        <w:rPr>
          <w:rFonts w:ascii="Times New Roman" w:hAnsi="Times New Roman" w:cs="Times New Roman"/>
          <w:iCs/>
          <w:sz w:val="24"/>
          <w:szCs w:val="24"/>
        </w:rPr>
        <w:t>1 h</w:t>
      </w:r>
      <w:r w:rsidRPr="000A61C9">
        <w:rPr>
          <w:rFonts w:ascii="Times New Roman" w:hAnsi="Times New Roman" w:cs="Times New Roman"/>
          <w:iCs/>
          <w:sz w:val="24"/>
          <w:szCs w:val="24"/>
        </w:rPr>
        <w:t xml:space="preserve"> later and sciatic nerve collected, processed, and analyzed by </w:t>
      </w:r>
      <w:r w:rsidRPr="000A61C9">
        <w:rPr>
          <w:rFonts w:ascii="Times New Roman" w:hAnsi="Times New Roman" w:cs="Times New Roman"/>
          <w:sz w:val="24"/>
          <w:szCs w:val="24"/>
        </w:rPr>
        <w:t>mass spectrometry</w:t>
      </w:r>
      <w:r w:rsidRPr="000A61C9">
        <w:rPr>
          <w:rFonts w:ascii="Times New Roman" w:hAnsi="Times New Roman" w:cs="Times New Roman"/>
          <w:iCs/>
          <w:sz w:val="24"/>
          <w:szCs w:val="24"/>
        </w:rPr>
        <w:t>. Isotopologues were identified; isotopologue distribution analysis summed total isotopologue intensities across relevant metabolites for each sample, fractional enrichment was calculated by normalizing each isotopologue (e.g., m+1, m+2, etc.) to m+0 values, and log</w:t>
      </w:r>
      <w:r w:rsidRPr="000A61C9">
        <w:rPr>
          <w:rFonts w:ascii="Times New Roman" w:hAnsi="Times New Roman" w:cs="Times New Roman"/>
          <w:iCs/>
          <w:sz w:val="24"/>
          <w:szCs w:val="24"/>
          <w:vertAlign w:val="subscript"/>
        </w:rPr>
        <w:t>2</w:t>
      </w:r>
      <w:r w:rsidRPr="000A61C9">
        <w:rPr>
          <w:rFonts w:ascii="Times New Roman" w:hAnsi="Times New Roman" w:cs="Times New Roman"/>
          <w:iCs/>
          <w:sz w:val="24"/>
          <w:szCs w:val="24"/>
        </w:rPr>
        <w:t>(fold-changes) were calculated. Two-sided Student’s t-tests applied to isotopologue distributions assessed group differences.</w:t>
      </w:r>
      <w:r w:rsidRPr="000A61C9">
        <w:rPr>
          <w:rFonts w:ascii="Times New Roman" w:hAnsi="Times New Roman" w:cs="Times New Roman"/>
          <w:sz w:val="24"/>
          <w:szCs w:val="24"/>
        </w:rPr>
        <w:t xml:space="preserve"> Significant </w:t>
      </w:r>
      <w:r w:rsidRPr="000A61C9">
        <w:rPr>
          <w:rFonts w:ascii="Times New Roman" w:hAnsi="Times New Roman" w:cs="Times New Roman"/>
          <w:iCs/>
          <w:sz w:val="24"/>
          <w:szCs w:val="24"/>
        </w:rPr>
        <w:t xml:space="preserve">isotopologues </w:t>
      </w:r>
      <w:r w:rsidRPr="000A61C9">
        <w:rPr>
          <w:rFonts w:ascii="Times New Roman" w:hAnsi="Times New Roman" w:cs="Times New Roman"/>
          <w:sz w:val="24"/>
          <w:szCs w:val="24"/>
        </w:rPr>
        <w:t xml:space="preserve">met adjusted </w:t>
      </w:r>
      <w:r w:rsidR="00EB1650" w:rsidRPr="00EB1650">
        <w:rPr>
          <w:rFonts w:ascii="Times New Roman" w:hAnsi="Times New Roman" w:cs="Times New Roman"/>
          <w:i/>
          <w:iCs/>
          <w:sz w:val="24"/>
          <w:szCs w:val="24"/>
        </w:rPr>
        <w:t>P</w:t>
      </w:r>
      <w:r w:rsidR="00EB1650">
        <w:rPr>
          <w:rFonts w:ascii="Times New Roman" w:hAnsi="Times New Roman" w:cs="Times New Roman"/>
          <w:sz w:val="24"/>
          <w:szCs w:val="24"/>
        </w:rPr>
        <w:t xml:space="preserve"> </w:t>
      </w:r>
      <w:r w:rsidRPr="000A61C9">
        <w:rPr>
          <w:rFonts w:ascii="Times New Roman" w:hAnsi="Times New Roman" w:cs="Times New Roman"/>
          <w:sz w:val="24"/>
          <w:szCs w:val="24"/>
        </w:rPr>
        <w:t>&lt;</w:t>
      </w:r>
      <w:r w:rsidR="00EB1650">
        <w:rPr>
          <w:rFonts w:ascii="Times New Roman" w:hAnsi="Times New Roman" w:cs="Times New Roman"/>
          <w:sz w:val="24"/>
          <w:szCs w:val="24"/>
        </w:rPr>
        <w:t xml:space="preserve"> </w:t>
      </w:r>
      <w:r w:rsidRPr="000A61C9">
        <w:rPr>
          <w:rFonts w:ascii="Times New Roman" w:hAnsi="Times New Roman" w:cs="Times New Roman"/>
          <w:sz w:val="24"/>
          <w:szCs w:val="24"/>
        </w:rPr>
        <w:t>0.05.</w:t>
      </w:r>
    </w:p>
    <w:p w14:paraId="7BFB941C" w14:textId="77777777" w:rsidR="00A842DB" w:rsidRPr="000A61C9" w:rsidRDefault="00A842DB" w:rsidP="000A61C9">
      <w:pPr>
        <w:spacing w:before="120" w:after="0" w:line="240" w:lineRule="auto"/>
        <w:rPr>
          <w:rFonts w:ascii="Times New Roman" w:hAnsi="Times New Roman" w:cs="Times New Roman"/>
          <w:iCs/>
          <w:sz w:val="24"/>
          <w:szCs w:val="24"/>
        </w:rPr>
      </w:pPr>
    </w:p>
    <w:p w14:paraId="7D6DF360" w14:textId="77777777" w:rsidR="00A842DB" w:rsidRPr="00EB1650" w:rsidRDefault="00A842DB" w:rsidP="000A61C9">
      <w:pPr>
        <w:spacing w:before="120" w:after="0" w:line="240" w:lineRule="auto"/>
        <w:outlineLvl w:val="1"/>
        <w:rPr>
          <w:rFonts w:ascii="Times New Roman" w:hAnsi="Times New Roman" w:cs="Times New Roman"/>
          <w:b/>
          <w:bCs/>
          <w:iCs/>
          <w:sz w:val="24"/>
          <w:szCs w:val="24"/>
        </w:rPr>
      </w:pPr>
      <w:r w:rsidRPr="00EB1650">
        <w:rPr>
          <w:rFonts w:ascii="Times New Roman" w:hAnsi="Times New Roman" w:cs="Times New Roman"/>
          <w:b/>
          <w:bCs/>
          <w:iCs/>
          <w:sz w:val="24"/>
          <w:szCs w:val="24"/>
        </w:rPr>
        <w:t>Integrative analyses</w:t>
      </w:r>
    </w:p>
    <w:p w14:paraId="7E1E97CB" w14:textId="77777777" w:rsidR="00A842DB" w:rsidRPr="00EB1650" w:rsidRDefault="00A842DB" w:rsidP="000A61C9">
      <w:pPr>
        <w:spacing w:before="120" w:after="0" w:line="240" w:lineRule="auto"/>
        <w:outlineLvl w:val="2"/>
        <w:rPr>
          <w:rFonts w:ascii="Times New Roman" w:hAnsi="Times New Roman" w:cs="Times New Roman"/>
          <w:i/>
          <w:sz w:val="24"/>
          <w:szCs w:val="24"/>
        </w:rPr>
      </w:pPr>
      <w:r w:rsidRPr="00EB1650">
        <w:rPr>
          <w:rFonts w:ascii="Times New Roman" w:hAnsi="Times New Roman" w:cs="Times New Roman"/>
          <w:i/>
          <w:sz w:val="24"/>
          <w:szCs w:val="24"/>
        </w:rPr>
        <w:t>Pathway-informed integration of transcriptomic and metabolomic data</w:t>
      </w:r>
    </w:p>
    <w:p w14:paraId="76B23291" w14:textId="345BADA4" w:rsidR="00A842DB" w:rsidRPr="00EB1650" w:rsidRDefault="00A842DB" w:rsidP="000A61C9">
      <w:pPr>
        <w:spacing w:before="120" w:after="0" w:line="240" w:lineRule="auto"/>
        <w:rPr>
          <w:rFonts w:ascii="Times New Roman" w:hAnsi="Times New Roman" w:cs="Times New Roman"/>
          <w:iCs/>
          <w:sz w:val="24"/>
          <w:szCs w:val="24"/>
        </w:rPr>
      </w:pPr>
      <w:commentRangeStart w:id="244"/>
      <w:r w:rsidRPr="00EB1650">
        <w:rPr>
          <w:rFonts w:ascii="Times New Roman" w:hAnsi="Times New Roman" w:cs="Times New Roman"/>
          <w:iCs/>
          <w:sz w:val="24"/>
          <w:szCs w:val="24"/>
        </w:rPr>
        <w:t>Gene sets from single-cell transcriptomic datase</w:t>
      </w:r>
      <w:commentRangeEnd w:id="244"/>
      <w:r w:rsidRPr="00EB1650">
        <w:rPr>
          <w:rStyle w:val="CommentReference"/>
          <w:rFonts w:ascii="Times New Roman" w:hAnsi="Times New Roman" w:cs="Times New Roman"/>
          <w:sz w:val="24"/>
          <w:szCs w:val="24"/>
        </w:rPr>
        <w:commentReference w:id="244"/>
      </w:r>
      <w:r w:rsidRPr="00EB1650">
        <w:rPr>
          <w:rFonts w:ascii="Times New Roman" w:hAnsi="Times New Roman" w:cs="Times New Roman"/>
          <w:iCs/>
          <w:sz w:val="24"/>
          <w:szCs w:val="24"/>
        </w:rPr>
        <w:t>t were mapped to KEGG pathways. Enriched pathways were cross-referenced with a metabolite-pathway mapping table to identify shared associations, forming gene-metabolite-pathway triplets that merged single-cell transcriptomic and bulk metabolomic data. For visualization, directed networks were constructed; nodes represent</w:t>
      </w:r>
      <w:r w:rsidR="00EB1650" w:rsidRPr="00EB1650">
        <w:rPr>
          <w:rFonts w:ascii="Times New Roman" w:hAnsi="Times New Roman" w:cs="Times New Roman"/>
          <w:iCs/>
          <w:sz w:val="24"/>
          <w:szCs w:val="24"/>
        </w:rPr>
        <w:t>ed</w:t>
      </w:r>
      <w:r w:rsidRPr="00EB1650">
        <w:rPr>
          <w:rFonts w:ascii="Times New Roman" w:hAnsi="Times New Roman" w:cs="Times New Roman"/>
          <w:iCs/>
          <w:sz w:val="24"/>
          <w:szCs w:val="24"/>
        </w:rPr>
        <w:t xml:space="preserve"> genes, metabolites, and pathways (annotated as up- or downregulated), edges represent</w:t>
      </w:r>
      <w:r w:rsidR="00EB1650" w:rsidRPr="00EB1650">
        <w:rPr>
          <w:rFonts w:ascii="Times New Roman" w:hAnsi="Times New Roman" w:cs="Times New Roman"/>
          <w:iCs/>
          <w:sz w:val="24"/>
          <w:szCs w:val="24"/>
        </w:rPr>
        <w:t>ed</w:t>
      </w:r>
      <w:r w:rsidRPr="00EB1650">
        <w:rPr>
          <w:rFonts w:ascii="Times New Roman" w:hAnsi="Times New Roman" w:cs="Times New Roman"/>
          <w:iCs/>
          <w:sz w:val="24"/>
          <w:szCs w:val="24"/>
        </w:rPr>
        <w:t xml:space="preserve"> </w:t>
      </w:r>
      <w:r w:rsidR="00EB1650" w:rsidRPr="00EB1650">
        <w:rPr>
          <w:rFonts w:ascii="Times New Roman" w:hAnsi="Times New Roman" w:cs="Times New Roman"/>
          <w:iCs/>
          <w:sz w:val="24"/>
          <w:szCs w:val="24"/>
        </w:rPr>
        <w:t>functional associations derived from shared pathway memberships, with darker edges connecting significantly altered nodes, indicating more active connections in that comparison. This enhanced visualization framework highlighted regulatory shifts across conditions and prioritized key pathways mediating transcript-metabolite interactions.</w:t>
      </w:r>
    </w:p>
    <w:p w14:paraId="2D4ACD34" w14:textId="77777777" w:rsidR="00A842DB" w:rsidRPr="00EB1650" w:rsidRDefault="00A842DB" w:rsidP="000A61C9">
      <w:pPr>
        <w:spacing w:before="120" w:after="0" w:line="240" w:lineRule="auto"/>
        <w:rPr>
          <w:rFonts w:ascii="Times New Roman" w:hAnsi="Times New Roman" w:cs="Times New Roman"/>
          <w:b/>
          <w:bCs/>
          <w:iCs/>
          <w:sz w:val="24"/>
          <w:szCs w:val="24"/>
        </w:rPr>
      </w:pPr>
    </w:p>
    <w:p w14:paraId="29AF065B" w14:textId="77777777" w:rsidR="00A842DB" w:rsidRPr="00EB1650" w:rsidRDefault="00A842DB" w:rsidP="000A61C9">
      <w:pPr>
        <w:spacing w:before="120" w:after="0" w:line="240" w:lineRule="auto"/>
        <w:outlineLvl w:val="2"/>
        <w:rPr>
          <w:rFonts w:ascii="Times New Roman" w:hAnsi="Times New Roman" w:cs="Times New Roman"/>
          <w:i/>
          <w:sz w:val="24"/>
          <w:szCs w:val="24"/>
        </w:rPr>
      </w:pPr>
      <w:r w:rsidRPr="00EB1650">
        <w:rPr>
          <w:rFonts w:ascii="Times New Roman" w:hAnsi="Times New Roman" w:cs="Times New Roman"/>
          <w:i/>
          <w:sz w:val="24"/>
          <w:szCs w:val="24"/>
        </w:rPr>
        <w:t>Multi-omics integration of single-cell transcriptomics, metabolomics, fluxomics, and phenotypic data</w:t>
      </w:r>
    </w:p>
    <w:p w14:paraId="3A9388F5" w14:textId="1F8CD179" w:rsidR="00A842DB" w:rsidRPr="00EB1650" w:rsidRDefault="00A842DB" w:rsidP="000A61C9">
      <w:pPr>
        <w:spacing w:before="120" w:after="0" w:line="240" w:lineRule="auto"/>
        <w:rPr>
          <w:rFonts w:ascii="Times New Roman" w:hAnsi="Times New Roman" w:cs="Times New Roman"/>
          <w:iCs/>
          <w:color w:val="C00000"/>
          <w:sz w:val="24"/>
          <w:szCs w:val="24"/>
        </w:rPr>
      </w:pPr>
      <w:r w:rsidRPr="00EB1650">
        <w:rPr>
          <w:rFonts w:ascii="Times New Roman" w:hAnsi="Times New Roman" w:cs="Times New Roman"/>
          <w:iCs/>
          <w:sz w:val="24"/>
          <w:szCs w:val="24"/>
        </w:rPr>
        <w:t xml:space="preserve">Pseudobulk transcriptomics profiles for each cell type for each experimental condition were generated and integrated with corresponding </w:t>
      </w:r>
      <w:r w:rsidR="00EB1650" w:rsidRPr="00EB1650">
        <w:rPr>
          <w:rFonts w:ascii="Times New Roman" w:hAnsi="Times New Roman" w:cs="Times New Roman"/>
          <w:iCs/>
          <w:sz w:val="24"/>
          <w:szCs w:val="24"/>
        </w:rPr>
        <w:t xml:space="preserve">group-level </w:t>
      </w:r>
      <w:r w:rsidRPr="00EB1650">
        <w:rPr>
          <w:rFonts w:ascii="Times New Roman" w:hAnsi="Times New Roman" w:cs="Times New Roman"/>
          <w:iCs/>
          <w:sz w:val="24"/>
          <w:szCs w:val="24"/>
        </w:rPr>
        <w:t xml:space="preserve">metabolite abundances, steady-state flux measurements, and metabolic (i.e., body weight, fasting blood glucose, insulin, and cholesterol levels) and neuropathy (i.e., </w:t>
      </w:r>
      <w:r w:rsidR="00776A30" w:rsidRPr="00EB1650">
        <w:rPr>
          <w:rFonts w:ascii="Times New Roman" w:hAnsi="Times New Roman" w:cs="Times New Roman"/>
          <w:iCs/>
          <w:sz w:val="24"/>
          <w:szCs w:val="24"/>
        </w:rPr>
        <w:t xml:space="preserve">sensory </w:t>
      </w:r>
      <w:r w:rsidRPr="00EB1650">
        <w:rPr>
          <w:rFonts w:ascii="Times New Roman" w:hAnsi="Times New Roman" w:cs="Times New Roman"/>
          <w:iCs/>
          <w:sz w:val="24"/>
          <w:szCs w:val="24"/>
        </w:rPr>
        <w:t xml:space="preserve">NCV, </w:t>
      </w:r>
      <w:r w:rsidR="00776A30" w:rsidRPr="00EB1650">
        <w:rPr>
          <w:rFonts w:ascii="Times New Roman" w:hAnsi="Times New Roman" w:cs="Times New Roman"/>
          <w:iCs/>
          <w:sz w:val="24"/>
          <w:szCs w:val="24"/>
        </w:rPr>
        <w:t xml:space="preserve">motor </w:t>
      </w:r>
      <w:r w:rsidRPr="00EB1650">
        <w:rPr>
          <w:rFonts w:ascii="Times New Roman" w:hAnsi="Times New Roman" w:cs="Times New Roman"/>
          <w:iCs/>
          <w:sz w:val="24"/>
          <w:szCs w:val="24"/>
        </w:rPr>
        <w:t xml:space="preserve">NCV, </w:t>
      </w:r>
      <w:proofErr w:type="spellStart"/>
      <w:r w:rsidRPr="00EB1650">
        <w:rPr>
          <w:rFonts w:ascii="Times New Roman" w:hAnsi="Times New Roman" w:cs="Times New Roman"/>
          <w:iCs/>
          <w:sz w:val="24"/>
          <w:szCs w:val="24"/>
        </w:rPr>
        <w:t>hindpaw</w:t>
      </w:r>
      <w:proofErr w:type="spellEnd"/>
      <w:r w:rsidRPr="00EB1650">
        <w:rPr>
          <w:rFonts w:ascii="Times New Roman" w:hAnsi="Times New Roman" w:cs="Times New Roman"/>
          <w:iCs/>
          <w:sz w:val="24"/>
          <w:szCs w:val="24"/>
        </w:rPr>
        <w:t xml:space="preserve"> withdrawal, von Frey) phenotyping data. This generated multi-modal matrices for each cell type for each experimental condition. Data were standardized and subjected to soft clustering.</w:t>
      </w:r>
    </w:p>
    <w:p w14:paraId="6D2237FC" w14:textId="77777777" w:rsidR="005A1EF3" w:rsidRPr="00EB1650" w:rsidRDefault="005A1EF3" w:rsidP="005A1EF3">
      <w:pPr>
        <w:spacing w:before="120" w:after="0" w:line="240" w:lineRule="auto"/>
        <w:rPr>
          <w:rFonts w:ascii="Times New Roman" w:hAnsi="Times New Roman" w:cs="Times New Roman"/>
          <w:sz w:val="24"/>
          <w:szCs w:val="24"/>
        </w:rPr>
      </w:pPr>
    </w:p>
    <w:p w14:paraId="35F228FE" w14:textId="77777777" w:rsidR="00A842DB" w:rsidRPr="00EB1650" w:rsidRDefault="00A842DB" w:rsidP="000A61C9">
      <w:pPr>
        <w:spacing w:before="120" w:after="0" w:line="240" w:lineRule="auto"/>
        <w:rPr>
          <w:rFonts w:ascii="Times New Roman" w:hAnsi="Times New Roman" w:cs="Times New Roman"/>
          <w:b/>
          <w:bCs/>
          <w:iCs/>
          <w:sz w:val="24"/>
          <w:szCs w:val="24"/>
        </w:rPr>
      </w:pPr>
      <w:bookmarkStart w:id="245" w:name="_Hlk213125850"/>
      <w:bookmarkEnd w:id="237"/>
      <w:r w:rsidRPr="00EB1650">
        <w:rPr>
          <w:rFonts w:ascii="Times New Roman" w:hAnsi="Times New Roman" w:cs="Times New Roman"/>
          <w:b/>
          <w:bCs/>
          <w:iCs/>
          <w:sz w:val="24"/>
          <w:szCs w:val="24"/>
        </w:rPr>
        <w:t>Data availability</w:t>
      </w:r>
    </w:p>
    <w:p w14:paraId="261B563E" w14:textId="2F3AC18A" w:rsidR="00A842DB" w:rsidRPr="00EB1650" w:rsidRDefault="00DC4F2B" w:rsidP="000A61C9">
      <w:pPr>
        <w:spacing w:before="120" w:after="0" w:line="240" w:lineRule="auto"/>
        <w:rPr>
          <w:rFonts w:ascii="Times New Roman" w:hAnsi="Times New Roman" w:cs="Times New Roman"/>
          <w:iCs/>
          <w:sz w:val="24"/>
          <w:szCs w:val="24"/>
        </w:rPr>
      </w:pPr>
      <w:r w:rsidRPr="00EB1650">
        <w:rPr>
          <w:rFonts w:ascii="Times New Roman" w:hAnsi="Times New Roman" w:cs="Times New Roman"/>
          <w:iCs/>
          <w:sz w:val="24"/>
          <w:szCs w:val="24"/>
        </w:rPr>
        <w:t xml:space="preserve">The scRNA-seq dataset from this article is available in the GEO repository with accession number GSE310380 and can be accessed using the token: </w:t>
      </w:r>
      <w:proofErr w:type="spellStart"/>
      <w:r w:rsidRPr="00EB1650">
        <w:rPr>
          <w:rFonts w:ascii="Times New Roman" w:hAnsi="Times New Roman" w:cs="Times New Roman"/>
          <w:iCs/>
          <w:sz w:val="24"/>
          <w:szCs w:val="24"/>
        </w:rPr>
        <w:t>gfwzcyykfxctlgd</w:t>
      </w:r>
      <w:proofErr w:type="spellEnd"/>
      <w:r w:rsidRPr="00EB1650">
        <w:rPr>
          <w:rFonts w:ascii="Times New Roman" w:hAnsi="Times New Roman" w:cs="Times New Roman"/>
          <w:iCs/>
          <w:sz w:val="24"/>
          <w:szCs w:val="24"/>
        </w:rPr>
        <w:t xml:space="preserve">. </w:t>
      </w:r>
      <w:bookmarkStart w:id="246" w:name="_Hlk214607060"/>
      <w:r w:rsidR="00A842DB" w:rsidRPr="00EB1650">
        <w:rPr>
          <w:rFonts w:ascii="Times New Roman" w:hAnsi="Times New Roman" w:cs="Times New Roman"/>
          <w:iCs/>
          <w:sz w:val="24"/>
          <w:szCs w:val="24"/>
        </w:rPr>
        <w:t>The dataset will be made publicly available upon publication.</w:t>
      </w:r>
      <w:bookmarkEnd w:id="246"/>
      <w:r w:rsidRPr="00EB1650">
        <w:rPr>
          <w:rFonts w:ascii="Times New Roman" w:hAnsi="Times New Roman" w:cs="Times New Roman"/>
          <w:iCs/>
          <w:sz w:val="24"/>
          <w:szCs w:val="24"/>
        </w:rPr>
        <w:t xml:space="preserve"> The metabolomics and fluxomics datasets have been deposited as Supplementary Data.</w:t>
      </w:r>
    </w:p>
    <w:p w14:paraId="01C84452" w14:textId="77777777" w:rsidR="00A842DB" w:rsidRPr="00EB1650" w:rsidRDefault="00A842DB" w:rsidP="000A61C9">
      <w:pPr>
        <w:spacing w:before="120" w:after="0" w:line="240" w:lineRule="auto"/>
        <w:rPr>
          <w:rFonts w:ascii="Times New Roman" w:hAnsi="Times New Roman" w:cs="Times New Roman"/>
          <w:iCs/>
          <w:sz w:val="24"/>
          <w:szCs w:val="24"/>
        </w:rPr>
      </w:pPr>
    </w:p>
    <w:p w14:paraId="7AF1AF50" w14:textId="77777777" w:rsidR="00A842DB" w:rsidRPr="00EB1650" w:rsidRDefault="00A842DB" w:rsidP="000A61C9">
      <w:pPr>
        <w:spacing w:before="120" w:after="0" w:line="240" w:lineRule="auto"/>
        <w:rPr>
          <w:rFonts w:ascii="Times New Roman" w:hAnsi="Times New Roman" w:cs="Times New Roman"/>
          <w:b/>
          <w:bCs/>
          <w:iCs/>
          <w:sz w:val="24"/>
          <w:szCs w:val="24"/>
        </w:rPr>
      </w:pPr>
      <w:r w:rsidRPr="00EB1650">
        <w:rPr>
          <w:rFonts w:ascii="Times New Roman" w:hAnsi="Times New Roman" w:cs="Times New Roman"/>
          <w:b/>
          <w:bCs/>
          <w:iCs/>
          <w:sz w:val="24"/>
          <w:szCs w:val="24"/>
        </w:rPr>
        <w:t>Code availability</w:t>
      </w:r>
    </w:p>
    <w:bookmarkEnd w:id="245"/>
    <w:p w14:paraId="300D4530" w14:textId="7DC2BACB" w:rsidR="00A842DB" w:rsidRPr="00EB1650" w:rsidRDefault="00DC4F2B" w:rsidP="00DC4F2B">
      <w:pPr>
        <w:spacing w:after="120" w:line="240" w:lineRule="auto"/>
        <w:rPr>
          <w:rFonts w:ascii="Times New Roman" w:hAnsi="Times New Roman" w:cs="Times New Roman"/>
          <w:b/>
          <w:bCs/>
          <w:sz w:val="24"/>
          <w:szCs w:val="24"/>
        </w:rPr>
      </w:pPr>
      <w:r w:rsidRPr="00EB1650">
        <w:rPr>
          <w:rFonts w:ascii="Times New Roman" w:hAnsi="Times New Roman" w:cs="Times New Roman"/>
          <w:iCs/>
          <w:sz w:val="24"/>
          <w:szCs w:val="24"/>
        </w:rPr>
        <w:t xml:space="preserve">Codes have been made available at </w:t>
      </w:r>
      <w:hyperlink r:id="rId16" w:history="1">
        <w:r w:rsidRPr="00EB1650">
          <w:rPr>
            <w:rStyle w:val="Hyperlink"/>
            <w:rFonts w:ascii="Times New Roman" w:hAnsi="Times New Roman" w:cs="Times New Roman"/>
            <w:iCs/>
            <w:sz w:val="24"/>
            <w:szCs w:val="24"/>
          </w:rPr>
          <w:t>https://github.com/hurlab/DPN_DREX</w:t>
        </w:r>
      </w:hyperlink>
      <w:r w:rsidRPr="00EB1650">
        <w:rPr>
          <w:rFonts w:ascii="Times New Roman" w:hAnsi="Times New Roman" w:cs="Times New Roman"/>
          <w:iCs/>
          <w:sz w:val="24"/>
          <w:szCs w:val="24"/>
        </w:rPr>
        <w:t xml:space="preserve"> (archived at </w:t>
      </w:r>
      <w:proofErr w:type="spellStart"/>
      <w:r w:rsidRPr="00EB1650">
        <w:rPr>
          <w:rFonts w:ascii="Times New Roman" w:hAnsi="Times New Roman" w:cs="Times New Roman"/>
          <w:iCs/>
          <w:sz w:val="24"/>
          <w:szCs w:val="24"/>
        </w:rPr>
        <w:t>Zenode</w:t>
      </w:r>
      <w:proofErr w:type="spellEnd"/>
      <w:r w:rsidRPr="00EB1650">
        <w:rPr>
          <w:rFonts w:ascii="Times New Roman" w:hAnsi="Times New Roman" w:cs="Times New Roman"/>
          <w:iCs/>
          <w:sz w:val="24"/>
          <w:szCs w:val="24"/>
        </w:rPr>
        <w:t xml:space="preserve"> link </w:t>
      </w:r>
      <w:r w:rsidRPr="00EB1650">
        <w:rPr>
          <w:rFonts w:ascii="Times New Roman" w:hAnsi="Times New Roman" w:cs="Times New Roman"/>
          <w:iCs/>
          <w:sz w:val="24"/>
          <w:szCs w:val="24"/>
          <w:highlight w:val="yellow"/>
        </w:rPr>
        <w:t>XXX</w:t>
      </w:r>
      <w:r w:rsidRPr="00EB1650">
        <w:rPr>
          <w:rFonts w:ascii="Times New Roman" w:hAnsi="Times New Roman" w:cs="Times New Roman"/>
          <w:iCs/>
          <w:sz w:val="24"/>
          <w:szCs w:val="24"/>
        </w:rPr>
        <w:t>). The code will be made publicly available upon publication.</w:t>
      </w:r>
    </w:p>
    <w:p w14:paraId="343A1793" w14:textId="77777777" w:rsidR="00DC4F2B" w:rsidRPr="00EB1650" w:rsidRDefault="00DC4F2B" w:rsidP="00DC4F2B">
      <w:pPr>
        <w:spacing w:after="120" w:line="240" w:lineRule="auto"/>
        <w:rPr>
          <w:rFonts w:ascii="Times New Roman" w:hAnsi="Times New Roman" w:cs="Times New Roman"/>
          <w:b/>
          <w:bCs/>
          <w:sz w:val="24"/>
          <w:szCs w:val="24"/>
        </w:rPr>
      </w:pPr>
    </w:p>
    <w:p w14:paraId="0B24E593" w14:textId="77777777" w:rsidR="00CB6B35" w:rsidRPr="00EB1650" w:rsidRDefault="00CB6B35" w:rsidP="00CB6B35">
      <w:pPr>
        <w:spacing w:before="120" w:after="0" w:line="240" w:lineRule="auto"/>
        <w:rPr>
          <w:rFonts w:ascii="Times New Roman" w:hAnsi="Times New Roman" w:cs="Times New Roman"/>
          <w:b/>
          <w:bCs/>
          <w:iCs/>
          <w:sz w:val="24"/>
          <w:szCs w:val="24"/>
        </w:rPr>
      </w:pPr>
      <w:r w:rsidRPr="00EB1650">
        <w:rPr>
          <w:rFonts w:ascii="Times New Roman" w:hAnsi="Times New Roman" w:cs="Times New Roman"/>
          <w:b/>
          <w:bCs/>
          <w:iCs/>
          <w:sz w:val="24"/>
          <w:szCs w:val="24"/>
        </w:rPr>
        <w:t>List of Supplementary Materials</w:t>
      </w:r>
    </w:p>
    <w:p w14:paraId="49284ED2" w14:textId="77777777" w:rsidR="00CB6B35" w:rsidRPr="00EB1650" w:rsidRDefault="00CB6B35" w:rsidP="00CB6B35">
      <w:pPr>
        <w:spacing w:before="120" w:after="0" w:line="240" w:lineRule="auto"/>
        <w:rPr>
          <w:rFonts w:ascii="Times New Roman" w:hAnsi="Times New Roman" w:cs="Times New Roman"/>
          <w:iCs/>
          <w:sz w:val="24"/>
          <w:szCs w:val="24"/>
        </w:rPr>
      </w:pPr>
      <w:r w:rsidRPr="00EB1650">
        <w:rPr>
          <w:rFonts w:ascii="Times New Roman" w:hAnsi="Times New Roman" w:cs="Times New Roman"/>
          <w:iCs/>
          <w:sz w:val="24"/>
          <w:szCs w:val="24"/>
        </w:rPr>
        <w:t>The PDF file includes:</w:t>
      </w:r>
    </w:p>
    <w:p w14:paraId="2A64A55B" w14:textId="77777777" w:rsidR="00CB6B35" w:rsidRPr="00EB1650" w:rsidRDefault="00CB6B35" w:rsidP="00CB6B35">
      <w:pPr>
        <w:spacing w:before="120" w:after="0" w:line="240" w:lineRule="auto"/>
        <w:rPr>
          <w:rFonts w:ascii="Times New Roman" w:hAnsi="Times New Roman" w:cs="Times New Roman"/>
          <w:iCs/>
          <w:sz w:val="24"/>
          <w:szCs w:val="24"/>
        </w:rPr>
      </w:pPr>
      <w:r w:rsidRPr="00EB1650">
        <w:rPr>
          <w:rFonts w:ascii="Times New Roman" w:hAnsi="Times New Roman" w:cs="Times New Roman"/>
          <w:iCs/>
          <w:sz w:val="24"/>
          <w:szCs w:val="24"/>
        </w:rPr>
        <w:t>Materials and Methods</w:t>
      </w:r>
    </w:p>
    <w:p w14:paraId="72287071" w14:textId="551A4712" w:rsidR="00CB6B35" w:rsidRPr="00EB1650" w:rsidRDefault="00CB6B35" w:rsidP="00CB6B35">
      <w:pPr>
        <w:spacing w:before="120" w:after="0" w:line="240" w:lineRule="auto"/>
        <w:rPr>
          <w:rFonts w:ascii="Times New Roman" w:hAnsi="Times New Roman" w:cs="Times New Roman"/>
          <w:iCs/>
          <w:sz w:val="24"/>
          <w:szCs w:val="24"/>
        </w:rPr>
      </w:pPr>
      <w:r w:rsidRPr="00EB1650">
        <w:rPr>
          <w:rFonts w:ascii="Times New Roman" w:hAnsi="Times New Roman" w:cs="Times New Roman"/>
          <w:iCs/>
          <w:sz w:val="24"/>
          <w:szCs w:val="24"/>
        </w:rPr>
        <w:t>Figs. S1 to S</w:t>
      </w:r>
      <w:r w:rsidRPr="00EB1650">
        <w:rPr>
          <w:rFonts w:ascii="Times New Roman" w:hAnsi="Times New Roman" w:cs="Times New Roman"/>
          <w:iCs/>
          <w:sz w:val="24"/>
          <w:szCs w:val="24"/>
          <w:highlight w:val="yellow"/>
        </w:rPr>
        <w:t>XXXX</w:t>
      </w:r>
    </w:p>
    <w:p w14:paraId="146E9DD5" w14:textId="6EED1277" w:rsidR="00CB6B35" w:rsidRPr="00EB1650" w:rsidRDefault="00CB6B35" w:rsidP="00CB6B35">
      <w:pPr>
        <w:spacing w:before="120" w:after="0" w:line="240" w:lineRule="auto"/>
        <w:rPr>
          <w:rFonts w:ascii="Times New Roman" w:hAnsi="Times New Roman" w:cs="Times New Roman"/>
          <w:iCs/>
          <w:sz w:val="24"/>
          <w:szCs w:val="24"/>
        </w:rPr>
      </w:pPr>
      <w:r w:rsidRPr="00EB1650">
        <w:rPr>
          <w:rFonts w:ascii="Times New Roman" w:hAnsi="Times New Roman" w:cs="Times New Roman"/>
          <w:iCs/>
          <w:sz w:val="24"/>
          <w:szCs w:val="24"/>
        </w:rPr>
        <w:t>Tables S1 to S8</w:t>
      </w:r>
    </w:p>
    <w:p w14:paraId="72A9B4BD" w14:textId="10A71CC9" w:rsidR="00CB6B35" w:rsidRPr="00EB1650" w:rsidRDefault="00CB6B35" w:rsidP="00CB6B35">
      <w:pPr>
        <w:spacing w:before="120" w:after="0" w:line="240" w:lineRule="auto"/>
        <w:rPr>
          <w:rFonts w:ascii="Times New Roman" w:hAnsi="Times New Roman" w:cs="Times New Roman"/>
          <w:iCs/>
          <w:sz w:val="24"/>
          <w:szCs w:val="24"/>
        </w:rPr>
      </w:pPr>
      <w:r w:rsidRPr="00EB1650">
        <w:rPr>
          <w:rFonts w:ascii="Times New Roman" w:hAnsi="Times New Roman" w:cs="Times New Roman"/>
          <w:iCs/>
          <w:sz w:val="24"/>
          <w:szCs w:val="24"/>
        </w:rPr>
        <w:t>References (</w:t>
      </w:r>
      <w:r w:rsidRPr="00EB1650">
        <w:rPr>
          <w:rFonts w:ascii="Times New Roman" w:hAnsi="Times New Roman" w:cs="Times New Roman"/>
          <w:iCs/>
          <w:sz w:val="24"/>
          <w:szCs w:val="24"/>
          <w:highlight w:val="yellow"/>
        </w:rPr>
        <w:t>XXXX</w:t>
      </w:r>
      <w:r w:rsidRPr="00EB1650">
        <w:rPr>
          <w:rFonts w:ascii="Times New Roman" w:hAnsi="Times New Roman" w:cs="Times New Roman"/>
          <w:iCs/>
          <w:sz w:val="24"/>
          <w:szCs w:val="24"/>
        </w:rPr>
        <w:t>)</w:t>
      </w:r>
    </w:p>
    <w:p w14:paraId="7387B7FC" w14:textId="77777777" w:rsidR="00CB6B35" w:rsidRPr="00EB1650" w:rsidRDefault="00CB6B35" w:rsidP="00CB6B35">
      <w:pPr>
        <w:spacing w:before="120" w:after="0" w:line="240" w:lineRule="auto"/>
        <w:rPr>
          <w:rFonts w:ascii="Times New Roman" w:hAnsi="Times New Roman" w:cs="Times New Roman"/>
          <w:b/>
          <w:bCs/>
          <w:iCs/>
          <w:sz w:val="24"/>
          <w:szCs w:val="24"/>
        </w:rPr>
      </w:pPr>
      <w:r w:rsidRPr="00EB1650">
        <w:rPr>
          <w:rFonts w:ascii="Times New Roman" w:hAnsi="Times New Roman" w:cs="Times New Roman"/>
          <w:b/>
          <w:bCs/>
          <w:iCs/>
          <w:sz w:val="24"/>
          <w:szCs w:val="24"/>
        </w:rPr>
        <w:t>Other Supplementary Material for this manuscript includes the following:</w:t>
      </w:r>
    </w:p>
    <w:p w14:paraId="12BA703B" w14:textId="4AE179E4" w:rsidR="002521F7" w:rsidRPr="00EB1650" w:rsidRDefault="00CB6B35" w:rsidP="00CB6B35">
      <w:pPr>
        <w:spacing w:before="120" w:after="0" w:line="240" w:lineRule="auto"/>
        <w:rPr>
          <w:rFonts w:ascii="Times New Roman" w:hAnsi="Times New Roman" w:cs="Times New Roman"/>
          <w:iCs/>
          <w:sz w:val="24"/>
          <w:szCs w:val="24"/>
        </w:rPr>
      </w:pPr>
      <w:r w:rsidRPr="00EB1650">
        <w:rPr>
          <w:rFonts w:ascii="Times New Roman" w:hAnsi="Times New Roman" w:cs="Times New Roman"/>
          <w:iCs/>
          <w:sz w:val="24"/>
          <w:szCs w:val="24"/>
        </w:rPr>
        <w:t>ARRIVE Checklist</w:t>
      </w:r>
      <w:r w:rsidR="002521F7" w:rsidRPr="00EB1650">
        <w:rPr>
          <w:rFonts w:ascii="Times New Roman" w:hAnsi="Times New Roman" w:cs="Times New Roman"/>
          <w:iCs/>
          <w:sz w:val="24"/>
          <w:szCs w:val="24"/>
        </w:rPr>
        <w:br w:type="page"/>
      </w:r>
    </w:p>
    <w:p w14:paraId="36AF093B" w14:textId="0E71BF74" w:rsidR="00816B0A" w:rsidRPr="00EB1650" w:rsidRDefault="00CB6B35" w:rsidP="00EB1650">
      <w:pPr>
        <w:spacing w:after="120" w:line="240" w:lineRule="auto"/>
        <w:outlineLvl w:val="0"/>
        <w:rPr>
          <w:rFonts w:ascii="Times New Roman" w:hAnsi="Times New Roman" w:cs="Times New Roman"/>
          <w:b/>
          <w:bCs/>
          <w:sz w:val="24"/>
          <w:szCs w:val="24"/>
        </w:rPr>
      </w:pPr>
      <w:r w:rsidRPr="00EB1650">
        <w:rPr>
          <w:rFonts w:ascii="Times New Roman" w:hAnsi="Times New Roman" w:cs="Times New Roman"/>
          <w:b/>
          <w:bCs/>
          <w:sz w:val="24"/>
          <w:szCs w:val="24"/>
        </w:rPr>
        <w:lastRenderedPageBreak/>
        <w:t>REFERENCES AND NOTES</w:t>
      </w:r>
    </w:p>
    <w:p w14:paraId="7DF4AF33" w14:textId="77777777" w:rsidR="00E2182D" w:rsidRPr="00EB1650" w:rsidRDefault="00816B0A"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fldChar w:fldCharType="begin"/>
      </w:r>
      <w:r w:rsidRPr="00EB1650">
        <w:rPr>
          <w:rFonts w:ascii="Times New Roman" w:hAnsi="Times New Roman" w:cs="Times New Roman"/>
          <w:sz w:val="24"/>
          <w:szCs w:val="24"/>
        </w:rPr>
        <w:instrText xml:space="preserve"> ADDIN EN.REFLIST </w:instrText>
      </w:r>
      <w:r w:rsidRPr="00EB1650">
        <w:rPr>
          <w:rFonts w:ascii="Times New Roman" w:hAnsi="Times New Roman" w:cs="Times New Roman"/>
          <w:sz w:val="24"/>
          <w:szCs w:val="24"/>
        </w:rPr>
        <w:fldChar w:fldCharType="separate"/>
      </w:r>
      <w:r w:rsidR="00E2182D" w:rsidRPr="00EB1650">
        <w:rPr>
          <w:rFonts w:ascii="Times New Roman" w:hAnsi="Times New Roman" w:cs="Times New Roman"/>
          <w:sz w:val="24"/>
          <w:szCs w:val="24"/>
        </w:rPr>
        <w:t>1.</w:t>
      </w:r>
      <w:r w:rsidR="00E2182D" w:rsidRPr="00EB1650">
        <w:rPr>
          <w:rFonts w:ascii="Times New Roman" w:hAnsi="Times New Roman" w:cs="Times New Roman"/>
          <w:sz w:val="24"/>
          <w:szCs w:val="24"/>
        </w:rPr>
        <w:tab/>
      </w:r>
      <w:r w:rsidR="00E2182D" w:rsidRPr="00EB1650">
        <w:rPr>
          <w:rFonts w:ascii="Times New Roman" w:hAnsi="Times New Roman" w:cs="Times New Roman"/>
          <w:i/>
          <w:sz w:val="24"/>
          <w:szCs w:val="24"/>
        </w:rPr>
        <w:t>Worldwide trends in underweight and obesity from 1990 to 2022: a pooled analysis of 3663 population-representative studies with 222 million children, adolescents, and adults.</w:t>
      </w:r>
      <w:r w:rsidR="00E2182D" w:rsidRPr="00EB1650">
        <w:rPr>
          <w:rFonts w:ascii="Times New Roman" w:hAnsi="Times New Roman" w:cs="Times New Roman"/>
          <w:sz w:val="24"/>
          <w:szCs w:val="24"/>
        </w:rPr>
        <w:t xml:space="preserve"> Lancet, 2024. </w:t>
      </w:r>
      <w:r w:rsidR="00E2182D" w:rsidRPr="00EB1650">
        <w:rPr>
          <w:rFonts w:ascii="Times New Roman" w:hAnsi="Times New Roman" w:cs="Times New Roman"/>
          <w:b/>
          <w:sz w:val="24"/>
          <w:szCs w:val="24"/>
        </w:rPr>
        <w:t>403</w:t>
      </w:r>
      <w:r w:rsidR="00E2182D" w:rsidRPr="00EB1650">
        <w:rPr>
          <w:rFonts w:ascii="Times New Roman" w:hAnsi="Times New Roman" w:cs="Times New Roman"/>
          <w:sz w:val="24"/>
          <w:szCs w:val="24"/>
        </w:rPr>
        <w:t>(10431): p. 1027-1050.</w:t>
      </w:r>
    </w:p>
    <w:p w14:paraId="25925040"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2.</w:t>
      </w:r>
      <w:r w:rsidRPr="00EB1650">
        <w:rPr>
          <w:rFonts w:ascii="Times New Roman" w:hAnsi="Times New Roman" w:cs="Times New Roman"/>
          <w:sz w:val="24"/>
          <w:szCs w:val="24"/>
        </w:rPr>
        <w:tab/>
        <w:t xml:space="preserve">Lingvay, I., et al., </w:t>
      </w:r>
      <w:r w:rsidRPr="00EB1650">
        <w:rPr>
          <w:rFonts w:ascii="Times New Roman" w:hAnsi="Times New Roman" w:cs="Times New Roman"/>
          <w:i/>
          <w:sz w:val="24"/>
          <w:szCs w:val="24"/>
        </w:rPr>
        <w:t>Obesity in adults.</w:t>
      </w:r>
      <w:r w:rsidRPr="00EB1650">
        <w:rPr>
          <w:rFonts w:ascii="Times New Roman" w:hAnsi="Times New Roman" w:cs="Times New Roman"/>
          <w:sz w:val="24"/>
          <w:szCs w:val="24"/>
        </w:rPr>
        <w:t xml:space="preserve"> Lancet, 2024. </w:t>
      </w:r>
      <w:r w:rsidRPr="00EB1650">
        <w:rPr>
          <w:rFonts w:ascii="Times New Roman" w:hAnsi="Times New Roman" w:cs="Times New Roman"/>
          <w:b/>
          <w:sz w:val="24"/>
          <w:szCs w:val="24"/>
        </w:rPr>
        <w:t>404</w:t>
      </w:r>
      <w:r w:rsidRPr="00EB1650">
        <w:rPr>
          <w:rFonts w:ascii="Times New Roman" w:hAnsi="Times New Roman" w:cs="Times New Roman"/>
          <w:sz w:val="24"/>
          <w:szCs w:val="24"/>
        </w:rPr>
        <w:t>(10456): p. 972-987.</w:t>
      </w:r>
    </w:p>
    <w:p w14:paraId="775F1588"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3.</w:t>
      </w:r>
      <w:r w:rsidRPr="00EB1650">
        <w:rPr>
          <w:rFonts w:ascii="Times New Roman" w:hAnsi="Times New Roman" w:cs="Times New Roman"/>
          <w:sz w:val="24"/>
          <w:szCs w:val="24"/>
        </w:rPr>
        <w:tab/>
        <w:t xml:space="preserve">Neeland, I.J., et al., </w:t>
      </w:r>
      <w:r w:rsidRPr="00EB1650">
        <w:rPr>
          <w:rFonts w:ascii="Times New Roman" w:hAnsi="Times New Roman" w:cs="Times New Roman"/>
          <w:i/>
          <w:sz w:val="24"/>
          <w:szCs w:val="24"/>
        </w:rPr>
        <w:t>Metabolic syndrome.</w:t>
      </w:r>
      <w:r w:rsidRPr="00EB1650">
        <w:rPr>
          <w:rFonts w:ascii="Times New Roman" w:hAnsi="Times New Roman" w:cs="Times New Roman"/>
          <w:sz w:val="24"/>
          <w:szCs w:val="24"/>
        </w:rPr>
        <w:t xml:space="preserve"> Nat Rev Dis Primers, 2024. </w:t>
      </w:r>
      <w:r w:rsidRPr="00EB1650">
        <w:rPr>
          <w:rFonts w:ascii="Times New Roman" w:hAnsi="Times New Roman" w:cs="Times New Roman"/>
          <w:b/>
          <w:sz w:val="24"/>
          <w:szCs w:val="24"/>
        </w:rPr>
        <w:t>10</w:t>
      </w:r>
      <w:r w:rsidRPr="00EB1650">
        <w:rPr>
          <w:rFonts w:ascii="Times New Roman" w:hAnsi="Times New Roman" w:cs="Times New Roman"/>
          <w:sz w:val="24"/>
          <w:szCs w:val="24"/>
        </w:rPr>
        <w:t>(1): p. 77.</w:t>
      </w:r>
    </w:p>
    <w:p w14:paraId="33A84389"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4.</w:t>
      </w:r>
      <w:r w:rsidRPr="00EB1650">
        <w:rPr>
          <w:rFonts w:ascii="Times New Roman" w:hAnsi="Times New Roman" w:cs="Times New Roman"/>
          <w:sz w:val="24"/>
          <w:szCs w:val="24"/>
        </w:rPr>
        <w:tab/>
        <w:t xml:space="preserve">Elafros, M.A., et al., </w:t>
      </w:r>
      <w:r w:rsidRPr="00EB1650">
        <w:rPr>
          <w:rFonts w:ascii="Times New Roman" w:hAnsi="Times New Roman" w:cs="Times New Roman"/>
          <w:i/>
          <w:sz w:val="24"/>
          <w:szCs w:val="24"/>
        </w:rPr>
        <w:t>Towards prevention of diabetic peripheral neuropathy: clinical presentation, pathogenesis, and new treatments.</w:t>
      </w:r>
      <w:r w:rsidRPr="00EB1650">
        <w:rPr>
          <w:rFonts w:ascii="Times New Roman" w:hAnsi="Times New Roman" w:cs="Times New Roman"/>
          <w:sz w:val="24"/>
          <w:szCs w:val="24"/>
        </w:rPr>
        <w:t xml:space="preserve"> Lancet Neurol, 2022. </w:t>
      </w:r>
      <w:r w:rsidRPr="00EB1650">
        <w:rPr>
          <w:rFonts w:ascii="Times New Roman" w:hAnsi="Times New Roman" w:cs="Times New Roman"/>
          <w:b/>
          <w:sz w:val="24"/>
          <w:szCs w:val="24"/>
        </w:rPr>
        <w:t>21</w:t>
      </w:r>
      <w:r w:rsidRPr="00EB1650">
        <w:rPr>
          <w:rFonts w:ascii="Times New Roman" w:hAnsi="Times New Roman" w:cs="Times New Roman"/>
          <w:sz w:val="24"/>
          <w:szCs w:val="24"/>
        </w:rPr>
        <w:t>(10): p. 922-936.</w:t>
      </w:r>
    </w:p>
    <w:p w14:paraId="2DF3A4BA"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5.</w:t>
      </w:r>
      <w:r w:rsidRPr="00EB1650">
        <w:rPr>
          <w:rFonts w:ascii="Times New Roman" w:hAnsi="Times New Roman" w:cs="Times New Roman"/>
          <w:sz w:val="24"/>
          <w:szCs w:val="24"/>
        </w:rPr>
        <w:tab/>
        <w:t xml:space="preserve">Eid, S.A., et al., </w:t>
      </w:r>
      <w:r w:rsidRPr="00EB1650">
        <w:rPr>
          <w:rFonts w:ascii="Times New Roman" w:hAnsi="Times New Roman" w:cs="Times New Roman"/>
          <w:i/>
          <w:sz w:val="24"/>
          <w:szCs w:val="24"/>
        </w:rPr>
        <w:t>New perspectives in diabetic neuropathy.</w:t>
      </w:r>
      <w:r w:rsidRPr="00EB1650">
        <w:rPr>
          <w:rFonts w:ascii="Times New Roman" w:hAnsi="Times New Roman" w:cs="Times New Roman"/>
          <w:sz w:val="24"/>
          <w:szCs w:val="24"/>
        </w:rPr>
        <w:t xml:space="preserve"> Neuron, 2023. </w:t>
      </w:r>
      <w:r w:rsidRPr="00EB1650">
        <w:rPr>
          <w:rFonts w:ascii="Times New Roman" w:hAnsi="Times New Roman" w:cs="Times New Roman"/>
          <w:b/>
          <w:sz w:val="24"/>
          <w:szCs w:val="24"/>
        </w:rPr>
        <w:t>111</w:t>
      </w:r>
      <w:r w:rsidRPr="00EB1650">
        <w:rPr>
          <w:rFonts w:ascii="Times New Roman" w:hAnsi="Times New Roman" w:cs="Times New Roman"/>
          <w:sz w:val="24"/>
          <w:szCs w:val="24"/>
        </w:rPr>
        <w:t>(17): p. 2623-2641.</w:t>
      </w:r>
    </w:p>
    <w:p w14:paraId="7C292AC7"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6.</w:t>
      </w:r>
      <w:r w:rsidRPr="00EB1650">
        <w:rPr>
          <w:rFonts w:ascii="Times New Roman" w:hAnsi="Times New Roman" w:cs="Times New Roman"/>
          <w:sz w:val="24"/>
          <w:szCs w:val="24"/>
        </w:rPr>
        <w:tab/>
        <w:t xml:space="preserve">Savelieff, M.G., et al., </w:t>
      </w:r>
      <w:r w:rsidRPr="00EB1650">
        <w:rPr>
          <w:rFonts w:ascii="Times New Roman" w:hAnsi="Times New Roman" w:cs="Times New Roman"/>
          <w:i/>
          <w:sz w:val="24"/>
          <w:szCs w:val="24"/>
        </w:rPr>
        <w:t>The global and regional burden of diabetic peripheral neuropathy.</w:t>
      </w:r>
      <w:r w:rsidRPr="00EB1650">
        <w:rPr>
          <w:rFonts w:ascii="Times New Roman" w:hAnsi="Times New Roman" w:cs="Times New Roman"/>
          <w:sz w:val="24"/>
          <w:szCs w:val="24"/>
        </w:rPr>
        <w:t xml:space="preserve"> Nat Rev Neurol, 2025. </w:t>
      </w:r>
      <w:r w:rsidRPr="00EB1650">
        <w:rPr>
          <w:rFonts w:ascii="Times New Roman" w:hAnsi="Times New Roman" w:cs="Times New Roman"/>
          <w:b/>
          <w:sz w:val="24"/>
          <w:szCs w:val="24"/>
        </w:rPr>
        <w:t>21</w:t>
      </w:r>
      <w:r w:rsidRPr="00EB1650">
        <w:rPr>
          <w:rFonts w:ascii="Times New Roman" w:hAnsi="Times New Roman" w:cs="Times New Roman"/>
          <w:sz w:val="24"/>
          <w:szCs w:val="24"/>
        </w:rPr>
        <w:t>(1): p. 17-31.</w:t>
      </w:r>
    </w:p>
    <w:p w14:paraId="0C61B020"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7.</w:t>
      </w:r>
      <w:r w:rsidRPr="00EB1650">
        <w:rPr>
          <w:rFonts w:ascii="Times New Roman" w:hAnsi="Times New Roman" w:cs="Times New Roman"/>
          <w:sz w:val="24"/>
          <w:szCs w:val="24"/>
        </w:rPr>
        <w:tab/>
        <w:t xml:space="preserve">Pop-Busui, R., et al., </w:t>
      </w:r>
      <w:r w:rsidRPr="00EB1650">
        <w:rPr>
          <w:rFonts w:ascii="Times New Roman" w:hAnsi="Times New Roman" w:cs="Times New Roman"/>
          <w:i/>
          <w:sz w:val="24"/>
          <w:szCs w:val="24"/>
        </w:rPr>
        <w:t>Diabetic Neuropathy: A Position Statement by the American Diabetes Association.</w:t>
      </w:r>
      <w:r w:rsidRPr="00EB1650">
        <w:rPr>
          <w:rFonts w:ascii="Times New Roman" w:hAnsi="Times New Roman" w:cs="Times New Roman"/>
          <w:sz w:val="24"/>
          <w:szCs w:val="24"/>
        </w:rPr>
        <w:t xml:space="preserve"> Diabetes Care, 2017. </w:t>
      </w:r>
      <w:r w:rsidRPr="00EB1650">
        <w:rPr>
          <w:rFonts w:ascii="Times New Roman" w:hAnsi="Times New Roman" w:cs="Times New Roman"/>
          <w:b/>
          <w:sz w:val="24"/>
          <w:szCs w:val="24"/>
        </w:rPr>
        <w:t>40</w:t>
      </w:r>
      <w:r w:rsidRPr="00EB1650">
        <w:rPr>
          <w:rFonts w:ascii="Times New Roman" w:hAnsi="Times New Roman" w:cs="Times New Roman"/>
          <w:sz w:val="24"/>
          <w:szCs w:val="24"/>
        </w:rPr>
        <w:t>(1): p. 136-154.</w:t>
      </w:r>
    </w:p>
    <w:p w14:paraId="0521C846"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8.</w:t>
      </w:r>
      <w:r w:rsidRPr="00EB1650">
        <w:rPr>
          <w:rFonts w:ascii="Times New Roman" w:hAnsi="Times New Roman" w:cs="Times New Roman"/>
          <w:sz w:val="24"/>
          <w:szCs w:val="24"/>
        </w:rPr>
        <w:tab/>
        <w:t xml:space="preserve">Balducci, S., et al., </w:t>
      </w:r>
      <w:r w:rsidRPr="00EB1650">
        <w:rPr>
          <w:rFonts w:ascii="Times New Roman" w:hAnsi="Times New Roman" w:cs="Times New Roman"/>
          <w:i/>
          <w:sz w:val="24"/>
          <w:szCs w:val="24"/>
        </w:rPr>
        <w:t>Exercise training can modify the natural history of diabetic peripheral neuropathy.</w:t>
      </w:r>
      <w:r w:rsidRPr="00EB1650">
        <w:rPr>
          <w:rFonts w:ascii="Times New Roman" w:hAnsi="Times New Roman" w:cs="Times New Roman"/>
          <w:sz w:val="24"/>
          <w:szCs w:val="24"/>
        </w:rPr>
        <w:t xml:space="preserve"> J Diabetes Complications, 2006. </w:t>
      </w:r>
      <w:r w:rsidRPr="00EB1650">
        <w:rPr>
          <w:rFonts w:ascii="Times New Roman" w:hAnsi="Times New Roman" w:cs="Times New Roman"/>
          <w:b/>
          <w:sz w:val="24"/>
          <w:szCs w:val="24"/>
        </w:rPr>
        <w:t>20</w:t>
      </w:r>
      <w:r w:rsidRPr="00EB1650">
        <w:rPr>
          <w:rFonts w:ascii="Times New Roman" w:hAnsi="Times New Roman" w:cs="Times New Roman"/>
          <w:sz w:val="24"/>
          <w:szCs w:val="24"/>
        </w:rPr>
        <w:t>(4): p. 216-23.</w:t>
      </w:r>
    </w:p>
    <w:p w14:paraId="22F2D40F"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9.</w:t>
      </w:r>
      <w:r w:rsidRPr="00EB1650">
        <w:rPr>
          <w:rFonts w:ascii="Times New Roman" w:hAnsi="Times New Roman" w:cs="Times New Roman"/>
          <w:sz w:val="24"/>
          <w:szCs w:val="24"/>
        </w:rPr>
        <w:tab/>
        <w:t xml:space="preserve">Callaghan, B.C., et al., </w:t>
      </w:r>
      <w:r w:rsidRPr="00EB1650">
        <w:rPr>
          <w:rFonts w:ascii="Times New Roman" w:hAnsi="Times New Roman" w:cs="Times New Roman"/>
          <w:i/>
          <w:sz w:val="24"/>
          <w:szCs w:val="24"/>
        </w:rPr>
        <w:t>Dietary weight loss in people with severe obesity stabilizes neuropathy and improves symptomatology.</w:t>
      </w:r>
      <w:r w:rsidRPr="00EB1650">
        <w:rPr>
          <w:rFonts w:ascii="Times New Roman" w:hAnsi="Times New Roman" w:cs="Times New Roman"/>
          <w:sz w:val="24"/>
          <w:szCs w:val="24"/>
        </w:rPr>
        <w:t xml:space="preserve"> Obesity (Silver Spring), 2021. </w:t>
      </w:r>
      <w:r w:rsidRPr="00EB1650">
        <w:rPr>
          <w:rFonts w:ascii="Times New Roman" w:hAnsi="Times New Roman" w:cs="Times New Roman"/>
          <w:b/>
          <w:sz w:val="24"/>
          <w:szCs w:val="24"/>
        </w:rPr>
        <w:t>29</w:t>
      </w:r>
      <w:r w:rsidRPr="00EB1650">
        <w:rPr>
          <w:rFonts w:ascii="Times New Roman" w:hAnsi="Times New Roman" w:cs="Times New Roman"/>
          <w:sz w:val="24"/>
          <w:szCs w:val="24"/>
        </w:rPr>
        <w:t>(12): p. 2108-2118.</w:t>
      </w:r>
    </w:p>
    <w:p w14:paraId="0A9CD4F0"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10.</w:t>
      </w:r>
      <w:r w:rsidRPr="00EB1650">
        <w:rPr>
          <w:rFonts w:ascii="Times New Roman" w:hAnsi="Times New Roman" w:cs="Times New Roman"/>
          <w:sz w:val="24"/>
          <w:szCs w:val="24"/>
        </w:rPr>
        <w:tab/>
        <w:t xml:space="preserve">Bunner, A.E., et al., </w:t>
      </w:r>
      <w:r w:rsidRPr="00EB1650">
        <w:rPr>
          <w:rFonts w:ascii="Times New Roman" w:hAnsi="Times New Roman" w:cs="Times New Roman"/>
          <w:i/>
          <w:sz w:val="24"/>
          <w:szCs w:val="24"/>
        </w:rPr>
        <w:t>A dietary intervention for chronic diabetic neuropathy pain: a randomized controlled pilot study.</w:t>
      </w:r>
      <w:r w:rsidRPr="00EB1650">
        <w:rPr>
          <w:rFonts w:ascii="Times New Roman" w:hAnsi="Times New Roman" w:cs="Times New Roman"/>
          <w:sz w:val="24"/>
          <w:szCs w:val="24"/>
        </w:rPr>
        <w:t xml:space="preserve"> Nutr Diabetes, 2015. </w:t>
      </w:r>
      <w:r w:rsidRPr="00EB1650">
        <w:rPr>
          <w:rFonts w:ascii="Times New Roman" w:hAnsi="Times New Roman" w:cs="Times New Roman"/>
          <w:b/>
          <w:sz w:val="24"/>
          <w:szCs w:val="24"/>
        </w:rPr>
        <w:t>5</w:t>
      </w:r>
      <w:r w:rsidRPr="00EB1650">
        <w:rPr>
          <w:rFonts w:ascii="Times New Roman" w:hAnsi="Times New Roman" w:cs="Times New Roman"/>
          <w:sz w:val="24"/>
          <w:szCs w:val="24"/>
        </w:rPr>
        <w:t>(5): p. e158.</w:t>
      </w:r>
    </w:p>
    <w:p w14:paraId="523CAEDD"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11.</w:t>
      </w:r>
      <w:r w:rsidRPr="00EB1650">
        <w:rPr>
          <w:rFonts w:ascii="Times New Roman" w:hAnsi="Times New Roman" w:cs="Times New Roman"/>
          <w:sz w:val="24"/>
          <w:szCs w:val="24"/>
        </w:rPr>
        <w:tab/>
        <w:t xml:space="preserve">Smith, A.G., et al., </w:t>
      </w:r>
      <w:r w:rsidRPr="00EB1650">
        <w:rPr>
          <w:rFonts w:ascii="Times New Roman" w:hAnsi="Times New Roman" w:cs="Times New Roman"/>
          <w:i/>
          <w:sz w:val="24"/>
          <w:szCs w:val="24"/>
        </w:rPr>
        <w:t>Lifestyle intervention for pre-diabetic neuropathy.</w:t>
      </w:r>
      <w:r w:rsidRPr="00EB1650">
        <w:rPr>
          <w:rFonts w:ascii="Times New Roman" w:hAnsi="Times New Roman" w:cs="Times New Roman"/>
          <w:sz w:val="24"/>
          <w:szCs w:val="24"/>
        </w:rPr>
        <w:t xml:space="preserve"> Diabetes Care, 2006. </w:t>
      </w:r>
      <w:r w:rsidRPr="00EB1650">
        <w:rPr>
          <w:rFonts w:ascii="Times New Roman" w:hAnsi="Times New Roman" w:cs="Times New Roman"/>
          <w:b/>
          <w:sz w:val="24"/>
          <w:szCs w:val="24"/>
        </w:rPr>
        <w:t>29</w:t>
      </w:r>
      <w:r w:rsidRPr="00EB1650">
        <w:rPr>
          <w:rFonts w:ascii="Times New Roman" w:hAnsi="Times New Roman" w:cs="Times New Roman"/>
          <w:sz w:val="24"/>
          <w:szCs w:val="24"/>
        </w:rPr>
        <w:t>(6): p. 1294-9.</w:t>
      </w:r>
    </w:p>
    <w:p w14:paraId="006CB3BF"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12.</w:t>
      </w:r>
      <w:r w:rsidRPr="00EB1650">
        <w:rPr>
          <w:rFonts w:ascii="Times New Roman" w:hAnsi="Times New Roman" w:cs="Times New Roman"/>
          <w:sz w:val="24"/>
          <w:szCs w:val="24"/>
        </w:rPr>
        <w:tab/>
        <w:t xml:space="preserve">Vandereyken, K., et al., </w:t>
      </w:r>
      <w:r w:rsidRPr="00EB1650">
        <w:rPr>
          <w:rFonts w:ascii="Times New Roman" w:hAnsi="Times New Roman" w:cs="Times New Roman"/>
          <w:i/>
          <w:sz w:val="24"/>
          <w:szCs w:val="24"/>
        </w:rPr>
        <w:t>Methods and applications for single-cell and spatial multi-omics.</w:t>
      </w:r>
      <w:r w:rsidRPr="00EB1650">
        <w:rPr>
          <w:rFonts w:ascii="Times New Roman" w:hAnsi="Times New Roman" w:cs="Times New Roman"/>
          <w:sz w:val="24"/>
          <w:szCs w:val="24"/>
        </w:rPr>
        <w:t xml:space="preserve"> Nat Rev Genet, 2023. </w:t>
      </w:r>
      <w:r w:rsidRPr="00EB1650">
        <w:rPr>
          <w:rFonts w:ascii="Times New Roman" w:hAnsi="Times New Roman" w:cs="Times New Roman"/>
          <w:b/>
          <w:sz w:val="24"/>
          <w:szCs w:val="24"/>
        </w:rPr>
        <w:t>24</w:t>
      </w:r>
      <w:r w:rsidRPr="00EB1650">
        <w:rPr>
          <w:rFonts w:ascii="Times New Roman" w:hAnsi="Times New Roman" w:cs="Times New Roman"/>
          <w:sz w:val="24"/>
          <w:szCs w:val="24"/>
        </w:rPr>
        <w:t>(8): p. 494-515.</w:t>
      </w:r>
    </w:p>
    <w:p w14:paraId="077FFC1B"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13.</w:t>
      </w:r>
      <w:r w:rsidRPr="00EB1650">
        <w:rPr>
          <w:rFonts w:ascii="Times New Roman" w:hAnsi="Times New Roman" w:cs="Times New Roman"/>
          <w:sz w:val="24"/>
          <w:szCs w:val="24"/>
        </w:rPr>
        <w:tab/>
        <w:t xml:space="preserve">Miglino, N., et al., </w:t>
      </w:r>
      <w:r w:rsidRPr="00EB1650">
        <w:rPr>
          <w:rFonts w:ascii="Times New Roman" w:hAnsi="Times New Roman" w:cs="Times New Roman"/>
          <w:i/>
          <w:sz w:val="24"/>
          <w:szCs w:val="24"/>
        </w:rPr>
        <w:t>Feasibility of multiomics tumor profiling for guiding treatment of melanoma.</w:t>
      </w:r>
      <w:r w:rsidRPr="00EB1650">
        <w:rPr>
          <w:rFonts w:ascii="Times New Roman" w:hAnsi="Times New Roman" w:cs="Times New Roman"/>
          <w:sz w:val="24"/>
          <w:szCs w:val="24"/>
        </w:rPr>
        <w:t xml:space="preserve"> Nat Med, 2025. </w:t>
      </w:r>
      <w:r w:rsidRPr="00EB1650">
        <w:rPr>
          <w:rFonts w:ascii="Times New Roman" w:hAnsi="Times New Roman" w:cs="Times New Roman"/>
          <w:b/>
          <w:sz w:val="24"/>
          <w:szCs w:val="24"/>
        </w:rPr>
        <w:t>31</w:t>
      </w:r>
      <w:r w:rsidRPr="00EB1650">
        <w:rPr>
          <w:rFonts w:ascii="Times New Roman" w:hAnsi="Times New Roman" w:cs="Times New Roman"/>
          <w:sz w:val="24"/>
          <w:szCs w:val="24"/>
        </w:rPr>
        <w:t>(7): p. 2430-2441.</w:t>
      </w:r>
    </w:p>
    <w:p w14:paraId="5354A711"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14.</w:t>
      </w:r>
      <w:r w:rsidRPr="00EB1650">
        <w:rPr>
          <w:rFonts w:ascii="Times New Roman" w:hAnsi="Times New Roman" w:cs="Times New Roman"/>
          <w:sz w:val="24"/>
          <w:szCs w:val="24"/>
        </w:rPr>
        <w:tab/>
        <w:t xml:space="preserve">Dong, M.H., et al., </w:t>
      </w:r>
      <w:r w:rsidRPr="00EB1650">
        <w:rPr>
          <w:rFonts w:ascii="Times New Roman" w:hAnsi="Times New Roman" w:cs="Times New Roman"/>
          <w:i/>
          <w:sz w:val="24"/>
          <w:szCs w:val="24"/>
        </w:rPr>
        <w:t>Anti-BCMA CAR-T cell therapy in relapsed/refractory chronic inflammatory demyelinating polyneuropathy.</w:t>
      </w:r>
      <w:r w:rsidRPr="00EB1650">
        <w:rPr>
          <w:rFonts w:ascii="Times New Roman" w:hAnsi="Times New Roman" w:cs="Times New Roman"/>
          <w:sz w:val="24"/>
          <w:szCs w:val="24"/>
        </w:rPr>
        <w:t xml:space="preserve"> Med, 2025. </w:t>
      </w:r>
      <w:r w:rsidRPr="00EB1650">
        <w:rPr>
          <w:rFonts w:ascii="Times New Roman" w:hAnsi="Times New Roman" w:cs="Times New Roman"/>
          <w:b/>
          <w:sz w:val="24"/>
          <w:szCs w:val="24"/>
        </w:rPr>
        <w:t>6</w:t>
      </w:r>
      <w:r w:rsidRPr="00EB1650">
        <w:rPr>
          <w:rFonts w:ascii="Times New Roman" w:hAnsi="Times New Roman" w:cs="Times New Roman"/>
          <w:sz w:val="24"/>
          <w:szCs w:val="24"/>
        </w:rPr>
        <w:t>(9): p. 100704.</w:t>
      </w:r>
    </w:p>
    <w:p w14:paraId="4D0D14FB"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15.</w:t>
      </w:r>
      <w:r w:rsidRPr="00EB1650">
        <w:rPr>
          <w:rFonts w:ascii="Times New Roman" w:hAnsi="Times New Roman" w:cs="Times New Roman"/>
          <w:sz w:val="24"/>
          <w:szCs w:val="24"/>
        </w:rPr>
        <w:tab/>
        <w:t xml:space="preserve">Menon, R., et al., </w:t>
      </w:r>
      <w:r w:rsidRPr="00EB1650">
        <w:rPr>
          <w:rFonts w:ascii="Times New Roman" w:hAnsi="Times New Roman" w:cs="Times New Roman"/>
          <w:i/>
          <w:sz w:val="24"/>
          <w:szCs w:val="24"/>
        </w:rPr>
        <w:t>Multi-omic profiling a defined bacterial consortium for treatment of recurrent Clostridioides difficile infection.</w:t>
      </w:r>
      <w:r w:rsidRPr="00EB1650">
        <w:rPr>
          <w:rFonts w:ascii="Times New Roman" w:hAnsi="Times New Roman" w:cs="Times New Roman"/>
          <w:sz w:val="24"/>
          <w:szCs w:val="24"/>
        </w:rPr>
        <w:t xml:space="preserve"> Nat Med, 2025. </w:t>
      </w:r>
      <w:r w:rsidRPr="00EB1650">
        <w:rPr>
          <w:rFonts w:ascii="Times New Roman" w:hAnsi="Times New Roman" w:cs="Times New Roman"/>
          <w:b/>
          <w:sz w:val="24"/>
          <w:szCs w:val="24"/>
        </w:rPr>
        <w:t>31</w:t>
      </w:r>
      <w:r w:rsidRPr="00EB1650">
        <w:rPr>
          <w:rFonts w:ascii="Times New Roman" w:hAnsi="Times New Roman" w:cs="Times New Roman"/>
          <w:sz w:val="24"/>
          <w:szCs w:val="24"/>
        </w:rPr>
        <w:t>(1): p. 223-234.</w:t>
      </w:r>
    </w:p>
    <w:p w14:paraId="23EBF445"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16.</w:t>
      </w:r>
      <w:r w:rsidRPr="00EB1650">
        <w:rPr>
          <w:rFonts w:ascii="Times New Roman" w:hAnsi="Times New Roman" w:cs="Times New Roman"/>
          <w:sz w:val="24"/>
          <w:szCs w:val="24"/>
        </w:rPr>
        <w:tab/>
        <w:t xml:space="preserve">Eid, S.A. and E.L. Feldman, </w:t>
      </w:r>
      <w:r w:rsidRPr="00EB1650">
        <w:rPr>
          <w:rFonts w:ascii="Times New Roman" w:hAnsi="Times New Roman" w:cs="Times New Roman"/>
          <w:i/>
          <w:sz w:val="24"/>
          <w:szCs w:val="24"/>
        </w:rPr>
        <w:t>Advances in diet-induced rodent models of metabolically acquired peripheral neuropathy.</w:t>
      </w:r>
      <w:r w:rsidRPr="00EB1650">
        <w:rPr>
          <w:rFonts w:ascii="Times New Roman" w:hAnsi="Times New Roman" w:cs="Times New Roman"/>
          <w:sz w:val="24"/>
          <w:szCs w:val="24"/>
        </w:rPr>
        <w:t xml:space="preserve"> Dis Model Mech, 2021. </w:t>
      </w:r>
      <w:r w:rsidRPr="00EB1650">
        <w:rPr>
          <w:rFonts w:ascii="Times New Roman" w:hAnsi="Times New Roman" w:cs="Times New Roman"/>
          <w:b/>
          <w:sz w:val="24"/>
          <w:szCs w:val="24"/>
        </w:rPr>
        <w:t>14</w:t>
      </w:r>
      <w:r w:rsidRPr="00EB1650">
        <w:rPr>
          <w:rFonts w:ascii="Times New Roman" w:hAnsi="Times New Roman" w:cs="Times New Roman"/>
          <w:sz w:val="24"/>
          <w:szCs w:val="24"/>
        </w:rPr>
        <w:t>(11).</w:t>
      </w:r>
    </w:p>
    <w:p w14:paraId="52B04D2A"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17.</w:t>
      </w:r>
      <w:r w:rsidRPr="00EB1650">
        <w:rPr>
          <w:rFonts w:ascii="Times New Roman" w:hAnsi="Times New Roman" w:cs="Times New Roman"/>
          <w:sz w:val="24"/>
          <w:szCs w:val="24"/>
        </w:rPr>
        <w:tab/>
        <w:t xml:space="preserve">Eid, S.A., et al., </w:t>
      </w:r>
      <w:r w:rsidRPr="00EB1650">
        <w:rPr>
          <w:rFonts w:ascii="Times New Roman" w:hAnsi="Times New Roman" w:cs="Times New Roman"/>
          <w:i/>
          <w:sz w:val="24"/>
          <w:szCs w:val="24"/>
        </w:rPr>
        <w:t>Single-cell RNA-seq uncovers novel metabolic functions of Schwann cells beyond myelination.</w:t>
      </w:r>
      <w:r w:rsidRPr="00EB1650">
        <w:rPr>
          <w:rFonts w:ascii="Times New Roman" w:hAnsi="Times New Roman" w:cs="Times New Roman"/>
          <w:sz w:val="24"/>
          <w:szCs w:val="24"/>
        </w:rPr>
        <w:t xml:space="preserve"> J Neurochem, 2023. </w:t>
      </w:r>
      <w:r w:rsidRPr="00EB1650">
        <w:rPr>
          <w:rFonts w:ascii="Times New Roman" w:hAnsi="Times New Roman" w:cs="Times New Roman"/>
          <w:b/>
          <w:sz w:val="24"/>
          <w:szCs w:val="24"/>
        </w:rPr>
        <w:t>166</w:t>
      </w:r>
      <w:r w:rsidRPr="00EB1650">
        <w:rPr>
          <w:rFonts w:ascii="Times New Roman" w:hAnsi="Times New Roman" w:cs="Times New Roman"/>
          <w:sz w:val="24"/>
          <w:szCs w:val="24"/>
        </w:rPr>
        <w:t>(2): p. 367-388.</w:t>
      </w:r>
    </w:p>
    <w:p w14:paraId="03C451FC"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18.</w:t>
      </w:r>
      <w:r w:rsidRPr="00EB1650">
        <w:rPr>
          <w:rFonts w:ascii="Times New Roman" w:hAnsi="Times New Roman" w:cs="Times New Roman"/>
          <w:sz w:val="24"/>
          <w:szCs w:val="24"/>
        </w:rPr>
        <w:tab/>
        <w:t xml:space="preserve">Boucanova, F. and R. Chrast, </w:t>
      </w:r>
      <w:r w:rsidRPr="00EB1650">
        <w:rPr>
          <w:rFonts w:ascii="Times New Roman" w:hAnsi="Times New Roman" w:cs="Times New Roman"/>
          <w:i/>
          <w:sz w:val="24"/>
          <w:szCs w:val="24"/>
        </w:rPr>
        <w:t>Metabolic Interaction Between Schwann Cells and Axons Under Physiological and Disease Conditions.</w:t>
      </w:r>
      <w:r w:rsidRPr="00EB1650">
        <w:rPr>
          <w:rFonts w:ascii="Times New Roman" w:hAnsi="Times New Roman" w:cs="Times New Roman"/>
          <w:sz w:val="24"/>
          <w:szCs w:val="24"/>
        </w:rPr>
        <w:t xml:space="preserve"> Front Cell Neurosci, 2020. </w:t>
      </w:r>
      <w:r w:rsidRPr="00EB1650">
        <w:rPr>
          <w:rFonts w:ascii="Times New Roman" w:hAnsi="Times New Roman" w:cs="Times New Roman"/>
          <w:b/>
          <w:sz w:val="24"/>
          <w:szCs w:val="24"/>
        </w:rPr>
        <w:t>14</w:t>
      </w:r>
      <w:r w:rsidRPr="00EB1650">
        <w:rPr>
          <w:rFonts w:ascii="Times New Roman" w:hAnsi="Times New Roman" w:cs="Times New Roman"/>
          <w:sz w:val="24"/>
          <w:szCs w:val="24"/>
        </w:rPr>
        <w:t>: p. 148.</w:t>
      </w:r>
    </w:p>
    <w:p w14:paraId="4FE915BC"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lastRenderedPageBreak/>
        <w:t>19.</w:t>
      </w:r>
      <w:r w:rsidRPr="00EB1650">
        <w:rPr>
          <w:rFonts w:ascii="Times New Roman" w:hAnsi="Times New Roman" w:cs="Times New Roman"/>
          <w:sz w:val="24"/>
          <w:szCs w:val="24"/>
        </w:rPr>
        <w:tab/>
        <w:t xml:space="preserve">Jha, M.K., et al., </w:t>
      </w:r>
      <w:r w:rsidRPr="00EB1650">
        <w:rPr>
          <w:rFonts w:ascii="Times New Roman" w:hAnsi="Times New Roman" w:cs="Times New Roman"/>
          <w:i/>
          <w:sz w:val="24"/>
          <w:szCs w:val="24"/>
        </w:rPr>
        <w:t>Reducing monocarboxylate transporter MCT1 worsens experimental diabetic peripheral neuropathy.</w:t>
      </w:r>
      <w:r w:rsidRPr="00EB1650">
        <w:rPr>
          <w:rFonts w:ascii="Times New Roman" w:hAnsi="Times New Roman" w:cs="Times New Roman"/>
          <w:sz w:val="24"/>
          <w:szCs w:val="24"/>
        </w:rPr>
        <w:t xml:space="preserve"> Exp Neurol, 2020. </w:t>
      </w:r>
      <w:r w:rsidRPr="00EB1650">
        <w:rPr>
          <w:rFonts w:ascii="Times New Roman" w:hAnsi="Times New Roman" w:cs="Times New Roman"/>
          <w:b/>
          <w:sz w:val="24"/>
          <w:szCs w:val="24"/>
        </w:rPr>
        <w:t>333</w:t>
      </w:r>
      <w:r w:rsidRPr="00EB1650">
        <w:rPr>
          <w:rFonts w:ascii="Times New Roman" w:hAnsi="Times New Roman" w:cs="Times New Roman"/>
          <w:sz w:val="24"/>
          <w:szCs w:val="24"/>
        </w:rPr>
        <w:t>: p. 113415.</w:t>
      </w:r>
    </w:p>
    <w:p w14:paraId="39D5BDB2"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20.</w:t>
      </w:r>
      <w:r w:rsidRPr="00EB1650">
        <w:rPr>
          <w:rFonts w:ascii="Times New Roman" w:hAnsi="Times New Roman" w:cs="Times New Roman"/>
          <w:sz w:val="24"/>
          <w:szCs w:val="24"/>
        </w:rPr>
        <w:tab/>
        <w:t xml:space="preserve">Jensen, T.S., et al., </w:t>
      </w:r>
      <w:r w:rsidRPr="00EB1650">
        <w:rPr>
          <w:rFonts w:ascii="Times New Roman" w:hAnsi="Times New Roman" w:cs="Times New Roman"/>
          <w:i/>
          <w:sz w:val="24"/>
          <w:szCs w:val="24"/>
        </w:rPr>
        <w:t>Painful and non-painful diabetic neuropathy, diagnostic challenges and implications for future management.</w:t>
      </w:r>
      <w:r w:rsidRPr="00EB1650">
        <w:rPr>
          <w:rFonts w:ascii="Times New Roman" w:hAnsi="Times New Roman" w:cs="Times New Roman"/>
          <w:sz w:val="24"/>
          <w:szCs w:val="24"/>
        </w:rPr>
        <w:t xml:space="preserve"> Brain, 2021. </w:t>
      </w:r>
      <w:r w:rsidRPr="00EB1650">
        <w:rPr>
          <w:rFonts w:ascii="Times New Roman" w:hAnsi="Times New Roman" w:cs="Times New Roman"/>
          <w:b/>
          <w:sz w:val="24"/>
          <w:szCs w:val="24"/>
        </w:rPr>
        <w:t>144</w:t>
      </w:r>
      <w:r w:rsidRPr="00EB1650">
        <w:rPr>
          <w:rFonts w:ascii="Times New Roman" w:hAnsi="Times New Roman" w:cs="Times New Roman"/>
          <w:sz w:val="24"/>
          <w:szCs w:val="24"/>
        </w:rPr>
        <w:t>(6): p. 1632-1645.</w:t>
      </w:r>
    </w:p>
    <w:p w14:paraId="70163DBF"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21.</w:t>
      </w:r>
      <w:r w:rsidRPr="00EB1650">
        <w:rPr>
          <w:rFonts w:ascii="Times New Roman" w:hAnsi="Times New Roman" w:cs="Times New Roman"/>
          <w:sz w:val="24"/>
          <w:szCs w:val="24"/>
        </w:rPr>
        <w:tab/>
        <w:t xml:space="preserve">Singleton, J.R., et al., </w:t>
      </w:r>
      <w:r w:rsidRPr="00EB1650">
        <w:rPr>
          <w:rFonts w:ascii="Times New Roman" w:hAnsi="Times New Roman" w:cs="Times New Roman"/>
          <w:i/>
          <w:sz w:val="24"/>
          <w:szCs w:val="24"/>
        </w:rPr>
        <w:t>Exercise increases cutaneous nerve density in diabetic patients without neuropathy.</w:t>
      </w:r>
      <w:r w:rsidRPr="00EB1650">
        <w:rPr>
          <w:rFonts w:ascii="Times New Roman" w:hAnsi="Times New Roman" w:cs="Times New Roman"/>
          <w:sz w:val="24"/>
          <w:szCs w:val="24"/>
        </w:rPr>
        <w:t xml:space="preserve"> Ann Clin Transl Neurol, 2014. </w:t>
      </w:r>
      <w:r w:rsidRPr="00EB1650">
        <w:rPr>
          <w:rFonts w:ascii="Times New Roman" w:hAnsi="Times New Roman" w:cs="Times New Roman"/>
          <w:b/>
          <w:sz w:val="24"/>
          <w:szCs w:val="24"/>
        </w:rPr>
        <w:t>1</w:t>
      </w:r>
      <w:r w:rsidRPr="00EB1650">
        <w:rPr>
          <w:rFonts w:ascii="Times New Roman" w:hAnsi="Times New Roman" w:cs="Times New Roman"/>
          <w:sz w:val="24"/>
          <w:szCs w:val="24"/>
        </w:rPr>
        <w:t>(10): p. 844-9.</w:t>
      </w:r>
    </w:p>
    <w:p w14:paraId="1469D10E"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22.</w:t>
      </w:r>
      <w:r w:rsidRPr="00EB1650">
        <w:rPr>
          <w:rFonts w:ascii="Times New Roman" w:hAnsi="Times New Roman" w:cs="Times New Roman"/>
          <w:sz w:val="24"/>
          <w:szCs w:val="24"/>
        </w:rPr>
        <w:tab/>
        <w:t xml:space="preserve">Singleton, J.R., et al., </w:t>
      </w:r>
      <w:r w:rsidRPr="00EB1650">
        <w:rPr>
          <w:rFonts w:ascii="Times New Roman" w:hAnsi="Times New Roman" w:cs="Times New Roman"/>
          <w:i/>
          <w:sz w:val="24"/>
          <w:szCs w:val="24"/>
        </w:rPr>
        <w:t>Supervised exercise improves cutaneous reinnervation capacity in metabolic syndrome patients.</w:t>
      </w:r>
      <w:r w:rsidRPr="00EB1650">
        <w:rPr>
          <w:rFonts w:ascii="Times New Roman" w:hAnsi="Times New Roman" w:cs="Times New Roman"/>
          <w:sz w:val="24"/>
          <w:szCs w:val="24"/>
        </w:rPr>
        <w:t xml:space="preserve"> Ann Neurol, 2015. </w:t>
      </w:r>
      <w:r w:rsidRPr="00EB1650">
        <w:rPr>
          <w:rFonts w:ascii="Times New Roman" w:hAnsi="Times New Roman" w:cs="Times New Roman"/>
          <w:b/>
          <w:sz w:val="24"/>
          <w:szCs w:val="24"/>
        </w:rPr>
        <w:t>77</w:t>
      </w:r>
      <w:r w:rsidRPr="00EB1650">
        <w:rPr>
          <w:rFonts w:ascii="Times New Roman" w:hAnsi="Times New Roman" w:cs="Times New Roman"/>
          <w:sz w:val="24"/>
          <w:szCs w:val="24"/>
        </w:rPr>
        <w:t>(1): p. 146-53.</w:t>
      </w:r>
    </w:p>
    <w:p w14:paraId="0E2EE88C"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23.</w:t>
      </w:r>
      <w:r w:rsidRPr="00EB1650">
        <w:rPr>
          <w:rFonts w:ascii="Times New Roman" w:hAnsi="Times New Roman" w:cs="Times New Roman"/>
          <w:sz w:val="24"/>
          <w:szCs w:val="24"/>
        </w:rPr>
        <w:tab/>
        <w:t xml:space="preserve">Yim, A.K.Y., et al., </w:t>
      </w:r>
      <w:r w:rsidRPr="00EB1650">
        <w:rPr>
          <w:rFonts w:ascii="Times New Roman" w:hAnsi="Times New Roman" w:cs="Times New Roman"/>
          <w:i/>
          <w:sz w:val="24"/>
          <w:szCs w:val="24"/>
        </w:rPr>
        <w:t>Disentangling glial diversity in peripheral nerves at single-nuclei resolution.</w:t>
      </w:r>
      <w:r w:rsidRPr="00EB1650">
        <w:rPr>
          <w:rFonts w:ascii="Times New Roman" w:hAnsi="Times New Roman" w:cs="Times New Roman"/>
          <w:sz w:val="24"/>
          <w:szCs w:val="24"/>
        </w:rPr>
        <w:t xml:space="preserve"> Nat Neurosci, 2022. </w:t>
      </w:r>
      <w:r w:rsidRPr="00EB1650">
        <w:rPr>
          <w:rFonts w:ascii="Times New Roman" w:hAnsi="Times New Roman" w:cs="Times New Roman"/>
          <w:b/>
          <w:sz w:val="24"/>
          <w:szCs w:val="24"/>
        </w:rPr>
        <w:t>25</w:t>
      </w:r>
      <w:r w:rsidRPr="00EB1650">
        <w:rPr>
          <w:rFonts w:ascii="Times New Roman" w:hAnsi="Times New Roman" w:cs="Times New Roman"/>
          <w:sz w:val="24"/>
          <w:szCs w:val="24"/>
        </w:rPr>
        <w:t>(2): p. 238-251.</w:t>
      </w:r>
    </w:p>
    <w:p w14:paraId="546DFA15"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24.</w:t>
      </w:r>
      <w:r w:rsidRPr="00EB1650">
        <w:rPr>
          <w:rFonts w:ascii="Times New Roman" w:hAnsi="Times New Roman" w:cs="Times New Roman"/>
          <w:sz w:val="24"/>
          <w:szCs w:val="24"/>
        </w:rPr>
        <w:tab/>
        <w:t xml:space="preserve">Jessen, K.R. and R. Mirsky, </w:t>
      </w:r>
      <w:r w:rsidRPr="00EB1650">
        <w:rPr>
          <w:rFonts w:ascii="Times New Roman" w:hAnsi="Times New Roman" w:cs="Times New Roman"/>
          <w:i/>
          <w:sz w:val="24"/>
          <w:szCs w:val="24"/>
        </w:rPr>
        <w:t>The repair Schwann cell and its function in regenerating nerves.</w:t>
      </w:r>
      <w:r w:rsidRPr="00EB1650">
        <w:rPr>
          <w:rFonts w:ascii="Times New Roman" w:hAnsi="Times New Roman" w:cs="Times New Roman"/>
          <w:sz w:val="24"/>
          <w:szCs w:val="24"/>
        </w:rPr>
        <w:t xml:space="preserve"> J Physiol, 2016. </w:t>
      </w:r>
      <w:r w:rsidRPr="00EB1650">
        <w:rPr>
          <w:rFonts w:ascii="Times New Roman" w:hAnsi="Times New Roman" w:cs="Times New Roman"/>
          <w:b/>
          <w:sz w:val="24"/>
          <w:szCs w:val="24"/>
        </w:rPr>
        <w:t>594</w:t>
      </w:r>
      <w:r w:rsidRPr="00EB1650">
        <w:rPr>
          <w:rFonts w:ascii="Times New Roman" w:hAnsi="Times New Roman" w:cs="Times New Roman"/>
          <w:sz w:val="24"/>
          <w:szCs w:val="24"/>
        </w:rPr>
        <w:t>(13): p. 3521-31.</w:t>
      </w:r>
    </w:p>
    <w:p w14:paraId="16268BC2"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25.</w:t>
      </w:r>
      <w:r w:rsidRPr="00EB1650">
        <w:rPr>
          <w:rFonts w:ascii="Times New Roman" w:hAnsi="Times New Roman" w:cs="Times New Roman"/>
          <w:sz w:val="24"/>
          <w:szCs w:val="24"/>
        </w:rPr>
        <w:tab/>
        <w:t xml:space="preserve">Bang, M.L., et al., </w:t>
      </w:r>
      <w:r w:rsidRPr="00EB1650">
        <w:rPr>
          <w:rFonts w:ascii="Times New Roman" w:hAnsi="Times New Roman" w:cs="Times New Roman"/>
          <w:i/>
          <w:sz w:val="24"/>
          <w:szCs w:val="24"/>
        </w:rPr>
        <w:t>Glial M6B stabilizes the axonal membrane at peripheral nodes of Ranvier.</w:t>
      </w:r>
      <w:r w:rsidRPr="00EB1650">
        <w:rPr>
          <w:rFonts w:ascii="Times New Roman" w:hAnsi="Times New Roman" w:cs="Times New Roman"/>
          <w:sz w:val="24"/>
          <w:szCs w:val="24"/>
        </w:rPr>
        <w:t xml:space="preserve"> Glia, 2018. </w:t>
      </w:r>
      <w:r w:rsidRPr="00EB1650">
        <w:rPr>
          <w:rFonts w:ascii="Times New Roman" w:hAnsi="Times New Roman" w:cs="Times New Roman"/>
          <w:b/>
          <w:sz w:val="24"/>
          <w:szCs w:val="24"/>
        </w:rPr>
        <w:t>66</w:t>
      </w:r>
      <w:r w:rsidRPr="00EB1650">
        <w:rPr>
          <w:rFonts w:ascii="Times New Roman" w:hAnsi="Times New Roman" w:cs="Times New Roman"/>
          <w:sz w:val="24"/>
          <w:szCs w:val="24"/>
        </w:rPr>
        <w:t>(4): p. 801-812.</w:t>
      </w:r>
    </w:p>
    <w:p w14:paraId="5C819DB2"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26.</w:t>
      </w:r>
      <w:r w:rsidRPr="00EB1650">
        <w:rPr>
          <w:rFonts w:ascii="Times New Roman" w:hAnsi="Times New Roman" w:cs="Times New Roman"/>
          <w:sz w:val="24"/>
          <w:szCs w:val="24"/>
        </w:rPr>
        <w:tab/>
        <w:t xml:space="preserve">Hinder, L.M., et al., </w:t>
      </w:r>
      <w:r w:rsidRPr="00EB1650">
        <w:rPr>
          <w:rFonts w:ascii="Times New Roman" w:hAnsi="Times New Roman" w:cs="Times New Roman"/>
          <w:i/>
          <w:sz w:val="24"/>
          <w:szCs w:val="24"/>
        </w:rPr>
        <w:t>Decreased glycolytic and tricarboxylic acid cycle intermediates coincide with peripheral nervous system oxidative stress in a murine model of type 2 diabetes.</w:t>
      </w:r>
      <w:r w:rsidRPr="00EB1650">
        <w:rPr>
          <w:rFonts w:ascii="Times New Roman" w:hAnsi="Times New Roman" w:cs="Times New Roman"/>
          <w:sz w:val="24"/>
          <w:szCs w:val="24"/>
        </w:rPr>
        <w:t xml:space="preserve"> J Endocrinol, 2013. </w:t>
      </w:r>
      <w:r w:rsidRPr="00EB1650">
        <w:rPr>
          <w:rFonts w:ascii="Times New Roman" w:hAnsi="Times New Roman" w:cs="Times New Roman"/>
          <w:b/>
          <w:sz w:val="24"/>
          <w:szCs w:val="24"/>
        </w:rPr>
        <w:t>216</w:t>
      </w:r>
      <w:r w:rsidRPr="00EB1650">
        <w:rPr>
          <w:rFonts w:ascii="Times New Roman" w:hAnsi="Times New Roman" w:cs="Times New Roman"/>
          <w:sz w:val="24"/>
          <w:szCs w:val="24"/>
        </w:rPr>
        <w:t>(1): p. 1-11.</w:t>
      </w:r>
    </w:p>
    <w:p w14:paraId="4D9407F2"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27.</w:t>
      </w:r>
      <w:r w:rsidRPr="00EB1650">
        <w:rPr>
          <w:rFonts w:ascii="Times New Roman" w:hAnsi="Times New Roman" w:cs="Times New Roman"/>
          <w:sz w:val="24"/>
          <w:szCs w:val="24"/>
        </w:rPr>
        <w:tab/>
        <w:t xml:space="preserve">Grote, C.W., et al., </w:t>
      </w:r>
      <w:r w:rsidRPr="00EB1650">
        <w:rPr>
          <w:rFonts w:ascii="Times New Roman" w:hAnsi="Times New Roman" w:cs="Times New Roman"/>
          <w:i/>
          <w:sz w:val="24"/>
          <w:szCs w:val="24"/>
        </w:rPr>
        <w:t>Peripheral nervous system insulin resistance in ob/ob mice.</w:t>
      </w:r>
      <w:r w:rsidRPr="00EB1650">
        <w:rPr>
          <w:rFonts w:ascii="Times New Roman" w:hAnsi="Times New Roman" w:cs="Times New Roman"/>
          <w:sz w:val="24"/>
          <w:szCs w:val="24"/>
        </w:rPr>
        <w:t xml:space="preserve"> Acta Neuropathol Commun, 2013. </w:t>
      </w:r>
      <w:r w:rsidRPr="00EB1650">
        <w:rPr>
          <w:rFonts w:ascii="Times New Roman" w:hAnsi="Times New Roman" w:cs="Times New Roman"/>
          <w:b/>
          <w:sz w:val="24"/>
          <w:szCs w:val="24"/>
        </w:rPr>
        <w:t>1</w:t>
      </w:r>
      <w:r w:rsidRPr="00EB1650">
        <w:rPr>
          <w:rFonts w:ascii="Times New Roman" w:hAnsi="Times New Roman" w:cs="Times New Roman"/>
          <w:sz w:val="24"/>
          <w:szCs w:val="24"/>
        </w:rPr>
        <w:t>: p. 15.</w:t>
      </w:r>
    </w:p>
    <w:p w14:paraId="46A09BFB"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28.</w:t>
      </w:r>
      <w:r w:rsidRPr="00EB1650">
        <w:rPr>
          <w:rFonts w:ascii="Times New Roman" w:hAnsi="Times New Roman" w:cs="Times New Roman"/>
          <w:sz w:val="24"/>
          <w:szCs w:val="24"/>
        </w:rPr>
        <w:tab/>
        <w:t xml:space="preserve">Grote, C.W. and D.E. Wright, </w:t>
      </w:r>
      <w:r w:rsidRPr="00EB1650">
        <w:rPr>
          <w:rFonts w:ascii="Times New Roman" w:hAnsi="Times New Roman" w:cs="Times New Roman"/>
          <w:i/>
          <w:sz w:val="24"/>
          <w:szCs w:val="24"/>
        </w:rPr>
        <w:t>A Role for Insulin in Diabetic Neuropathy.</w:t>
      </w:r>
      <w:r w:rsidRPr="00EB1650">
        <w:rPr>
          <w:rFonts w:ascii="Times New Roman" w:hAnsi="Times New Roman" w:cs="Times New Roman"/>
          <w:sz w:val="24"/>
          <w:szCs w:val="24"/>
        </w:rPr>
        <w:t xml:space="preserve"> Front Neurosci, 2016. </w:t>
      </w:r>
      <w:r w:rsidRPr="00EB1650">
        <w:rPr>
          <w:rFonts w:ascii="Times New Roman" w:hAnsi="Times New Roman" w:cs="Times New Roman"/>
          <w:b/>
          <w:sz w:val="24"/>
          <w:szCs w:val="24"/>
        </w:rPr>
        <w:t>10</w:t>
      </w:r>
      <w:r w:rsidRPr="00EB1650">
        <w:rPr>
          <w:rFonts w:ascii="Times New Roman" w:hAnsi="Times New Roman" w:cs="Times New Roman"/>
          <w:sz w:val="24"/>
          <w:szCs w:val="24"/>
        </w:rPr>
        <w:t>: p. 581.</w:t>
      </w:r>
    </w:p>
    <w:p w14:paraId="23599F97"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29.</w:t>
      </w:r>
      <w:r w:rsidRPr="00EB1650">
        <w:rPr>
          <w:rFonts w:ascii="Times New Roman" w:hAnsi="Times New Roman" w:cs="Times New Roman"/>
          <w:sz w:val="24"/>
          <w:szCs w:val="24"/>
        </w:rPr>
        <w:tab/>
        <w:t xml:space="preserve">O'Brien, P.D., et al., </w:t>
      </w:r>
      <w:r w:rsidRPr="00EB1650">
        <w:rPr>
          <w:rFonts w:ascii="Times New Roman" w:hAnsi="Times New Roman" w:cs="Times New Roman"/>
          <w:i/>
          <w:sz w:val="24"/>
          <w:szCs w:val="24"/>
        </w:rPr>
        <w:t>Integrated lipidomic and transcriptomic analyses identify altered nerve triglycerides in mouse models of prediabetes and type 2 diabetes.</w:t>
      </w:r>
      <w:r w:rsidRPr="00EB1650">
        <w:rPr>
          <w:rFonts w:ascii="Times New Roman" w:hAnsi="Times New Roman" w:cs="Times New Roman"/>
          <w:sz w:val="24"/>
          <w:szCs w:val="24"/>
        </w:rPr>
        <w:t xml:space="preserve"> Dis Model Mech, 2020. </w:t>
      </w:r>
      <w:r w:rsidRPr="00EB1650">
        <w:rPr>
          <w:rFonts w:ascii="Times New Roman" w:hAnsi="Times New Roman" w:cs="Times New Roman"/>
          <w:b/>
          <w:sz w:val="24"/>
          <w:szCs w:val="24"/>
        </w:rPr>
        <w:t>13</w:t>
      </w:r>
      <w:r w:rsidRPr="00EB1650">
        <w:rPr>
          <w:rFonts w:ascii="Times New Roman" w:hAnsi="Times New Roman" w:cs="Times New Roman"/>
          <w:sz w:val="24"/>
          <w:szCs w:val="24"/>
        </w:rPr>
        <w:t>(2).</w:t>
      </w:r>
    </w:p>
    <w:p w14:paraId="1DA6F92B"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30.</w:t>
      </w:r>
      <w:r w:rsidRPr="00EB1650">
        <w:rPr>
          <w:rFonts w:ascii="Times New Roman" w:hAnsi="Times New Roman" w:cs="Times New Roman"/>
          <w:sz w:val="24"/>
          <w:szCs w:val="24"/>
        </w:rPr>
        <w:tab/>
        <w:t xml:space="preserve">Sas, K.M., et al., </w:t>
      </w:r>
      <w:r w:rsidRPr="00EB1650">
        <w:rPr>
          <w:rFonts w:ascii="Times New Roman" w:hAnsi="Times New Roman" w:cs="Times New Roman"/>
          <w:i/>
          <w:sz w:val="24"/>
          <w:szCs w:val="24"/>
        </w:rPr>
        <w:t>Tissue-specific metabolic reprogramming drives nutrient flux in diabetic complications.</w:t>
      </w:r>
      <w:r w:rsidRPr="00EB1650">
        <w:rPr>
          <w:rFonts w:ascii="Times New Roman" w:hAnsi="Times New Roman" w:cs="Times New Roman"/>
          <w:sz w:val="24"/>
          <w:szCs w:val="24"/>
        </w:rPr>
        <w:t xml:space="preserve"> JCI Insight, 2016. </w:t>
      </w:r>
      <w:r w:rsidRPr="00EB1650">
        <w:rPr>
          <w:rFonts w:ascii="Times New Roman" w:hAnsi="Times New Roman" w:cs="Times New Roman"/>
          <w:b/>
          <w:sz w:val="24"/>
          <w:szCs w:val="24"/>
        </w:rPr>
        <w:t>1</w:t>
      </w:r>
      <w:r w:rsidRPr="00EB1650">
        <w:rPr>
          <w:rFonts w:ascii="Times New Roman" w:hAnsi="Times New Roman" w:cs="Times New Roman"/>
          <w:sz w:val="24"/>
          <w:szCs w:val="24"/>
        </w:rPr>
        <w:t>(15): p. e86976.</w:t>
      </w:r>
    </w:p>
    <w:p w14:paraId="1868DA34"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31.</w:t>
      </w:r>
      <w:r w:rsidRPr="00EB1650">
        <w:rPr>
          <w:rFonts w:ascii="Times New Roman" w:hAnsi="Times New Roman" w:cs="Times New Roman"/>
          <w:sz w:val="24"/>
          <w:szCs w:val="24"/>
        </w:rPr>
        <w:tab/>
        <w:t xml:space="preserve">Sajic, M., et al., </w:t>
      </w:r>
      <w:r w:rsidRPr="00EB1650">
        <w:rPr>
          <w:rFonts w:ascii="Times New Roman" w:hAnsi="Times New Roman" w:cs="Times New Roman"/>
          <w:i/>
          <w:sz w:val="24"/>
          <w:szCs w:val="24"/>
        </w:rPr>
        <w:t>High Dietary Fat Consumption Impairs Axonal Mitochondrial Function In Vivo.</w:t>
      </w:r>
      <w:r w:rsidRPr="00EB1650">
        <w:rPr>
          <w:rFonts w:ascii="Times New Roman" w:hAnsi="Times New Roman" w:cs="Times New Roman"/>
          <w:sz w:val="24"/>
          <w:szCs w:val="24"/>
        </w:rPr>
        <w:t xml:space="preserve"> J Neurosci, 2021. </w:t>
      </w:r>
      <w:r w:rsidRPr="00EB1650">
        <w:rPr>
          <w:rFonts w:ascii="Times New Roman" w:hAnsi="Times New Roman" w:cs="Times New Roman"/>
          <w:b/>
          <w:sz w:val="24"/>
          <w:szCs w:val="24"/>
        </w:rPr>
        <w:t>41</w:t>
      </w:r>
      <w:r w:rsidRPr="00EB1650">
        <w:rPr>
          <w:rFonts w:ascii="Times New Roman" w:hAnsi="Times New Roman" w:cs="Times New Roman"/>
          <w:sz w:val="24"/>
          <w:szCs w:val="24"/>
        </w:rPr>
        <w:t>(19): p. 4321-4334.</w:t>
      </w:r>
    </w:p>
    <w:p w14:paraId="3754A300"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32.</w:t>
      </w:r>
      <w:r w:rsidRPr="00EB1650">
        <w:rPr>
          <w:rFonts w:ascii="Times New Roman" w:hAnsi="Times New Roman" w:cs="Times New Roman"/>
          <w:sz w:val="24"/>
          <w:szCs w:val="24"/>
        </w:rPr>
        <w:tab/>
        <w:t xml:space="preserve">O'Brien, P.D., et al., </w:t>
      </w:r>
      <w:r w:rsidRPr="00EB1650">
        <w:rPr>
          <w:rFonts w:ascii="Times New Roman" w:hAnsi="Times New Roman" w:cs="Times New Roman"/>
          <w:i/>
          <w:sz w:val="24"/>
          <w:szCs w:val="24"/>
        </w:rPr>
        <w:t>Juvenile murine models of prediabetes and type 2 diabetes develop neuropathy.</w:t>
      </w:r>
      <w:r w:rsidRPr="00EB1650">
        <w:rPr>
          <w:rFonts w:ascii="Times New Roman" w:hAnsi="Times New Roman" w:cs="Times New Roman"/>
          <w:sz w:val="24"/>
          <w:szCs w:val="24"/>
        </w:rPr>
        <w:t xml:space="preserve"> Dis Model Mech, 2018. </w:t>
      </w:r>
      <w:r w:rsidRPr="00EB1650">
        <w:rPr>
          <w:rFonts w:ascii="Times New Roman" w:hAnsi="Times New Roman" w:cs="Times New Roman"/>
          <w:b/>
          <w:sz w:val="24"/>
          <w:szCs w:val="24"/>
        </w:rPr>
        <w:t>11</w:t>
      </w:r>
      <w:r w:rsidRPr="00EB1650">
        <w:rPr>
          <w:rFonts w:ascii="Times New Roman" w:hAnsi="Times New Roman" w:cs="Times New Roman"/>
          <w:sz w:val="24"/>
          <w:szCs w:val="24"/>
        </w:rPr>
        <w:t>(12).</w:t>
      </w:r>
    </w:p>
    <w:p w14:paraId="35F88FD9"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33.</w:t>
      </w:r>
      <w:r w:rsidRPr="00EB1650">
        <w:rPr>
          <w:rFonts w:ascii="Times New Roman" w:hAnsi="Times New Roman" w:cs="Times New Roman"/>
          <w:sz w:val="24"/>
          <w:szCs w:val="24"/>
        </w:rPr>
        <w:tab/>
        <w:t xml:space="preserve">Sims-Robinson, C., et al., </w:t>
      </w:r>
      <w:r w:rsidRPr="00EB1650">
        <w:rPr>
          <w:rFonts w:ascii="Times New Roman" w:hAnsi="Times New Roman" w:cs="Times New Roman"/>
          <w:i/>
          <w:sz w:val="24"/>
          <w:szCs w:val="24"/>
        </w:rPr>
        <w:t>Dietary Reversal Ameliorates Short- and Long-Term Memory Deficits Induced by High-fat Diet Early in Life.</w:t>
      </w:r>
      <w:r w:rsidRPr="00EB1650">
        <w:rPr>
          <w:rFonts w:ascii="Times New Roman" w:hAnsi="Times New Roman" w:cs="Times New Roman"/>
          <w:sz w:val="24"/>
          <w:szCs w:val="24"/>
        </w:rPr>
        <w:t xml:space="preserve"> PLoS One, 2016. </w:t>
      </w:r>
      <w:r w:rsidRPr="00EB1650">
        <w:rPr>
          <w:rFonts w:ascii="Times New Roman" w:hAnsi="Times New Roman" w:cs="Times New Roman"/>
          <w:b/>
          <w:sz w:val="24"/>
          <w:szCs w:val="24"/>
        </w:rPr>
        <w:t>11</w:t>
      </w:r>
      <w:r w:rsidRPr="00EB1650">
        <w:rPr>
          <w:rFonts w:ascii="Times New Roman" w:hAnsi="Times New Roman" w:cs="Times New Roman"/>
          <w:sz w:val="24"/>
          <w:szCs w:val="24"/>
        </w:rPr>
        <w:t>(9): p. e0163883.</w:t>
      </w:r>
    </w:p>
    <w:p w14:paraId="4A427A4B"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34.</w:t>
      </w:r>
      <w:r w:rsidRPr="00EB1650">
        <w:rPr>
          <w:rFonts w:ascii="Times New Roman" w:hAnsi="Times New Roman" w:cs="Times New Roman"/>
          <w:sz w:val="24"/>
          <w:szCs w:val="24"/>
        </w:rPr>
        <w:tab/>
        <w:t xml:space="preserve">Hinder, L.M., et al., </w:t>
      </w:r>
      <w:r w:rsidRPr="00EB1650">
        <w:rPr>
          <w:rFonts w:ascii="Times New Roman" w:hAnsi="Times New Roman" w:cs="Times New Roman"/>
          <w:i/>
          <w:sz w:val="24"/>
          <w:szCs w:val="24"/>
        </w:rPr>
        <w:t>Dietary reversal of neuropathy in a murine model of prediabetes and metabolic syndrome.</w:t>
      </w:r>
      <w:r w:rsidRPr="00EB1650">
        <w:rPr>
          <w:rFonts w:ascii="Times New Roman" w:hAnsi="Times New Roman" w:cs="Times New Roman"/>
          <w:sz w:val="24"/>
          <w:szCs w:val="24"/>
        </w:rPr>
        <w:t xml:space="preserve"> Dis Model Mech, 2017. </w:t>
      </w:r>
      <w:r w:rsidRPr="00EB1650">
        <w:rPr>
          <w:rFonts w:ascii="Times New Roman" w:hAnsi="Times New Roman" w:cs="Times New Roman"/>
          <w:b/>
          <w:sz w:val="24"/>
          <w:szCs w:val="24"/>
        </w:rPr>
        <w:t>10</w:t>
      </w:r>
      <w:r w:rsidRPr="00EB1650">
        <w:rPr>
          <w:rFonts w:ascii="Times New Roman" w:hAnsi="Times New Roman" w:cs="Times New Roman"/>
          <w:sz w:val="24"/>
          <w:szCs w:val="24"/>
        </w:rPr>
        <w:t>(6): p. 717-725.</w:t>
      </w:r>
    </w:p>
    <w:p w14:paraId="3BDCDB1E"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35.</w:t>
      </w:r>
      <w:r w:rsidRPr="00EB1650">
        <w:rPr>
          <w:rFonts w:ascii="Times New Roman" w:hAnsi="Times New Roman" w:cs="Times New Roman"/>
          <w:sz w:val="24"/>
          <w:szCs w:val="24"/>
        </w:rPr>
        <w:tab/>
        <w:t xml:space="preserve">Parekh, P.I., et al., </w:t>
      </w:r>
      <w:r w:rsidRPr="00EB1650">
        <w:rPr>
          <w:rFonts w:ascii="Times New Roman" w:hAnsi="Times New Roman" w:cs="Times New Roman"/>
          <w:i/>
          <w:sz w:val="24"/>
          <w:szCs w:val="24"/>
        </w:rPr>
        <w:t>Reversal of diet-induced obesity and diabetes in C57BL/6J mice.</w:t>
      </w:r>
      <w:r w:rsidRPr="00EB1650">
        <w:rPr>
          <w:rFonts w:ascii="Times New Roman" w:hAnsi="Times New Roman" w:cs="Times New Roman"/>
          <w:sz w:val="24"/>
          <w:szCs w:val="24"/>
        </w:rPr>
        <w:t xml:space="preserve"> Metabolism, 1998. </w:t>
      </w:r>
      <w:r w:rsidRPr="00EB1650">
        <w:rPr>
          <w:rFonts w:ascii="Times New Roman" w:hAnsi="Times New Roman" w:cs="Times New Roman"/>
          <w:b/>
          <w:sz w:val="24"/>
          <w:szCs w:val="24"/>
        </w:rPr>
        <w:t>47</w:t>
      </w:r>
      <w:r w:rsidRPr="00EB1650">
        <w:rPr>
          <w:rFonts w:ascii="Times New Roman" w:hAnsi="Times New Roman" w:cs="Times New Roman"/>
          <w:sz w:val="24"/>
          <w:szCs w:val="24"/>
        </w:rPr>
        <w:t>(9): p. 1089-96.</w:t>
      </w:r>
    </w:p>
    <w:p w14:paraId="67451BF2"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36.</w:t>
      </w:r>
      <w:r w:rsidRPr="00EB1650">
        <w:rPr>
          <w:rFonts w:ascii="Times New Roman" w:hAnsi="Times New Roman" w:cs="Times New Roman"/>
          <w:sz w:val="24"/>
          <w:szCs w:val="24"/>
        </w:rPr>
        <w:tab/>
        <w:t xml:space="preserve">Rinnankoski-Tuikka, R., et al., </w:t>
      </w:r>
      <w:r w:rsidRPr="00EB1650">
        <w:rPr>
          <w:rFonts w:ascii="Times New Roman" w:hAnsi="Times New Roman" w:cs="Times New Roman"/>
          <w:i/>
          <w:sz w:val="24"/>
          <w:szCs w:val="24"/>
        </w:rPr>
        <w:t>Lipid droplet-associated proteins in high-fat fed mice with the effects of voluntary running and diet change.</w:t>
      </w:r>
      <w:r w:rsidRPr="00EB1650">
        <w:rPr>
          <w:rFonts w:ascii="Times New Roman" w:hAnsi="Times New Roman" w:cs="Times New Roman"/>
          <w:sz w:val="24"/>
          <w:szCs w:val="24"/>
        </w:rPr>
        <w:t xml:space="preserve"> Metabolism, 2014. </w:t>
      </w:r>
      <w:r w:rsidRPr="00EB1650">
        <w:rPr>
          <w:rFonts w:ascii="Times New Roman" w:hAnsi="Times New Roman" w:cs="Times New Roman"/>
          <w:b/>
          <w:sz w:val="24"/>
          <w:szCs w:val="24"/>
        </w:rPr>
        <w:t>63</w:t>
      </w:r>
      <w:r w:rsidRPr="00EB1650">
        <w:rPr>
          <w:rFonts w:ascii="Times New Roman" w:hAnsi="Times New Roman" w:cs="Times New Roman"/>
          <w:sz w:val="24"/>
          <w:szCs w:val="24"/>
        </w:rPr>
        <w:t>(8): p. 1031-40.</w:t>
      </w:r>
    </w:p>
    <w:p w14:paraId="075224D7"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lastRenderedPageBreak/>
        <w:t>37.</w:t>
      </w:r>
      <w:r w:rsidRPr="00EB1650">
        <w:rPr>
          <w:rFonts w:ascii="Times New Roman" w:hAnsi="Times New Roman" w:cs="Times New Roman"/>
          <w:sz w:val="24"/>
          <w:szCs w:val="24"/>
        </w:rPr>
        <w:tab/>
        <w:t xml:space="preserve">Hatzidis, A., et al., </w:t>
      </w:r>
      <w:r w:rsidRPr="00EB1650">
        <w:rPr>
          <w:rFonts w:ascii="Times New Roman" w:hAnsi="Times New Roman" w:cs="Times New Roman"/>
          <w:i/>
          <w:sz w:val="24"/>
          <w:szCs w:val="24"/>
        </w:rPr>
        <w:t>Removal of a high-fat diet, but not voluntary exercise, reverses obesity and diabetic-like symptoms in male C57BL/6J mice.</w:t>
      </w:r>
      <w:r w:rsidRPr="00EB1650">
        <w:rPr>
          <w:rFonts w:ascii="Times New Roman" w:hAnsi="Times New Roman" w:cs="Times New Roman"/>
          <w:sz w:val="24"/>
          <w:szCs w:val="24"/>
        </w:rPr>
        <w:t xml:space="preserve"> Hormones (Athens), 2017. </w:t>
      </w:r>
      <w:r w:rsidRPr="00EB1650">
        <w:rPr>
          <w:rFonts w:ascii="Times New Roman" w:hAnsi="Times New Roman" w:cs="Times New Roman"/>
          <w:b/>
          <w:sz w:val="24"/>
          <w:szCs w:val="24"/>
        </w:rPr>
        <w:t>16</w:t>
      </w:r>
      <w:r w:rsidRPr="00EB1650">
        <w:rPr>
          <w:rFonts w:ascii="Times New Roman" w:hAnsi="Times New Roman" w:cs="Times New Roman"/>
          <w:sz w:val="24"/>
          <w:szCs w:val="24"/>
        </w:rPr>
        <w:t>(1): p. 62-74.</w:t>
      </w:r>
    </w:p>
    <w:p w14:paraId="2D9C8931" w14:textId="77777777" w:rsidR="00E2182D" w:rsidRPr="00EB1650" w:rsidRDefault="00E2182D" w:rsidP="00EB1650">
      <w:pPr>
        <w:pStyle w:val="EndNoteBibliography"/>
        <w:spacing w:after="120"/>
        <w:ind w:left="720" w:hanging="720"/>
        <w:rPr>
          <w:rFonts w:ascii="Times New Roman" w:hAnsi="Times New Roman" w:cs="Times New Roman"/>
          <w:i/>
          <w:sz w:val="24"/>
          <w:szCs w:val="24"/>
        </w:rPr>
      </w:pPr>
      <w:r w:rsidRPr="00EB1650">
        <w:rPr>
          <w:rFonts w:ascii="Times New Roman" w:hAnsi="Times New Roman" w:cs="Times New Roman"/>
          <w:sz w:val="24"/>
          <w:szCs w:val="24"/>
        </w:rPr>
        <w:t>38.</w:t>
      </w:r>
      <w:r w:rsidRPr="00EB1650">
        <w:rPr>
          <w:rFonts w:ascii="Times New Roman" w:hAnsi="Times New Roman" w:cs="Times New Roman"/>
          <w:sz w:val="24"/>
          <w:szCs w:val="24"/>
        </w:rPr>
        <w:tab/>
        <w:t xml:space="preserve">Jaisil, P., et al., </w:t>
      </w:r>
      <w:r w:rsidRPr="00EB1650">
        <w:rPr>
          <w:rFonts w:ascii="Times New Roman" w:hAnsi="Times New Roman" w:cs="Times New Roman"/>
          <w:i/>
          <w:sz w:val="24"/>
          <w:szCs w:val="24"/>
        </w:rPr>
        <w:t>Dietary and exercise interventions improve cognition and alter hippocampal transcriptome in a metabolic syndrome mouse model, submitted, 2024.</w:t>
      </w:r>
    </w:p>
    <w:p w14:paraId="31683630"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39.</w:t>
      </w:r>
      <w:r w:rsidRPr="00EB1650">
        <w:rPr>
          <w:rFonts w:ascii="Times New Roman" w:hAnsi="Times New Roman" w:cs="Times New Roman"/>
          <w:sz w:val="24"/>
          <w:szCs w:val="24"/>
        </w:rPr>
        <w:tab/>
        <w:t xml:space="preserve">Eid, S.A., et al., </w:t>
      </w:r>
      <w:r w:rsidRPr="00EB1650">
        <w:rPr>
          <w:rFonts w:ascii="Times New Roman" w:hAnsi="Times New Roman" w:cs="Times New Roman"/>
          <w:i/>
          <w:sz w:val="24"/>
          <w:szCs w:val="24"/>
        </w:rPr>
        <w:t>High-Intensity Interval Training, Caloric Restriction, or Their Combination Have Beneficial Effects on Metabolically Acquired Peripheral Neuropathy.</w:t>
      </w:r>
      <w:r w:rsidRPr="00EB1650">
        <w:rPr>
          <w:rFonts w:ascii="Times New Roman" w:hAnsi="Times New Roman" w:cs="Times New Roman"/>
          <w:sz w:val="24"/>
          <w:szCs w:val="24"/>
        </w:rPr>
        <w:t xml:space="preserve"> Diabetes, 2024. </w:t>
      </w:r>
      <w:r w:rsidRPr="00EB1650">
        <w:rPr>
          <w:rFonts w:ascii="Times New Roman" w:hAnsi="Times New Roman" w:cs="Times New Roman"/>
          <w:b/>
          <w:sz w:val="24"/>
          <w:szCs w:val="24"/>
        </w:rPr>
        <w:t>73</w:t>
      </w:r>
      <w:r w:rsidRPr="00EB1650">
        <w:rPr>
          <w:rFonts w:ascii="Times New Roman" w:hAnsi="Times New Roman" w:cs="Times New Roman"/>
          <w:sz w:val="24"/>
          <w:szCs w:val="24"/>
        </w:rPr>
        <w:t>(11): p. 1895-1907.</w:t>
      </w:r>
    </w:p>
    <w:p w14:paraId="6DAC71BE"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40.</w:t>
      </w:r>
      <w:r w:rsidRPr="00EB1650">
        <w:rPr>
          <w:rFonts w:ascii="Times New Roman" w:hAnsi="Times New Roman" w:cs="Times New Roman"/>
          <w:sz w:val="24"/>
          <w:szCs w:val="24"/>
        </w:rPr>
        <w:tab/>
        <w:t xml:space="preserve">Swift, D.L., et al., </w:t>
      </w:r>
      <w:r w:rsidRPr="00EB1650">
        <w:rPr>
          <w:rFonts w:ascii="Times New Roman" w:hAnsi="Times New Roman" w:cs="Times New Roman"/>
          <w:i/>
          <w:sz w:val="24"/>
          <w:szCs w:val="24"/>
        </w:rPr>
        <w:t>The role of exercise and physical activity in weight loss and maintenance.</w:t>
      </w:r>
      <w:r w:rsidRPr="00EB1650">
        <w:rPr>
          <w:rFonts w:ascii="Times New Roman" w:hAnsi="Times New Roman" w:cs="Times New Roman"/>
          <w:sz w:val="24"/>
          <w:szCs w:val="24"/>
        </w:rPr>
        <w:t xml:space="preserve"> Prog Cardiovasc Dis, 2014. </w:t>
      </w:r>
      <w:r w:rsidRPr="00EB1650">
        <w:rPr>
          <w:rFonts w:ascii="Times New Roman" w:hAnsi="Times New Roman" w:cs="Times New Roman"/>
          <w:b/>
          <w:sz w:val="24"/>
          <w:szCs w:val="24"/>
        </w:rPr>
        <w:t>56</w:t>
      </w:r>
      <w:r w:rsidRPr="00EB1650">
        <w:rPr>
          <w:rFonts w:ascii="Times New Roman" w:hAnsi="Times New Roman" w:cs="Times New Roman"/>
          <w:sz w:val="24"/>
          <w:szCs w:val="24"/>
        </w:rPr>
        <w:t>(4): p. 441-7.</w:t>
      </w:r>
    </w:p>
    <w:p w14:paraId="50A8841D"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41.</w:t>
      </w:r>
      <w:r w:rsidRPr="00EB1650">
        <w:rPr>
          <w:rFonts w:ascii="Times New Roman" w:hAnsi="Times New Roman" w:cs="Times New Roman"/>
          <w:sz w:val="24"/>
          <w:szCs w:val="24"/>
        </w:rPr>
        <w:tab/>
        <w:t xml:space="preserve">Oppert, J.M., C. Ciangura, and A. Bellicha, </w:t>
      </w:r>
      <w:r w:rsidRPr="00EB1650">
        <w:rPr>
          <w:rFonts w:ascii="Times New Roman" w:hAnsi="Times New Roman" w:cs="Times New Roman"/>
          <w:i/>
          <w:sz w:val="24"/>
          <w:szCs w:val="24"/>
        </w:rPr>
        <w:t>Physical activity and exercise for weight loss and maintenance in people living with obesity.</w:t>
      </w:r>
      <w:r w:rsidRPr="00EB1650">
        <w:rPr>
          <w:rFonts w:ascii="Times New Roman" w:hAnsi="Times New Roman" w:cs="Times New Roman"/>
          <w:sz w:val="24"/>
          <w:szCs w:val="24"/>
        </w:rPr>
        <w:t xml:space="preserve"> Rev Endocr Metab Disord, 2023. </w:t>
      </w:r>
      <w:r w:rsidRPr="00EB1650">
        <w:rPr>
          <w:rFonts w:ascii="Times New Roman" w:hAnsi="Times New Roman" w:cs="Times New Roman"/>
          <w:b/>
          <w:sz w:val="24"/>
          <w:szCs w:val="24"/>
        </w:rPr>
        <w:t>24</w:t>
      </w:r>
      <w:r w:rsidRPr="00EB1650">
        <w:rPr>
          <w:rFonts w:ascii="Times New Roman" w:hAnsi="Times New Roman" w:cs="Times New Roman"/>
          <w:sz w:val="24"/>
          <w:szCs w:val="24"/>
        </w:rPr>
        <w:t>(5): p. 937-949.</w:t>
      </w:r>
    </w:p>
    <w:p w14:paraId="4A453A97"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42.</w:t>
      </w:r>
      <w:r w:rsidRPr="00EB1650">
        <w:rPr>
          <w:rFonts w:ascii="Times New Roman" w:hAnsi="Times New Roman" w:cs="Times New Roman"/>
          <w:sz w:val="24"/>
          <w:szCs w:val="24"/>
        </w:rPr>
        <w:tab/>
        <w:t xml:space="preserve">Balducci, S., et al., </w:t>
      </w:r>
      <w:r w:rsidRPr="00EB1650">
        <w:rPr>
          <w:rFonts w:ascii="Times New Roman" w:hAnsi="Times New Roman" w:cs="Times New Roman"/>
          <w:i/>
          <w:sz w:val="24"/>
          <w:szCs w:val="24"/>
        </w:rPr>
        <w:t>Changes in physical fitness predict improvements in modifiable cardiovascular risk factors independently of body weight loss in subjects with type 2 diabetes participating in the Italian Diabetes and Exercise Study (IDES).</w:t>
      </w:r>
      <w:r w:rsidRPr="00EB1650">
        <w:rPr>
          <w:rFonts w:ascii="Times New Roman" w:hAnsi="Times New Roman" w:cs="Times New Roman"/>
          <w:sz w:val="24"/>
          <w:szCs w:val="24"/>
        </w:rPr>
        <w:t xml:space="preserve"> Diabetes Care, 2012. </w:t>
      </w:r>
      <w:r w:rsidRPr="00EB1650">
        <w:rPr>
          <w:rFonts w:ascii="Times New Roman" w:hAnsi="Times New Roman" w:cs="Times New Roman"/>
          <w:b/>
          <w:sz w:val="24"/>
          <w:szCs w:val="24"/>
        </w:rPr>
        <w:t>35</w:t>
      </w:r>
      <w:r w:rsidRPr="00EB1650">
        <w:rPr>
          <w:rFonts w:ascii="Times New Roman" w:hAnsi="Times New Roman" w:cs="Times New Roman"/>
          <w:sz w:val="24"/>
          <w:szCs w:val="24"/>
        </w:rPr>
        <w:t>(6): p. 1347-54.</w:t>
      </w:r>
    </w:p>
    <w:p w14:paraId="1BF7D62F"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43.</w:t>
      </w:r>
      <w:r w:rsidRPr="00EB1650">
        <w:rPr>
          <w:rFonts w:ascii="Times New Roman" w:hAnsi="Times New Roman" w:cs="Times New Roman"/>
          <w:sz w:val="24"/>
          <w:szCs w:val="24"/>
        </w:rPr>
        <w:tab/>
        <w:t xml:space="preserve">Slentz, C.A., et al., </w:t>
      </w:r>
      <w:r w:rsidRPr="00EB1650">
        <w:rPr>
          <w:rFonts w:ascii="Times New Roman" w:hAnsi="Times New Roman" w:cs="Times New Roman"/>
          <w:i/>
          <w:sz w:val="24"/>
          <w:szCs w:val="24"/>
        </w:rPr>
        <w:t>Effects of exercise training alone vs a combined exercise and nutritional lifestyle intervention on glucose homeostasis in prediabetic individuals: a randomised controlled trial.</w:t>
      </w:r>
      <w:r w:rsidRPr="00EB1650">
        <w:rPr>
          <w:rFonts w:ascii="Times New Roman" w:hAnsi="Times New Roman" w:cs="Times New Roman"/>
          <w:sz w:val="24"/>
          <w:szCs w:val="24"/>
        </w:rPr>
        <w:t xml:space="preserve"> Diabetologia, 2016. </w:t>
      </w:r>
      <w:r w:rsidRPr="00EB1650">
        <w:rPr>
          <w:rFonts w:ascii="Times New Roman" w:hAnsi="Times New Roman" w:cs="Times New Roman"/>
          <w:b/>
          <w:sz w:val="24"/>
          <w:szCs w:val="24"/>
        </w:rPr>
        <w:t>59</w:t>
      </w:r>
      <w:r w:rsidRPr="00EB1650">
        <w:rPr>
          <w:rFonts w:ascii="Times New Roman" w:hAnsi="Times New Roman" w:cs="Times New Roman"/>
          <w:sz w:val="24"/>
          <w:szCs w:val="24"/>
        </w:rPr>
        <w:t>(10): p. 2088-98.</w:t>
      </w:r>
    </w:p>
    <w:p w14:paraId="73BF5945"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44.</w:t>
      </w:r>
      <w:r w:rsidRPr="00EB1650">
        <w:rPr>
          <w:rFonts w:ascii="Times New Roman" w:hAnsi="Times New Roman" w:cs="Times New Roman"/>
          <w:sz w:val="24"/>
          <w:szCs w:val="24"/>
        </w:rPr>
        <w:tab/>
        <w:t xml:space="preserve">Verheggen, R.J., et al., </w:t>
      </w:r>
      <w:r w:rsidRPr="00EB1650">
        <w:rPr>
          <w:rFonts w:ascii="Times New Roman" w:hAnsi="Times New Roman" w:cs="Times New Roman"/>
          <w:i/>
          <w:sz w:val="24"/>
          <w:szCs w:val="24"/>
        </w:rPr>
        <w:t>A systematic review and meta-analysis on the effects of exercise training versus hypocaloric diet: distinct effects on body weight and visceral adipose tissue.</w:t>
      </w:r>
      <w:r w:rsidRPr="00EB1650">
        <w:rPr>
          <w:rFonts w:ascii="Times New Roman" w:hAnsi="Times New Roman" w:cs="Times New Roman"/>
          <w:sz w:val="24"/>
          <w:szCs w:val="24"/>
        </w:rPr>
        <w:t xml:space="preserve"> Obes Rev, 2016. </w:t>
      </w:r>
      <w:r w:rsidRPr="00EB1650">
        <w:rPr>
          <w:rFonts w:ascii="Times New Roman" w:hAnsi="Times New Roman" w:cs="Times New Roman"/>
          <w:b/>
          <w:sz w:val="24"/>
          <w:szCs w:val="24"/>
        </w:rPr>
        <w:t>17</w:t>
      </w:r>
      <w:r w:rsidRPr="00EB1650">
        <w:rPr>
          <w:rFonts w:ascii="Times New Roman" w:hAnsi="Times New Roman" w:cs="Times New Roman"/>
          <w:sz w:val="24"/>
          <w:szCs w:val="24"/>
        </w:rPr>
        <w:t>(8): p. 664-90.</w:t>
      </w:r>
    </w:p>
    <w:p w14:paraId="0CB2B035"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45.</w:t>
      </w:r>
      <w:r w:rsidRPr="00EB1650">
        <w:rPr>
          <w:rFonts w:ascii="Times New Roman" w:hAnsi="Times New Roman" w:cs="Times New Roman"/>
          <w:sz w:val="24"/>
          <w:szCs w:val="24"/>
        </w:rPr>
        <w:tab/>
        <w:t xml:space="preserve">Li, M., et al., </w:t>
      </w:r>
      <w:r w:rsidRPr="00EB1650">
        <w:rPr>
          <w:rFonts w:ascii="Times New Roman" w:hAnsi="Times New Roman" w:cs="Times New Roman"/>
          <w:i/>
          <w:sz w:val="24"/>
          <w:szCs w:val="24"/>
        </w:rPr>
        <w:t>Effect of 5:2 Regimens: Energy-Restricted Diet or Low-Volume High-Intensity Interval Training Combined With Resistance Exercise on Glycemic Control and Cardiometabolic Health in Adults With Overweight/Obesity and Type 2 Diabetes: A Three-Arm Randomized Controlled Trial.</w:t>
      </w:r>
      <w:r w:rsidRPr="00EB1650">
        <w:rPr>
          <w:rFonts w:ascii="Times New Roman" w:hAnsi="Times New Roman" w:cs="Times New Roman"/>
          <w:sz w:val="24"/>
          <w:szCs w:val="24"/>
        </w:rPr>
        <w:t xml:space="preserve"> Diabetes Care, 2024. </w:t>
      </w:r>
      <w:r w:rsidRPr="00EB1650">
        <w:rPr>
          <w:rFonts w:ascii="Times New Roman" w:hAnsi="Times New Roman" w:cs="Times New Roman"/>
          <w:b/>
          <w:sz w:val="24"/>
          <w:szCs w:val="24"/>
        </w:rPr>
        <w:t>47</w:t>
      </w:r>
      <w:r w:rsidRPr="00EB1650">
        <w:rPr>
          <w:rFonts w:ascii="Times New Roman" w:hAnsi="Times New Roman" w:cs="Times New Roman"/>
          <w:sz w:val="24"/>
          <w:szCs w:val="24"/>
        </w:rPr>
        <w:t>(6): p. 1074-1083.</w:t>
      </w:r>
    </w:p>
    <w:p w14:paraId="1329D713"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46.</w:t>
      </w:r>
      <w:r w:rsidRPr="00EB1650">
        <w:rPr>
          <w:rFonts w:ascii="Times New Roman" w:hAnsi="Times New Roman" w:cs="Times New Roman"/>
          <w:sz w:val="24"/>
          <w:szCs w:val="24"/>
        </w:rPr>
        <w:tab/>
        <w:t xml:space="preserve">Isath, A., et al., </w:t>
      </w:r>
      <w:r w:rsidRPr="00EB1650">
        <w:rPr>
          <w:rFonts w:ascii="Times New Roman" w:hAnsi="Times New Roman" w:cs="Times New Roman"/>
          <w:i/>
          <w:sz w:val="24"/>
          <w:szCs w:val="24"/>
        </w:rPr>
        <w:t>Exercise and cardiovascular health: A state-of-the-art review.</w:t>
      </w:r>
      <w:r w:rsidRPr="00EB1650">
        <w:rPr>
          <w:rFonts w:ascii="Times New Roman" w:hAnsi="Times New Roman" w:cs="Times New Roman"/>
          <w:sz w:val="24"/>
          <w:szCs w:val="24"/>
        </w:rPr>
        <w:t xml:space="preserve"> Prog Cardiovasc Dis, 2023. </w:t>
      </w:r>
      <w:r w:rsidRPr="00EB1650">
        <w:rPr>
          <w:rFonts w:ascii="Times New Roman" w:hAnsi="Times New Roman" w:cs="Times New Roman"/>
          <w:b/>
          <w:sz w:val="24"/>
          <w:szCs w:val="24"/>
        </w:rPr>
        <w:t>79</w:t>
      </w:r>
      <w:r w:rsidRPr="00EB1650">
        <w:rPr>
          <w:rFonts w:ascii="Times New Roman" w:hAnsi="Times New Roman" w:cs="Times New Roman"/>
          <w:sz w:val="24"/>
          <w:szCs w:val="24"/>
        </w:rPr>
        <w:t>: p. 44-52.</w:t>
      </w:r>
    </w:p>
    <w:p w14:paraId="170485DF"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47.</w:t>
      </w:r>
      <w:r w:rsidRPr="00EB1650">
        <w:rPr>
          <w:rFonts w:ascii="Times New Roman" w:hAnsi="Times New Roman" w:cs="Times New Roman"/>
          <w:sz w:val="24"/>
          <w:szCs w:val="24"/>
        </w:rPr>
        <w:tab/>
        <w:t xml:space="preserve">Hillman, C.H., K.I. Erickson, and A.F. Kramer, </w:t>
      </w:r>
      <w:r w:rsidRPr="00EB1650">
        <w:rPr>
          <w:rFonts w:ascii="Times New Roman" w:hAnsi="Times New Roman" w:cs="Times New Roman"/>
          <w:i/>
          <w:sz w:val="24"/>
          <w:szCs w:val="24"/>
        </w:rPr>
        <w:t>Be smart, exercise your heart: exercise effects on brain and cognition.</w:t>
      </w:r>
      <w:r w:rsidRPr="00EB1650">
        <w:rPr>
          <w:rFonts w:ascii="Times New Roman" w:hAnsi="Times New Roman" w:cs="Times New Roman"/>
          <w:sz w:val="24"/>
          <w:szCs w:val="24"/>
        </w:rPr>
        <w:t xml:space="preserve"> Nat Rev Neurosci, 2008. </w:t>
      </w:r>
      <w:r w:rsidRPr="00EB1650">
        <w:rPr>
          <w:rFonts w:ascii="Times New Roman" w:hAnsi="Times New Roman" w:cs="Times New Roman"/>
          <w:b/>
          <w:sz w:val="24"/>
          <w:szCs w:val="24"/>
        </w:rPr>
        <w:t>9</w:t>
      </w:r>
      <w:r w:rsidRPr="00EB1650">
        <w:rPr>
          <w:rFonts w:ascii="Times New Roman" w:hAnsi="Times New Roman" w:cs="Times New Roman"/>
          <w:sz w:val="24"/>
          <w:szCs w:val="24"/>
        </w:rPr>
        <w:t>(1): p. 58-65.</w:t>
      </w:r>
    </w:p>
    <w:p w14:paraId="58432E1E"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48.</w:t>
      </w:r>
      <w:r w:rsidRPr="00EB1650">
        <w:rPr>
          <w:rFonts w:ascii="Times New Roman" w:hAnsi="Times New Roman" w:cs="Times New Roman"/>
          <w:sz w:val="24"/>
          <w:szCs w:val="24"/>
        </w:rPr>
        <w:tab/>
        <w:t xml:space="preserve">Bennett, W.C., et al., </w:t>
      </w:r>
      <w:r w:rsidRPr="00EB1650">
        <w:rPr>
          <w:rFonts w:ascii="Times New Roman" w:hAnsi="Times New Roman" w:cs="Times New Roman"/>
          <w:i/>
          <w:sz w:val="24"/>
          <w:szCs w:val="24"/>
        </w:rPr>
        <w:t>Effects of exercise amount and intensity versus a combined exercise and lifestyle intervention on metabolic syndrome in adults with prediabetes: a STRRIDE-PD randomized trial.</w:t>
      </w:r>
      <w:r w:rsidRPr="00EB1650">
        <w:rPr>
          <w:rFonts w:ascii="Times New Roman" w:hAnsi="Times New Roman" w:cs="Times New Roman"/>
          <w:sz w:val="24"/>
          <w:szCs w:val="24"/>
        </w:rPr>
        <w:t xml:space="preserve"> Front Physiol, 2023. </w:t>
      </w:r>
      <w:r w:rsidRPr="00EB1650">
        <w:rPr>
          <w:rFonts w:ascii="Times New Roman" w:hAnsi="Times New Roman" w:cs="Times New Roman"/>
          <w:b/>
          <w:sz w:val="24"/>
          <w:szCs w:val="24"/>
        </w:rPr>
        <w:t>14</w:t>
      </w:r>
      <w:r w:rsidRPr="00EB1650">
        <w:rPr>
          <w:rFonts w:ascii="Times New Roman" w:hAnsi="Times New Roman" w:cs="Times New Roman"/>
          <w:sz w:val="24"/>
          <w:szCs w:val="24"/>
        </w:rPr>
        <w:t>: p. 1199763.</w:t>
      </w:r>
    </w:p>
    <w:p w14:paraId="3A60C429"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49.</w:t>
      </w:r>
      <w:r w:rsidRPr="00EB1650">
        <w:rPr>
          <w:rFonts w:ascii="Times New Roman" w:hAnsi="Times New Roman" w:cs="Times New Roman"/>
          <w:sz w:val="24"/>
          <w:szCs w:val="24"/>
        </w:rPr>
        <w:tab/>
        <w:t xml:space="preserve">Soltani, S., et al., </w:t>
      </w:r>
      <w:r w:rsidRPr="00EB1650">
        <w:rPr>
          <w:rFonts w:ascii="Times New Roman" w:hAnsi="Times New Roman" w:cs="Times New Roman"/>
          <w:i/>
          <w:sz w:val="24"/>
          <w:szCs w:val="24"/>
        </w:rPr>
        <w:t>The Effect of Aerobic or Resistance Exercise Combined With a Low-Calorie Diet Versus Diet Alone on Cardiometabolic Outcomes in Adults with Overweight and Obesity: A Systematic Review and Meta-Analysis.</w:t>
      </w:r>
      <w:r w:rsidRPr="00EB1650">
        <w:rPr>
          <w:rFonts w:ascii="Times New Roman" w:hAnsi="Times New Roman" w:cs="Times New Roman"/>
          <w:sz w:val="24"/>
          <w:szCs w:val="24"/>
        </w:rPr>
        <w:t xml:space="preserve"> Nutr Rev, 2025.</w:t>
      </w:r>
    </w:p>
    <w:p w14:paraId="3A8B71F5"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50.</w:t>
      </w:r>
      <w:r w:rsidRPr="00EB1650">
        <w:rPr>
          <w:rFonts w:ascii="Times New Roman" w:hAnsi="Times New Roman" w:cs="Times New Roman"/>
          <w:sz w:val="24"/>
          <w:szCs w:val="24"/>
        </w:rPr>
        <w:tab/>
        <w:t xml:space="preserve">Beaulieu, K., P. Oustric, and G. Finlayson, </w:t>
      </w:r>
      <w:r w:rsidRPr="00EB1650">
        <w:rPr>
          <w:rFonts w:ascii="Times New Roman" w:hAnsi="Times New Roman" w:cs="Times New Roman"/>
          <w:i/>
          <w:sz w:val="24"/>
          <w:szCs w:val="24"/>
        </w:rPr>
        <w:t>The Impact of Physical Activity on Food Reward: Review and Conceptual Synthesis of Evidence from Observational, Acute, and Chronic Exercise Training Studies.</w:t>
      </w:r>
      <w:r w:rsidRPr="00EB1650">
        <w:rPr>
          <w:rFonts w:ascii="Times New Roman" w:hAnsi="Times New Roman" w:cs="Times New Roman"/>
          <w:sz w:val="24"/>
          <w:szCs w:val="24"/>
        </w:rPr>
        <w:t xml:space="preserve"> Curr Obes Rep, 2020. </w:t>
      </w:r>
      <w:r w:rsidRPr="00EB1650">
        <w:rPr>
          <w:rFonts w:ascii="Times New Roman" w:hAnsi="Times New Roman" w:cs="Times New Roman"/>
          <w:b/>
          <w:sz w:val="24"/>
          <w:szCs w:val="24"/>
        </w:rPr>
        <w:t>9</w:t>
      </w:r>
      <w:r w:rsidRPr="00EB1650">
        <w:rPr>
          <w:rFonts w:ascii="Times New Roman" w:hAnsi="Times New Roman" w:cs="Times New Roman"/>
          <w:sz w:val="24"/>
          <w:szCs w:val="24"/>
        </w:rPr>
        <w:t>(2): p. 63-80.</w:t>
      </w:r>
    </w:p>
    <w:p w14:paraId="76A75FC0"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lastRenderedPageBreak/>
        <w:t>51.</w:t>
      </w:r>
      <w:r w:rsidRPr="00EB1650">
        <w:rPr>
          <w:rFonts w:ascii="Times New Roman" w:hAnsi="Times New Roman" w:cs="Times New Roman"/>
          <w:sz w:val="24"/>
          <w:szCs w:val="24"/>
        </w:rPr>
        <w:tab/>
        <w:t xml:space="preserve">Hubner, S., J.B. Boron, and K. Koehler, </w:t>
      </w:r>
      <w:r w:rsidRPr="00EB1650">
        <w:rPr>
          <w:rFonts w:ascii="Times New Roman" w:hAnsi="Times New Roman" w:cs="Times New Roman"/>
          <w:i/>
          <w:sz w:val="24"/>
          <w:szCs w:val="24"/>
        </w:rPr>
        <w:t>The Effects of Exercise on Appetite in Older Adults: A Systematic Review and Meta-Analysis.</w:t>
      </w:r>
      <w:r w:rsidRPr="00EB1650">
        <w:rPr>
          <w:rFonts w:ascii="Times New Roman" w:hAnsi="Times New Roman" w:cs="Times New Roman"/>
          <w:sz w:val="24"/>
          <w:szCs w:val="24"/>
        </w:rPr>
        <w:t xml:space="preserve"> Front Nutr, 2021. </w:t>
      </w:r>
      <w:r w:rsidRPr="00EB1650">
        <w:rPr>
          <w:rFonts w:ascii="Times New Roman" w:hAnsi="Times New Roman" w:cs="Times New Roman"/>
          <w:b/>
          <w:sz w:val="24"/>
          <w:szCs w:val="24"/>
        </w:rPr>
        <w:t>8</w:t>
      </w:r>
      <w:r w:rsidRPr="00EB1650">
        <w:rPr>
          <w:rFonts w:ascii="Times New Roman" w:hAnsi="Times New Roman" w:cs="Times New Roman"/>
          <w:sz w:val="24"/>
          <w:szCs w:val="24"/>
        </w:rPr>
        <w:t>: p. 734267.</w:t>
      </w:r>
    </w:p>
    <w:p w14:paraId="1D3830C3"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52.</w:t>
      </w:r>
      <w:r w:rsidRPr="00EB1650">
        <w:rPr>
          <w:rFonts w:ascii="Times New Roman" w:hAnsi="Times New Roman" w:cs="Times New Roman"/>
          <w:sz w:val="24"/>
          <w:szCs w:val="24"/>
        </w:rPr>
        <w:tab/>
        <w:t xml:space="preserve">Coppey, L.J., et al., </w:t>
      </w:r>
      <w:r w:rsidRPr="00EB1650">
        <w:rPr>
          <w:rFonts w:ascii="Times New Roman" w:hAnsi="Times New Roman" w:cs="Times New Roman"/>
          <w:i/>
          <w:sz w:val="24"/>
          <w:szCs w:val="24"/>
        </w:rPr>
        <w:t>Determination of peripheral neuropathy in high-fat diet fed low-dose streptozotocin-treated female C57Bl/6J mice and Sprague-Dawley rats.</w:t>
      </w:r>
      <w:r w:rsidRPr="00EB1650">
        <w:rPr>
          <w:rFonts w:ascii="Times New Roman" w:hAnsi="Times New Roman" w:cs="Times New Roman"/>
          <w:sz w:val="24"/>
          <w:szCs w:val="24"/>
        </w:rPr>
        <w:t xml:space="preserve"> J Diabetes Investig, 2018. </w:t>
      </w:r>
      <w:r w:rsidRPr="00EB1650">
        <w:rPr>
          <w:rFonts w:ascii="Times New Roman" w:hAnsi="Times New Roman" w:cs="Times New Roman"/>
          <w:b/>
          <w:sz w:val="24"/>
          <w:szCs w:val="24"/>
        </w:rPr>
        <w:t>9</w:t>
      </w:r>
      <w:r w:rsidRPr="00EB1650">
        <w:rPr>
          <w:rFonts w:ascii="Times New Roman" w:hAnsi="Times New Roman" w:cs="Times New Roman"/>
          <w:sz w:val="24"/>
          <w:szCs w:val="24"/>
        </w:rPr>
        <w:t>(5): p. 1033-1040.</w:t>
      </w:r>
    </w:p>
    <w:p w14:paraId="03CF7AA4"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53.</w:t>
      </w:r>
      <w:r w:rsidRPr="00EB1650">
        <w:rPr>
          <w:rFonts w:ascii="Times New Roman" w:hAnsi="Times New Roman" w:cs="Times New Roman"/>
          <w:sz w:val="24"/>
          <w:szCs w:val="24"/>
        </w:rPr>
        <w:tab/>
        <w:t xml:space="preserve">Obrosova, I.G., et al., </w:t>
      </w:r>
      <w:r w:rsidRPr="00EB1650">
        <w:rPr>
          <w:rFonts w:ascii="Times New Roman" w:hAnsi="Times New Roman" w:cs="Times New Roman"/>
          <w:i/>
          <w:sz w:val="24"/>
          <w:szCs w:val="24"/>
        </w:rPr>
        <w:t>High-fat diet induced neuropathy of pre-diabetes and obesity: effects of "healthy" diet and aldose reductase inhibition.</w:t>
      </w:r>
      <w:r w:rsidRPr="00EB1650">
        <w:rPr>
          <w:rFonts w:ascii="Times New Roman" w:hAnsi="Times New Roman" w:cs="Times New Roman"/>
          <w:sz w:val="24"/>
          <w:szCs w:val="24"/>
        </w:rPr>
        <w:t xml:space="preserve"> Diabetes, 2007. </w:t>
      </w:r>
      <w:r w:rsidRPr="00EB1650">
        <w:rPr>
          <w:rFonts w:ascii="Times New Roman" w:hAnsi="Times New Roman" w:cs="Times New Roman"/>
          <w:b/>
          <w:sz w:val="24"/>
          <w:szCs w:val="24"/>
        </w:rPr>
        <w:t>56</w:t>
      </w:r>
      <w:r w:rsidRPr="00EB1650">
        <w:rPr>
          <w:rFonts w:ascii="Times New Roman" w:hAnsi="Times New Roman" w:cs="Times New Roman"/>
          <w:sz w:val="24"/>
          <w:szCs w:val="24"/>
        </w:rPr>
        <w:t>(10): p. 2598-608.</w:t>
      </w:r>
    </w:p>
    <w:p w14:paraId="33B761C1"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54.</w:t>
      </w:r>
      <w:r w:rsidRPr="00EB1650">
        <w:rPr>
          <w:rFonts w:ascii="Times New Roman" w:hAnsi="Times New Roman" w:cs="Times New Roman"/>
          <w:sz w:val="24"/>
          <w:szCs w:val="24"/>
        </w:rPr>
        <w:tab/>
        <w:t xml:space="preserve">Cooper, M.A., et al., </w:t>
      </w:r>
      <w:r w:rsidRPr="00EB1650">
        <w:rPr>
          <w:rFonts w:ascii="Times New Roman" w:hAnsi="Times New Roman" w:cs="Times New Roman"/>
          <w:i/>
          <w:sz w:val="24"/>
          <w:szCs w:val="24"/>
        </w:rPr>
        <w:t>A ketogenic diet reduces metabolic syndrome-induced allodynia and promotes peripheral nerve growth in mice.</w:t>
      </w:r>
      <w:r w:rsidRPr="00EB1650">
        <w:rPr>
          <w:rFonts w:ascii="Times New Roman" w:hAnsi="Times New Roman" w:cs="Times New Roman"/>
          <w:sz w:val="24"/>
          <w:szCs w:val="24"/>
        </w:rPr>
        <w:t xml:space="preserve"> Exp Neurol, 2018. </w:t>
      </w:r>
      <w:r w:rsidRPr="00EB1650">
        <w:rPr>
          <w:rFonts w:ascii="Times New Roman" w:hAnsi="Times New Roman" w:cs="Times New Roman"/>
          <w:b/>
          <w:sz w:val="24"/>
          <w:szCs w:val="24"/>
        </w:rPr>
        <w:t>306</w:t>
      </w:r>
      <w:r w:rsidRPr="00EB1650">
        <w:rPr>
          <w:rFonts w:ascii="Times New Roman" w:hAnsi="Times New Roman" w:cs="Times New Roman"/>
          <w:sz w:val="24"/>
          <w:szCs w:val="24"/>
        </w:rPr>
        <w:t>: p. 149-157.</w:t>
      </w:r>
    </w:p>
    <w:p w14:paraId="548912BC"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55.</w:t>
      </w:r>
      <w:r w:rsidRPr="00EB1650">
        <w:rPr>
          <w:rFonts w:ascii="Times New Roman" w:hAnsi="Times New Roman" w:cs="Times New Roman"/>
          <w:sz w:val="24"/>
          <w:szCs w:val="24"/>
        </w:rPr>
        <w:tab/>
        <w:t xml:space="preserve">Hazari, A., et al., </w:t>
      </w:r>
      <w:r w:rsidRPr="00EB1650">
        <w:rPr>
          <w:rFonts w:ascii="Times New Roman" w:hAnsi="Times New Roman" w:cs="Times New Roman"/>
          <w:i/>
          <w:sz w:val="24"/>
          <w:szCs w:val="24"/>
        </w:rPr>
        <w:t>The accuracy of 10 g monofilament use for clinical screening of diabetes peripheral neuropathy among Indian population.</w:t>
      </w:r>
      <w:r w:rsidRPr="00EB1650">
        <w:rPr>
          <w:rFonts w:ascii="Times New Roman" w:hAnsi="Times New Roman" w:cs="Times New Roman"/>
          <w:sz w:val="24"/>
          <w:szCs w:val="24"/>
        </w:rPr>
        <w:t xml:space="preserve"> PLoS One, 2024. </w:t>
      </w:r>
      <w:r w:rsidRPr="00EB1650">
        <w:rPr>
          <w:rFonts w:ascii="Times New Roman" w:hAnsi="Times New Roman" w:cs="Times New Roman"/>
          <w:b/>
          <w:sz w:val="24"/>
          <w:szCs w:val="24"/>
        </w:rPr>
        <w:t>19</w:t>
      </w:r>
      <w:r w:rsidRPr="00EB1650">
        <w:rPr>
          <w:rFonts w:ascii="Times New Roman" w:hAnsi="Times New Roman" w:cs="Times New Roman"/>
          <w:sz w:val="24"/>
          <w:szCs w:val="24"/>
        </w:rPr>
        <w:t>(2): p. e0297110.</w:t>
      </w:r>
    </w:p>
    <w:p w14:paraId="3E8CC3B7"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56.</w:t>
      </w:r>
      <w:r w:rsidRPr="00EB1650">
        <w:rPr>
          <w:rFonts w:ascii="Times New Roman" w:hAnsi="Times New Roman" w:cs="Times New Roman"/>
          <w:sz w:val="24"/>
          <w:szCs w:val="24"/>
        </w:rPr>
        <w:tab/>
        <w:t xml:space="preserve">Bus, S.A., et al., </w:t>
      </w:r>
      <w:r w:rsidRPr="00EB1650">
        <w:rPr>
          <w:rFonts w:ascii="Times New Roman" w:hAnsi="Times New Roman" w:cs="Times New Roman"/>
          <w:i/>
          <w:sz w:val="24"/>
          <w:szCs w:val="24"/>
        </w:rPr>
        <w:t>Plantar fat-pad displacement in neuropathic diabetic patients with toe deformity: a magnetic resonance imaging study.</w:t>
      </w:r>
      <w:r w:rsidRPr="00EB1650">
        <w:rPr>
          <w:rFonts w:ascii="Times New Roman" w:hAnsi="Times New Roman" w:cs="Times New Roman"/>
          <w:sz w:val="24"/>
          <w:szCs w:val="24"/>
        </w:rPr>
        <w:t xml:space="preserve"> Diabetes Care, 2004. </w:t>
      </w:r>
      <w:r w:rsidRPr="00EB1650">
        <w:rPr>
          <w:rFonts w:ascii="Times New Roman" w:hAnsi="Times New Roman" w:cs="Times New Roman"/>
          <w:b/>
          <w:sz w:val="24"/>
          <w:szCs w:val="24"/>
        </w:rPr>
        <w:t>27</w:t>
      </w:r>
      <w:r w:rsidRPr="00EB1650">
        <w:rPr>
          <w:rFonts w:ascii="Times New Roman" w:hAnsi="Times New Roman" w:cs="Times New Roman"/>
          <w:sz w:val="24"/>
          <w:szCs w:val="24"/>
        </w:rPr>
        <w:t>(10): p. 2376-81.</w:t>
      </w:r>
    </w:p>
    <w:p w14:paraId="77B4AECE"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57.</w:t>
      </w:r>
      <w:r w:rsidRPr="00EB1650">
        <w:rPr>
          <w:rFonts w:ascii="Times New Roman" w:hAnsi="Times New Roman" w:cs="Times New Roman"/>
          <w:sz w:val="24"/>
          <w:szCs w:val="24"/>
        </w:rPr>
        <w:tab/>
        <w:t xml:space="preserve">Reynolds, E.L., et al., </w:t>
      </w:r>
      <w:r w:rsidRPr="00EB1650">
        <w:rPr>
          <w:rFonts w:ascii="Times New Roman" w:hAnsi="Times New Roman" w:cs="Times New Roman"/>
          <w:i/>
          <w:sz w:val="24"/>
          <w:szCs w:val="24"/>
        </w:rPr>
        <w:t>The Effect of Surgical Weight Loss on Cognition in Individuals with Class II/III Obesity.</w:t>
      </w:r>
      <w:r w:rsidRPr="00EB1650">
        <w:rPr>
          <w:rFonts w:ascii="Times New Roman" w:hAnsi="Times New Roman" w:cs="Times New Roman"/>
          <w:sz w:val="24"/>
          <w:szCs w:val="24"/>
        </w:rPr>
        <w:t xml:space="preserve"> J Nutr Health Aging, 2023. </w:t>
      </w:r>
      <w:r w:rsidRPr="00EB1650">
        <w:rPr>
          <w:rFonts w:ascii="Times New Roman" w:hAnsi="Times New Roman" w:cs="Times New Roman"/>
          <w:b/>
          <w:sz w:val="24"/>
          <w:szCs w:val="24"/>
        </w:rPr>
        <w:t>27</w:t>
      </w:r>
      <w:r w:rsidRPr="00EB1650">
        <w:rPr>
          <w:rFonts w:ascii="Times New Roman" w:hAnsi="Times New Roman" w:cs="Times New Roman"/>
          <w:sz w:val="24"/>
          <w:szCs w:val="24"/>
        </w:rPr>
        <w:t>(12): p. 1153-1161.</w:t>
      </w:r>
    </w:p>
    <w:p w14:paraId="6304CEFE"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58.</w:t>
      </w:r>
      <w:r w:rsidRPr="00EB1650">
        <w:rPr>
          <w:rFonts w:ascii="Times New Roman" w:hAnsi="Times New Roman" w:cs="Times New Roman"/>
          <w:sz w:val="24"/>
          <w:szCs w:val="24"/>
        </w:rPr>
        <w:tab/>
        <w:t xml:space="preserve">Müller-Stich, B.P., et al., </w:t>
      </w:r>
      <w:r w:rsidRPr="00EB1650">
        <w:rPr>
          <w:rFonts w:ascii="Times New Roman" w:hAnsi="Times New Roman" w:cs="Times New Roman"/>
          <w:i/>
          <w:sz w:val="24"/>
          <w:szCs w:val="24"/>
        </w:rPr>
        <w:t>Gastric bypass leads to improvement of diabetic neuropathy independent of glucose normalization--results of a prospective cohort study (DiaSurg 1 study).</w:t>
      </w:r>
      <w:r w:rsidRPr="00EB1650">
        <w:rPr>
          <w:rFonts w:ascii="Times New Roman" w:hAnsi="Times New Roman" w:cs="Times New Roman"/>
          <w:sz w:val="24"/>
          <w:szCs w:val="24"/>
        </w:rPr>
        <w:t xml:space="preserve"> Ann Surg, 2013. </w:t>
      </w:r>
      <w:r w:rsidRPr="00EB1650">
        <w:rPr>
          <w:rFonts w:ascii="Times New Roman" w:hAnsi="Times New Roman" w:cs="Times New Roman"/>
          <w:b/>
          <w:sz w:val="24"/>
          <w:szCs w:val="24"/>
        </w:rPr>
        <w:t>258</w:t>
      </w:r>
      <w:r w:rsidRPr="00EB1650">
        <w:rPr>
          <w:rFonts w:ascii="Times New Roman" w:hAnsi="Times New Roman" w:cs="Times New Roman"/>
          <w:sz w:val="24"/>
          <w:szCs w:val="24"/>
        </w:rPr>
        <w:t>(5): p. 760-5; discussion 765-6.</w:t>
      </w:r>
    </w:p>
    <w:p w14:paraId="44BAB0A7"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59.</w:t>
      </w:r>
      <w:r w:rsidRPr="00EB1650">
        <w:rPr>
          <w:rFonts w:ascii="Times New Roman" w:hAnsi="Times New Roman" w:cs="Times New Roman"/>
          <w:sz w:val="24"/>
          <w:szCs w:val="24"/>
        </w:rPr>
        <w:tab/>
        <w:t xml:space="preserve">Adam, S., et al., </w:t>
      </w:r>
      <w:r w:rsidRPr="00EB1650">
        <w:rPr>
          <w:rFonts w:ascii="Times New Roman" w:hAnsi="Times New Roman" w:cs="Times New Roman"/>
          <w:i/>
          <w:sz w:val="24"/>
          <w:szCs w:val="24"/>
        </w:rPr>
        <w:t>Improvements in Diabetic Neuropathy and Nephropathy After Bariatric Surgery: a Prospective Cohort Study.</w:t>
      </w:r>
      <w:r w:rsidRPr="00EB1650">
        <w:rPr>
          <w:rFonts w:ascii="Times New Roman" w:hAnsi="Times New Roman" w:cs="Times New Roman"/>
          <w:sz w:val="24"/>
          <w:szCs w:val="24"/>
        </w:rPr>
        <w:t xml:space="preserve"> Obes Surg, 2021. </w:t>
      </w:r>
      <w:r w:rsidRPr="00EB1650">
        <w:rPr>
          <w:rFonts w:ascii="Times New Roman" w:hAnsi="Times New Roman" w:cs="Times New Roman"/>
          <w:b/>
          <w:sz w:val="24"/>
          <w:szCs w:val="24"/>
        </w:rPr>
        <w:t>31</w:t>
      </w:r>
      <w:r w:rsidRPr="00EB1650">
        <w:rPr>
          <w:rFonts w:ascii="Times New Roman" w:hAnsi="Times New Roman" w:cs="Times New Roman"/>
          <w:sz w:val="24"/>
          <w:szCs w:val="24"/>
        </w:rPr>
        <w:t>(2): p. 554-563.</w:t>
      </w:r>
    </w:p>
    <w:p w14:paraId="6B3D03E6"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60.</w:t>
      </w:r>
      <w:r w:rsidRPr="00EB1650">
        <w:rPr>
          <w:rFonts w:ascii="Times New Roman" w:hAnsi="Times New Roman" w:cs="Times New Roman"/>
          <w:sz w:val="24"/>
          <w:szCs w:val="24"/>
        </w:rPr>
        <w:tab/>
        <w:t xml:space="preserve">Enders, J., D. Elliott, and D.E. Wright, </w:t>
      </w:r>
      <w:r w:rsidRPr="00EB1650">
        <w:rPr>
          <w:rFonts w:ascii="Times New Roman" w:hAnsi="Times New Roman" w:cs="Times New Roman"/>
          <w:i/>
          <w:sz w:val="24"/>
          <w:szCs w:val="24"/>
        </w:rPr>
        <w:t>Emerging Nonpharmacologic Interventions to Treat Diabetic Peripheral Neuropathy.</w:t>
      </w:r>
      <w:r w:rsidRPr="00EB1650">
        <w:rPr>
          <w:rFonts w:ascii="Times New Roman" w:hAnsi="Times New Roman" w:cs="Times New Roman"/>
          <w:sz w:val="24"/>
          <w:szCs w:val="24"/>
        </w:rPr>
        <w:t xml:space="preserve"> Antioxid Redox Signal, 2023. </w:t>
      </w:r>
      <w:r w:rsidRPr="00EB1650">
        <w:rPr>
          <w:rFonts w:ascii="Times New Roman" w:hAnsi="Times New Roman" w:cs="Times New Roman"/>
          <w:b/>
          <w:sz w:val="24"/>
          <w:szCs w:val="24"/>
        </w:rPr>
        <w:t>38</w:t>
      </w:r>
      <w:r w:rsidRPr="00EB1650">
        <w:rPr>
          <w:rFonts w:ascii="Times New Roman" w:hAnsi="Times New Roman" w:cs="Times New Roman"/>
          <w:sz w:val="24"/>
          <w:szCs w:val="24"/>
        </w:rPr>
        <w:t>(13-15): p. 989-1000.</w:t>
      </w:r>
    </w:p>
    <w:p w14:paraId="005ECF2E"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61.</w:t>
      </w:r>
      <w:r w:rsidRPr="00EB1650">
        <w:rPr>
          <w:rFonts w:ascii="Times New Roman" w:hAnsi="Times New Roman" w:cs="Times New Roman"/>
          <w:sz w:val="24"/>
          <w:szCs w:val="24"/>
        </w:rPr>
        <w:tab/>
        <w:t xml:space="preserve">Guo, K., et al., </w:t>
      </w:r>
      <w:r w:rsidRPr="00EB1650">
        <w:rPr>
          <w:rFonts w:ascii="Times New Roman" w:hAnsi="Times New Roman" w:cs="Times New Roman"/>
          <w:i/>
          <w:sz w:val="24"/>
          <w:szCs w:val="24"/>
        </w:rPr>
        <w:t>Genome-wide profiling of DNA methylation and gene expression identifies candidate genes for human diabetic neuropathy.</w:t>
      </w:r>
      <w:r w:rsidRPr="00EB1650">
        <w:rPr>
          <w:rFonts w:ascii="Times New Roman" w:hAnsi="Times New Roman" w:cs="Times New Roman"/>
          <w:sz w:val="24"/>
          <w:szCs w:val="24"/>
        </w:rPr>
        <w:t xml:space="preserve"> Clin Epigenetics, 2020. </w:t>
      </w:r>
      <w:r w:rsidRPr="00EB1650">
        <w:rPr>
          <w:rFonts w:ascii="Times New Roman" w:hAnsi="Times New Roman" w:cs="Times New Roman"/>
          <w:b/>
          <w:sz w:val="24"/>
          <w:szCs w:val="24"/>
        </w:rPr>
        <w:t>12</w:t>
      </w:r>
      <w:r w:rsidRPr="00EB1650">
        <w:rPr>
          <w:rFonts w:ascii="Times New Roman" w:hAnsi="Times New Roman" w:cs="Times New Roman"/>
          <w:sz w:val="24"/>
          <w:szCs w:val="24"/>
        </w:rPr>
        <w:t>(1): p. 123.</w:t>
      </w:r>
    </w:p>
    <w:p w14:paraId="65B7FDE4"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62.</w:t>
      </w:r>
      <w:r w:rsidRPr="00EB1650">
        <w:rPr>
          <w:rFonts w:ascii="Times New Roman" w:hAnsi="Times New Roman" w:cs="Times New Roman"/>
          <w:sz w:val="24"/>
          <w:szCs w:val="24"/>
        </w:rPr>
        <w:tab/>
        <w:t xml:space="preserve">Cho, Y.R., et al., </w:t>
      </w:r>
      <w:r w:rsidRPr="00EB1650">
        <w:rPr>
          <w:rFonts w:ascii="Times New Roman" w:hAnsi="Times New Roman" w:cs="Times New Roman"/>
          <w:i/>
          <w:sz w:val="24"/>
          <w:szCs w:val="24"/>
        </w:rPr>
        <w:t>Therapeutic effects of fenofibrate on diabetic peripheral neuropathy by improving endothelial and neural survival in db/db mice.</w:t>
      </w:r>
      <w:r w:rsidRPr="00EB1650">
        <w:rPr>
          <w:rFonts w:ascii="Times New Roman" w:hAnsi="Times New Roman" w:cs="Times New Roman"/>
          <w:sz w:val="24"/>
          <w:szCs w:val="24"/>
        </w:rPr>
        <w:t xml:space="preserve"> PLoS One, 2014. </w:t>
      </w:r>
      <w:r w:rsidRPr="00EB1650">
        <w:rPr>
          <w:rFonts w:ascii="Times New Roman" w:hAnsi="Times New Roman" w:cs="Times New Roman"/>
          <w:b/>
          <w:sz w:val="24"/>
          <w:szCs w:val="24"/>
        </w:rPr>
        <w:t>9</w:t>
      </w:r>
      <w:r w:rsidRPr="00EB1650">
        <w:rPr>
          <w:rFonts w:ascii="Times New Roman" w:hAnsi="Times New Roman" w:cs="Times New Roman"/>
          <w:sz w:val="24"/>
          <w:szCs w:val="24"/>
        </w:rPr>
        <w:t>(1): p. e83204.</w:t>
      </w:r>
    </w:p>
    <w:p w14:paraId="19163ADE"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63.</w:t>
      </w:r>
      <w:r w:rsidRPr="00EB1650">
        <w:rPr>
          <w:rFonts w:ascii="Times New Roman" w:hAnsi="Times New Roman" w:cs="Times New Roman"/>
          <w:sz w:val="24"/>
          <w:szCs w:val="24"/>
        </w:rPr>
        <w:tab/>
        <w:t xml:space="preserve">Xu, X., et al., </w:t>
      </w:r>
      <w:r w:rsidRPr="00EB1650">
        <w:rPr>
          <w:rFonts w:ascii="Times New Roman" w:hAnsi="Times New Roman" w:cs="Times New Roman"/>
          <w:i/>
          <w:sz w:val="24"/>
          <w:szCs w:val="24"/>
        </w:rPr>
        <w:t>DW14006 as a Direct AMPKα Activator Ameliorates Diabetic Peripheral Neuropathy in Mice.</w:t>
      </w:r>
      <w:r w:rsidRPr="00EB1650">
        <w:rPr>
          <w:rFonts w:ascii="Times New Roman" w:hAnsi="Times New Roman" w:cs="Times New Roman"/>
          <w:sz w:val="24"/>
          <w:szCs w:val="24"/>
        </w:rPr>
        <w:t xml:space="preserve"> Diabetes, 2020. </w:t>
      </w:r>
      <w:r w:rsidRPr="00EB1650">
        <w:rPr>
          <w:rFonts w:ascii="Times New Roman" w:hAnsi="Times New Roman" w:cs="Times New Roman"/>
          <w:b/>
          <w:sz w:val="24"/>
          <w:szCs w:val="24"/>
        </w:rPr>
        <w:t>69</w:t>
      </w:r>
      <w:r w:rsidRPr="00EB1650">
        <w:rPr>
          <w:rFonts w:ascii="Times New Roman" w:hAnsi="Times New Roman" w:cs="Times New Roman"/>
          <w:sz w:val="24"/>
          <w:szCs w:val="24"/>
        </w:rPr>
        <w:t>(9): p. 1974-1988.</w:t>
      </w:r>
    </w:p>
    <w:p w14:paraId="2E16C818"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64.</w:t>
      </w:r>
      <w:r w:rsidRPr="00EB1650">
        <w:rPr>
          <w:rFonts w:ascii="Times New Roman" w:hAnsi="Times New Roman" w:cs="Times New Roman"/>
          <w:sz w:val="24"/>
          <w:szCs w:val="24"/>
        </w:rPr>
        <w:tab/>
        <w:t xml:space="preserve">Zhang, X., et al., </w:t>
      </w:r>
      <w:r w:rsidRPr="00EB1650">
        <w:rPr>
          <w:rFonts w:ascii="Times New Roman" w:hAnsi="Times New Roman" w:cs="Times New Roman"/>
          <w:i/>
          <w:sz w:val="24"/>
          <w:szCs w:val="24"/>
        </w:rPr>
        <w:t>Artesunate Inhibits Apoptosis and Promotes Survival in Schwann Cells via the PI3K/AKT/mTOR Axis in Diabetic Peripheral Neuropathy.</w:t>
      </w:r>
      <w:r w:rsidRPr="00EB1650">
        <w:rPr>
          <w:rFonts w:ascii="Times New Roman" w:hAnsi="Times New Roman" w:cs="Times New Roman"/>
          <w:sz w:val="24"/>
          <w:szCs w:val="24"/>
        </w:rPr>
        <w:t xml:space="preserve"> Biol Pharm Bull, 2023. </w:t>
      </w:r>
      <w:r w:rsidRPr="00EB1650">
        <w:rPr>
          <w:rFonts w:ascii="Times New Roman" w:hAnsi="Times New Roman" w:cs="Times New Roman"/>
          <w:b/>
          <w:sz w:val="24"/>
          <w:szCs w:val="24"/>
        </w:rPr>
        <w:t>46</w:t>
      </w:r>
      <w:r w:rsidRPr="00EB1650">
        <w:rPr>
          <w:rFonts w:ascii="Times New Roman" w:hAnsi="Times New Roman" w:cs="Times New Roman"/>
          <w:sz w:val="24"/>
          <w:szCs w:val="24"/>
        </w:rPr>
        <w:t>(6): p. 764-772.</w:t>
      </w:r>
    </w:p>
    <w:p w14:paraId="19233DBC"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65.</w:t>
      </w:r>
      <w:r w:rsidRPr="00EB1650">
        <w:rPr>
          <w:rFonts w:ascii="Times New Roman" w:hAnsi="Times New Roman" w:cs="Times New Roman"/>
          <w:sz w:val="24"/>
          <w:szCs w:val="24"/>
        </w:rPr>
        <w:tab/>
        <w:t xml:space="preserve">Schrader, L.A., et al., </w:t>
      </w:r>
      <w:r w:rsidRPr="00EB1650">
        <w:rPr>
          <w:rFonts w:ascii="Times New Roman" w:hAnsi="Times New Roman" w:cs="Times New Roman"/>
          <w:i/>
          <w:sz w:val="24"/>
          <w:szCs w:val="24"/>
        </w:rPr>
        <w:t>Circadian disruption, clock genes, and metabolic health.</w:t>
      </w:r>
      <w:r w:rsidRPr="00EB1650">
        <w:rPr>
          <w:rFonts w:ascii="Times New Roman" w:hAnsi="Times New Roman" w:cs="Times New Roman"/>
          <w:sz w:val="24"/>
          <w:szCs w:val="24"/>
        </w:rPr>
        <w:t xml:space="preserve"> J Clin Invest, 2024. </w:t>
      </w:r>
      <w:r w:rsidRPr="00EB1650">
        <w:rPr>
          <w:rFonts w:ascii="Times New Roman" w:hAnsi="Times New Roman" w:cs="Times New Roman"/>
          <w:b/>
          <w:sz w:val="24"/>
          <w:szCs w:val="24"/>
        </w:rPr>
        <w:t>134</w:t>
      </w:r>
      <w:r w:rsidRPr="00EB1650">
        <w:rPr>
          <w:rFonts w:ascii="Times New Roman" w:hAnsi="Times New Roman" w:cs="Times New Roman"/>
          <w:sz w:val="24"/>
          <w:szCs w:val="24"/>
        </w:rPr>
        <w:t>(14).</w:t>
      </w:r>
    </w:p>
    <w:p w14:paraId="4EBFFADE"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66.</w:t>
      </w:r>
      <w:r w:rsidRPr="00EB1650">
        <w:rPr>
          <w:rFonts w:ascii="Times New Roman" w:hAnsi="Times New Roman" w:cs="Times New Roman"/>
          <w:sz w:val="24"/>
          <w:szCs w:val="24"/>
        </w:rPr>
        <w:tab/>
        <w:t xml:space="preserve">Zhang-Sun, Z.Y., et al., </w:t>
      </w:r>
      <w:r w:rsidRPr="00EB1650">
        <w:rPr>
          <w:rFonts w:ascii="Times New Roman" w:hAnsi="Times New Roman" w:cs="Times New Roman"/>
          <w:i/>
          <w:sz w:val="24"/>
          <w:szCs w:val="24"/>
        </w:rPr>
        <w:t>Targeting NR1D1 in organ injury: challenges and prospects.</w:t>
      </w:r>
      <w:r w:rsidRPr="00EB1650">
        <w:rPr>
          <w:rFonts w:ascii="Times New Roman" w:hAnsi="Times New Roman" w:cs="Times New Roman"/>
          <w:sz w:val="24"/>
          <w:szCs w:val="24"/>
        </w:rPr>
        <w:t xml:space="preserve"> Mil Med Res, 2023. </w:t>
      </w:r>
      <w:r w:rsidRPr="00EB1650">
        <w:rPr>
          <w:rFonts w:ascii="Times New Roman" w:hAnsi="Times New Roman" w:cs="Times New Roman"/>
          <w:b/>
          <w:sz w:val="24"/>
          <w:szCs w:val="24"/>
        </w:rPr>
        <w:t>10</w:t>
      </w:r>
      <w:r w:rsidRPr="00EB1650">
        <w:rPr>
          <w:rFonts w:ascii="Times New Roman" w:hAnsi="Times New Roman" w:cs="Times New Roman"/>
          <w:sz w:val="24"/>
          <w:szCs w:val="24"/>
        </w:rPr>
        <w:t>(1): p. 62.</w:t>
      </w:r>
    </w:p>
    <w:p w14:paraId="5B535FDD"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lastRenderedPageBreak/>
        <w:t>67.</w:t>
      </w:r>
      <w:r w:rsidRPr="00EB1650">
        <w:rPr>
          <w:rFonts w:ascii="Times New Roman" w:hAnsi="Times New Roman" w:cs="Times New Roman"/>
          <w:sz w:val="24"/>
          <w:szCs w:val="24"/>
        </w:rPr>
        <w:tab/>
        <w:t xml:space="preserve">Yang, B., et al., </w:t>
      </w:r>
      <w:r w:rsidRPr="00EB1650">
        <w:rPr>
          <w:rFonts w:ascii="Times New Roman" w:hAnsi="Times New Roman" w:cs="Times New Roman"/>
          <w:i/>
          <w:sz w:val="24"/>
          <w:szCs w:val="24"/>
        </w:rPr>
        <w:t>Diabetic Neuropathic Pain and Circadian Rhythm: A Future Direction Worthy of Study.</w:t>
      </w:r>
      <w:r w:rsidRPr="00EB1650">
        <w:rPr>
          <w:rFonts w:ascii="Times New Roman" w:hAnsi="Times New Roman" w:cs="Times New Roman"/>
          <w:sz w:val="24"/>
          <w:szCs w:val="24"/>
        </w:rPr>
        <w:t xml:space="preserve"> J Pain Res, 2024. </w:t>
      </w:r>
      <w:r w:rsidRPr="00EB1650">
        <w:rPr>
          <w:rFonts w:ascii="Times New Roman" w:hAnsi="Times New Roman" w:cs="Times New Roman"/>
          <w:b/>
          <w:sz w:val="24"/>
          <w:szCs w:val="24"/>
        </w:rPr>
        <w:t>17</w:t>
      </w:r>
      <w:r w:rsidRPr="00EB1650">
        <w:rPr>
          <w:rFonts w:ascii="Times New Roman" w:hAnsi="Times New Roman" w:cs="Times New Roman"/>
          <w:sz w:val="24"/>
          <w:szCs w:val="24"/>
        </w:rPr>
        <w:t>: p. 3005-3020.</w:t>
      </w:r>
    </w:p>
    <w:p w14:paraId="2875532C"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68.</w:t>
      </w:r>
      <w:r w:rsidRPr="00EB1650">
        <w:rPr>
          <w:rFonts w:ascii="Times New Roman" w:hAnsi="Times New Roman" w:cs="Times New Roman"/>
          <w:sz w:val="24"/>
          <w:szCs w:val="24"/>
        </w:rPr>
        <w:tab/>
        <w:t xml:space="preserve">Xu, D., et al., </w:t>
      </w:r>
      <w:r w:rsidRPr="00EB1650">
        <w:rPr>
          <w:rFonts w:ascii="Times New Roman" w:hAnsi="Times New Roman" w:cs="Times New Roman"/>
          <w:i/>
          <w:sz w:val="24"/>
          <w:szCs w:val="24"/>
        </w:rPr>
        <w:t>Saturated fatty acids activate the inflammatory signalling pathway in Schwann cells: Implication in sciatic nerve injury.</w:t>
      </w:r>
      <w:r w:rsidRPr="00EB1650">
        <w:rPr>
          <w:rFonts w:ascii="Times New Roman" w:hAnsi="Times New Roman" w:cs="Times New Roman"/>
          <w:sz w:val="24"/>
          <w:szCs w:val="24"/>
        </w:rPr>
        <w:t xml:space="preserve"> Scand J Immunol, 2020. </w:t>
      </w:r>
      <w:r w:rsidRPr="00EB1650">
        <w:rPr>
          <w:rFonts w:ascii="Times New Roman" w:hAnsi="Times New Roman" w:cs="Times New Roman"/>
          <w:b/>
          <w:sz w:val="24"/>
          <w:szCs w:val="24"/>
        </w:rPr>
        <w:t>92</w:t>
      </w:r>
      <w:r w:rsidRPr="00EB1650">
        <w:rPr>
          <w:rFonts w:ascii="Times New Roman" w:hAnsi="Times New Roman" w:cs="Times New Roman"/>
          <w:sz w:val="24"/>
          <w:szCs w:val="24"/>
        </w:rPr>
        <w:t>(2): p. e12896.</w:t>
      </w:r>
    </w:p>
    <w:p w14:paraId="23A125BD"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69.</w:t>
      </w:r>
      <w:r w:rsidRPr="00EB1650">
        <w:rPr>
          <w:rFonts w:ascii="Times New Roman" w:hAnsi="Times New Roman" w:cs="Times New Roman"/>
          <w:sz w:val="24"/>
          <w:szCs w:val="24"/>
        </w:rPr>
        <w:tab/>
        <w:t xml:space="preserve">Llorián-Salvador, M., et al., </w:t>
      </w:r>
      <w:r w:rsidRPr="00EB1650">
        <w:rPr>
          <w:rFonts w:ascii="Times New Roman" w:hAnsi="Times New Roman" w:cs="Times New Roman"/>
          <w:i/>
          <w:sz w:val="24"/>
          <w:szCs w:val="24"/>
        </w:rPr>
        <w:t>Glial cell alterations in diabetes-induced neurodegeneration.</w:t>
      </w:r>
      <w:r w:rsidRPr="00EB1650">
        <w:rPr>
          <w:rFonts w:ascii="Times New Roman" w:hAnsi="Times New Roman" w:cs="Times New Roman"/>
          <w:sz w:val="24"/>
          <w:szCs w:val="24"/>
        </w:rPr>
        <w:t xml:space="preserve"> Cell Mol Life Sci, 2024. </w:t>
      </w:r>
      <w:r w:rsidRPr="00EB1650">
        <w:rPr>
          <w:rFonts w:ascii="Times New Roman" w:hAnsi="Times New Roman" w:cs="Times New Roman"/>
          <w:b/>
          <w:sz w:val="24"/>
          <w:szCs w:val="24"/>
        </w:rPr>
        <w:t>81</w:t>
      </w:r>
      <w:r w:rsidRPr="00EB1650">
        <w:rPr>
          <w:rFonts w:ascii="Times New Roman" w:hAnsi="Times New Roman" w:cs="Times New Roman"/>
          <w:sz w:val="24"/>
          <w:szCs w:val="24"/>
        </w:rPr>
        <w:t>(1): p. 47.</w:t>
      </w:r>
    </w:p>
    <w:p w14:paraId="0602CB58"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70.</w:t>
      </w:r>
      <w:r w:rsidRPr="00EB1650">
        <w:rPr>
          <w:rFonts w:ascii="Times New Roman" w:hAnsi="Times New Roman" w:cs="Times New Roman"/>
          <w:sz w:val="24"/>
          <w:szCs w:val="24"/>
        </w:rPr>
        <w:tab/>
        <w:t xml:space="preserve">Tofaris, G.K., et al., </w:t>
      </w:r>
      <w:r w:rsidRPr="00EB1650">
        <w:rPr>
          <w:rFonts w:ascii="Times New Roman" w:hAnsi="Times New Roman" w:cs="Times New Roman"/>
          <w:i/>
          <w:sz w:val="24"/>
          <w:szCs w:val="24"/>
        </w:rPr>
        <w:t>Denervated Schwann cells attract macrophages by secretion of leukemia inhibitory factor (LIF) and monocyte chemoattractant protein-1 in a process regulated by interleukin-6 and LIF.</w:t>
      </w:r>
      <w:r w:rsidRPr="00EB1650">
        <w:rPr>
          <w:rFonts w:ascii="Times New Roman" w:hAnsi="Times New Roman" w:cs="Times New Roman"/>
          <w:sz w:val="24"/>
          <w:szCs w:val="24"/>
        </w:rPr>
        <w:t xml:space="preserve"> J Neurosci, 2002. </w:t>
      </w:r>
      <w:r w:rsidRPr="00EB1650">
        <w:rPr>
          <w:rFonts w:ascii="Times New Roman" w:hAnsi="Times New Roman" w:cs="Times New Roman"/>
          <w:b/>
          <w:sz w:val="24"/>
          <w:szCs w:val="24"/>
        </w:rPr>
        <w:t>22</w:t>
      </w:r>
      <w:r w:rsidRPr="00EB1650">
        <w:rPr>
          <w:rFonts w:ascii="Times New Roman" w:hAnsi="Times New Roman" w:cs="Times New Roman"/>
          <w:sz w:val="24"/>
          <w:szCs w:val="24"/>
        </w:rPr>
        <w:t>(15): p. 6696-703.</w:t>
      </w:r>
    </w:p>
    <w:p w14:paraId="6F33562D"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71.</w:t>
      </w:r>
      <w:r w:rsidRPr="00EB1650">
        <w:rPr>
          <w:rFonts w:ascii="Times New Roman" w:hAnsi="Times New Roman" w:cs="Times New Roman"/>
          <w:sz w:val="24"/>
          <w:szCs w:val="24"/>
        </w:rPr>
        <w:tab/>
        <w:t xml:space="preserve">Hur, J., et al., </w:t>
      </w:r>
      <w:r w:rsidRPr="00EB1650">
        <w:rPr>
          <w:rFonts w:ascii="Times New Roman" w:hAnsi="Times New Roman" w:cs="Times New Roman"/>
          <w:i/>
          <w:sz w:val="24"/>
          <w:szCs w:val="24"/>
        </w:rPr>
        <w:t>The Metabolic Syndrome and Microvascular Complications in a Murine Model of Type 2 Diabetes.</w:t>
      </w:r>
      <w:r w:rsidRPr="00EB1650">
        <w:rPr>
          <w:rFonts w:ascii="Times New Roman" w:hAnsi="Times New Roman" w:cs="Times New Roman"/>
          <w:sz w:val="24"/>
          <w:szCs w:val="24"/>
        </w:rPr>
        <w:t xml:space="preserve"> Diabetes, 2015. </w:t>
      </w:r>
      <w:r w:rsidRPr="00EB1650">
        <w:rPr>
          <w:rFonts w:ascii="Times New Roman" w:hAnsi="Times New Roman" w:cs="Times New Roman"/>
          <w:b/>
          <w:sz w:val="24"/>
          <w:szCs w:val="24"/>
        </w:rPr>
        <w:t>64</w:t>
      </w:r>
      <w:r w:rsidRPr="00EB1650">
        <w:rPr>
          <w:rFonts w:ascii="Times New Roman" w:hAnsi="Times New Roman" w:cs="Times New Roman"/>
          <w:sz w:val="24"/>
          <w:szCs w:val="24"/>
        </w:rPr>
        <w:t>(9): p. 3294-304.</w:t>
      </w:r>
    </w:p>
    <w:p w14:paraId="3A973549"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72.</w:t>
      </w:r>
      <w:r w:rsidRPr="00EB1650">
        <w:rPr>
          <w:rFonts w:ascii="Times New Roman" w:hAnsi="Times New Roman" w:cs="Times New Roman"/>
          <w:sz w:val="24"/>
          <w:szCs w:val="24"/>
        </w:rPr>
        <w:tab/>
        <w:t xml:space="preserve">Grote, C.W., J.M. Ryals, and D.E. Wright, </w:t>
      </w:r>
      <w:r w:rsidRPr="00EB1650">
        <w:rPr>
          <w:rFonts w:ascii="Times New Roman" w:hAnsi="Times New Roman" w:cs="Times New Roman"/>
          <w:i/>
          <w:sz w:val="24"/>
          <w:szCs w:val="24"/>
        </w:rPr>
        <w:t>In vivo peripheral nervous system insulin signaling.</w:t>
      </w:r>
      <w:r w:rsidRPr="00EB1650">
        <w:rPr>
          <w:rFonts w:ascii="Times New Roman" w:hAnsi="Times New Roman" w:cs="Times New Roman"/>
          <w:sz w:val="24"/>
          <w:szCs w:val="24"/>
        </w:rPr>
        <w:t xml:space="preserve"> J Peripher Nerv Syst, 2013. </w:t>
      </w:r>
      <w:r w:rsidRPr="00EB1650">
        <w:rPr>
          <w:rFonts w:ascii="Times New Roman" w:hAnsi="Times New Roman" w:cs="Times New Roman"/>
          <w:b/>
          <w:sz w:val="24"/>
          <w:szCs w:val="24"/>
        </w:rPr>
        <w:t>18</w:t>
      </w:r>
      <w:r w:rsidRPr="00EB1650">
        <w:rPr>
          <w:rFonts w:ascii="Times New Roman" w:hAnsi="Times New Roman" w:cs="Times New Roman"/>
          <w:sz w:val="24"/>
          <w:szCs w:val="24"/>
        </w:rPr>
        <w:t>(3): p. 209-19.</w:t>
      </w:r>
    </w:p>
    <w:p w14:paraId="3A573209"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73.</w:t>
      </w:r>
      <w:r w:rsidRPr="00EB1650">
        <w:rPr>
          <w:rFonts w:ascii="Times New Roman" w:hAnsi="Times New Roman" w:cs="Times New Roman"/>
          <w:sz w:val="24"/>
          <w:szCs w:val="24"/>
        </w:rPr>
        <w:tab/>
        <w:t xml:space="preserve">Leal-Julià, M., et al., </w:t>
      </w:r>
      <w:r w:rsidRPr="00EB1650">
        <w:rPr>
          <w:rFonts w:ascii="Times New Roman" w:hAnsi="Times New Roman" w:cs="Times New Roman"/>
          <w:i/>
          <w:sz w:val="24"/>
          <w:szCs w:val="24"/>
        </w:rPr>
        <w:t>Proteomic quantitative study of dorsal root ganglia and sciatic nerve in type 2 diabetic mice.</w:t>
      </w:r>
      <w:r w:rsidRPr="00EB1650">
        <w:rPr>
          <w:rFonts w:ascii="Times New Roman" w:hAnsi="Times New Roman" w:cs="Times New Roman"/>
          <w:sz w:val="24"/>
          <w:szCs w:val="24"/>
        </w:rPr>
        <w:t xml:space="preserve"> Mol Metab, 2022. </w:t>
      </w:r>
      <w:r w:rsidRPr="00EB1650">
        <w:rPr>
          <w:rFonts w:ascii="Times New Roman" w:hAnsi="Times New Roman" w:cs="Times New Roman"/>
          <w:b/>
          <w:sz w:val="24"/>
          <w:szCs w:val="24"/>
        </w:rPr>
        <w:t>55</w:t>
      </w:r>
      <w:r w:rsidRPr="00EB1650">
        <w:rPr>
          <w:rFonts w:ascii="Times New Roman" w:hAnsi="Times New Roman" w:cs="Times New Roman"/>
          <w:sz w:val="24"/>
          <w:szCs w:val="24"/>
        </w:rPr>
        <w:t>: p. 101408.</w:t>
      </w:r>
    </w:p>
    <w:p w14:paraId="0112746D"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74.</w:t>
      </w:r>
      <w:r w:rsidRPr="00EB1650">
        <w:rPr>
          <w:rFonts w:ascii="Times New Roman" w:hAnsi="Times New Roman" w:cs="Times New Roman"/>
          <w:sz w:val="24"/>
          <w:szCs w:val="24"/>
        </w:rPr>
        <w:tab/>
        <w:t xml:space="preserve">Rumora, A.E., et al., </w:t>
      </w:r>
      <w:r w:rsidRPr="00EB1650">
        <w:rPr>
          <w:rFonts w:ascii="Times New Roman" w:hAnsi="Times New Roman" w:cs="Times New Roman"/>
          <w:i/>
          <w:sz w:val="24"/>
          <w:szCs w:val="24"/>
        </w:rPr>
        <w:t>A High-Fat Diet Disrupts Nerve Lipids and Mitochondrial Function in Murine Models of Neuropathy.</w:t>
      </w:r>
      <w:r w:rsidRPr="00EB1650">
        <w:rPr>
          <w:rFonts w:ascii="Times New Roman" w:hAnsi="Times New Roman" w:cs="Times New Roman"/>
          <w:sz w:val="24"/>
          <w:szCs w:val="24"/>
        </w:rPr>
        <w:t xml:space="preserve"> Front Physiol, 2022. </w:t>
      </w:r>
      <w:r w:rsidRPr="00EB1650">
        <w:rPr>
          <w:rFonts w:ascii="Times New Roman" w:hAnsi="Times New Roman" w:cs="Times New Roman"/>
          <w:b/>
          <w:sz w:val="24"/>
          <w:szCs w:val="24"/>
        </w:rPr>
        <w:t>13</w:t>
      </w:r>
      <w:r w:rsidRPr="00EB1650">
        <w:rPr>
          <w:rFonts w:ascii="Times New Roman" w:hAnsi="Times New Roman" w:cs="Times New Roman"/>
          <w:sz w:val="24"/>
          <w:szCs w:val="24"/>
        </w:rPr>
        <w:t>: p. 921942.</w:t>
      </w:r>
    </w:p>
    <w:p w14:paraId="4926CBA6"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75.</w:t>
      </w:r>
      <w:r w:rsidRPr="00EB1650">
        <w:rPr>
          <w:rFonts w:ascii="Times New Roman" w:hAnsi="Times New Roman" w:cs="Times New Roman"/>
          <w:sz w:val="24"/>
          <w:szCs w:val="24"/>
        </w:rPr>
        <w:tab/>
        <w:t xml:space="preserve">Russell, J.W., et al., </w:t>
      </w:r>
      <w:r w:rsidRPr="00EB1650">
        <w:rPr>
          <w:rFonts w:ascii="Times New Roman" w:hAnsi="Times New Roman" w:cs="Times New Roman"/>
          <w:i/>
          <w:sz w:val="24"/>
          <w:szCs w:val="24"/>
        </w:rPr>
        <w:t>High glucose-induced oxidative stress and mitochondrial dysfunction in neurons.</w:t>
      </w:r>
      <w:r w:rsidRPr="00EB1650">
        <w:rPr>
          <w:rFonts w:ascii="Times New Roman" w:hAnsi="Times New Roman" w:cs="Times New Roman"/>
          <w:sz w:val="24"/>
          <w:szCs w:val="24"/>
        </w:rPr>
        <w:t xml:space="preserve"> Faseb j, 2002. </w:t>
      </w:r>
      <w:r w:rsidRPr="00EB1650">
        <w:rPr>
          <w:rFonts w:ascii="Times New Roman" w:hAnsi="Times New Roman" w:cs="Times New Roman"/>
          <w:b/>
          <w:sz w:val="24"/>
          <w:szCs w:val="24"/>
        </w:rPr>
        <w:t>16</w:t>
      </w:r>
      <w:r w:rsidRPr="00EB1650">
        <w:rPr>
          <w:rFonts w:ascii="Times New Roman" w:hAnsi="Times New Roman" w:cs="Times New Roman"/>
          <w:sz w:val="24"/>
          <w:szCs w:val="24"/>
        </w:rPr>
        <w:t>(13): p. 1738-48.</w:t>
      </w:r>
    </w:p>
    <w:p w14:paraId="7B25ACE4"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76.</w:t>
      </w:r>
      <w:r w:rsidRPr="00EB1650">
        <w:rPr>
          <w:rFonts w:ascii="Times New Roman" w:hAnsi="Times New Roman" w:cs="Times New Roman"/>
          <w:sz w:val="24"/>
          <w:szCs w:val="24"/>
        </w:rPr>
        <w:tab/>
        <w:t xml:space="preserve">Vincent, A.M., et al., </w:t>
      </w:r>
      <w:r w:rsidRPr="00EB1650">
        <w:rPr>
          <w:rFonts w:ascii="Times New Roman" w:hAnsi="Times New Roman" w:cs="Times New Roman"/>
          <w:i/>
          <w:sz w:val="24"/>
          <w:szCs w:val="24"/>
        </w:rPr>
        <w:t>Mitochondrial biogenesis and fission in axons in cell culture and animal models of diabetic neuropathy.</w:t>
      </w:r>
      <w:r w:rsidRPr="00EB1650">
        <w:rPr>
          <w:rFonts w:ascii="Times New Roman" w:hAnsi="Times New Roman" w:cs="Times New Roman"/>
          <w:sz w:val="24"/>
          <w:szCs w:val="24"/>
        </w:rPr>
        <w:t xml:space="preserve"> Acta Neuropathol, 2010. </w:t>
      </w:r>
      <w:r w:rsidRPr="00EB1650">
        <w:rPr>
          <w:rFonts w:ascii="Times New Roman" w:hAnsi="Times New Roman" w:cs="Times New Roman"/>
          <w:b/>
          <w:sz w:val="24"/>
          <w:szCs w:val="24"/>
        </w:rPr>
        <w:t>120</w:t>
      </w:r>
      <w:r w:rsidRPr="00EB1650">
        <w:rPr>
          <w:rFonts w:ascii="Times New Roman" w:hAnsi="Times New Roman" w:cs="Times New Roman"/>
          <w:sz w:val="24"/>
          <w:szCs w:val="24"/>
        </w:rPr>
        <w:t>(4): p. 477-89.</w:t>
      </w:r>
    </w:p>
    <w:p w14:paraId="50E34710"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77.</w:t>
      </w:r>
      <w:r w:rsidRPr="00EB1650">
        <w:rPr>
          <w:rFonts w:ascii="Times New Roman" w:hAnsi="Times New Roman" w:cs="Times New Roman"/>
          <w:sz w:val="24"/>
          <w:szCs w:val="24"/>
        </w:rPr>
        <w:tab/>
        <w:t xml:space="preserve">Han, Q., et al., </w:t>
      </w:r>
      <w:r w:rsidRPr="00EB1650">
        <w:rPr>
          <w:rFonts w:ascii="Times New Roman" w:hAnsi="Times New Roman" w:cs="Times New Roman"/>
          <w:i/>
          <w:sz w:val="24"/>
          <w:szCs w:val="24"/>
        </w:rPr>
        <w:t>Restoring Cellular Energetics Promotes Axonal Regeneration and Functional Recovery after Spinal Cord Injury.</w:t>
      </w:r>
      <w:r w:rsidRPr="00EB1650">
        <w:rPr>
          <w:rFonts w:ascii="Times New Roman" w:hAnsi="Times New Roman" w:cs="Times New Roman"/>
          <w:sz w:val="24"/>
          <w:szCs w:val="24"/>
        </w:rPr>
        <w:t xml:space="preserve"> Cell Metab, 2020. </w:t>
      </w:r>
      <w:r w:rsidRPr="00EB1650">
        <w:rPr>
          <w:rFonts w:ascii="Times New Roman" w:hAnsi="Times New Roman" w:cs="Times New Roman"/>
          <w:b/>
          <w:sz w:val="24"/>
          <w:szCs w:val="24"/>
        </w:rPr>
        <w:t>31</w:t>
      </w:r>
      <w:r w:rsidRPr="00EB1650">
        <w:rPr>
          <w:rFonts w:ascii="Times New Roman" w:hAnsi="Times New Roman" w:cs="Times New Roman"/>
          <w:sz w:val="24"/>
          <w:szCs w:val="24"/>
        </w:rPr>
        <w:t>(3): p. 623-641.e8.</w:t>
      </w:r>
    </w:p>
    <w:p w14:paraId="364E4C40"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78.</w:t>
      </w:r>
      <w:r w:rsidRPr="00EB1650">
        <w:rPr>
          <w:rFonts w:ascii="Times New Roman" w:hAnsi="Times New Roman" w:cs="Times New Roman"/>
          <w:sz w:val="24"/>
          <w:szCs w:val="24"/>
        </w:rPr>
        <w:tab/>
        <w:t xml:space="preserve">Babetto, E., K.M. Wong, and B. Beirowski, </w:t>
      </w:r>
      <w:r w:rsidRPr="00EB1650">
        <w:rPr>
          <w:rFonts w:ascii="Times New Roman" w:hAnsi="Times New Roman" w:cs="Times New Roman"/>
          <w:i/>
          <w:sz w:val="24"/>
          <w:szCs w:val="24"/>
        </w:rPr>
        <w:t>A glycolytic shift in Schwann cells supports injured axons.</w:t>
      </w:r>
      <w:r w:rsidRPr="00EB1650">
        <w:rPr>
          <w:rFonts w:ascii="Times New Roman" w:hAnsi="Times New Roman" w:cs="Times New Roman"/>
          <w:sz w:val="24"/>
          <w:szCs w:val="24"/>
        </w:rPr>
        <w:t xml:space="preserve"> Nat Neurosci, 2020. </w:t>
      </w:r>
      <w:r w:rsidRPr="00EB1650">
        <w:rPr>
          <w:rFonts w:ascii="Times New Roman" w:hAnsi="Times New Roman" w:cs="Times New Roman"/>
          <w:b/>
          <w:sz w:val="24"/>
          <w:szCs w:val="24"/>
        </w:rPr>
        <w:t>23</w:t>
      </w:r>
      <w:r w:rsidRPr="00EB1650">
        <w:rPr>
          <w:rFonts w:ascii="Times New Roman" w:hAnsi="Times New Roman" w:cs="Times New Roman"/>
          <w:sz w:val="24"/>
          <w:szCs w:val="24"/>
        </w:rPr>
        <w:t>(10): p. 1215-1228.</w:t>
      </w:r>
    </w:p>
    <w:p w14:paraId="48D7C804"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79.</w:t>
      </w:r>
      <w:r w:rsidRPr="00EB1650">
        <w:rPr>
          <w:rFonts w:ascii="Times New Roman" w:hAnsi="Times New Roman" w:cs="Times New Roman"/>
          <w:sz w:val="24"/>
          <w:szCs w:val="24"/>
        </w:rPr>
        <w:tab/>
        <w:t xml:space="preserve">Zhu, R., et al., </w:t>
      </w:r>
      <w:r w:rsidRPr="00EB1650">
        <w:rPr>
          <w:rFonts w:ascii="Times New Roman" w:hAnsi="Times New Roman" w:cs="Times New Roman"/>
          <w:i/>
          <w:sz w:val="24"/>
          <w:szCs w:val="24"/>
        </w:rPr>
        <w:t>Age- and sex-specific effects of a long-term lifestyle intervention on body weight and cardiometabolic health markers in adults with prediabetes: results from the diabetes prevention study PREVIEW.</w:t>
      </w:r>
      <w:r w:rsidRPr="00EB1650">
        <w:rPr>
          <w:rFonts w:ascii="Times New Roman" w:hAnsi="Times New Roman" w:cs="Times New Roman"/>
          <w:sz w:val="24"/>
          <w:szCs w:val="24"/>
        </w:rPr>
        <w:t xml:space="preserve"> Diabetologia, 2022. </w:t>
      </w:r>
      <w:r w:rsidRPr="00EB1650">
        <w:rPr>
          <w:rFonts w:ascii="Times New Roman" w:hAnsi="Times New Roman" w:cs="Times New Roman"/>
          <w:b/>
          <w:sz w:val="24"/>
          <w:szCs w:val="24"/>
        </w:rPr>
        <w:t>65</w:t>
      </w:r>
      <w:r w:rsidRPr="00EB1650">
        <w:rPr>
          <w:rFonts w:ascii="Times New Roman" w:hAnsi="Times New Roman" w:cs="Times New Roman"/>
          <w:sz w:val="24"/>
          <w:szCs w:val="24"/>
        </w:rPr>
        <w:t>(8): p. 1262-1277.</w:t>
      </w:r>
    </w:p>
    <w:p w14:paraId="4DF5722F"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80.</w:t>
      </w:r>
      <w:r w:rsidRPr="00EB1650">
        <w:rPr>
          <w:rFonts w:ascii="Times New Roman" w:hAnsi="Times New Roman" w:cs="Times New Roman"/>
          <w:sz w:val="24"/>
          <w:szCs w:val="24"/>
        </w:rPr>
        <w:tab/>
        <w:t xml:space="preserve">Millward, D.J., et al., </w:t>
      </w:r>
      <w:r w:rsidRPr="00EB1650">
        <w:rPr>
          <w:rFonts w:ascii="Times New Roman" w:hAnsi="Times New Roman" w:cs="Times New Roman"/>
          <w:i/>
          <w:sz w:val="24"/>
          <w:szCs w:val="24"/>
        </w:rPr>
        <w:t>Sex differences in the composition of weight gain and loss in overweight and obese adults.</w:t>
      </w:r>
      <w:r w:rsidRPr="00EB1650">
        <w:rPr>
          <w:rFonts w:ascii="Times New Roman" w:hAnsi="Times New Roman" w:cs="Times New Roman"/>
          <w:sz w:val="24"/>
          <w:szCs w:val="24"/>
        </w:rPr>
        <w:t xml:space="preserve"> Br J Nutr, 2014. </w:t>
      </w:r>
      <w:r w:rsidRPr="00EB1650">
        <w:rPr>
          <w:rFonts w:ascii="Times New Roman" w:hAnsi="Times New Roman" w:cs="Times New Roman"/>
          <w:b/>
          <w:sz w:val="24"/>
          <w:szCs w:val="24"/>
        </w:rPr>
        <w:t>111</w:t>
      </w:r>
      <w:r w:rsidRPr="00EB1650">
        <w:rPr>
          <w:rFonts w:ascii="Times New Roman" w:hAnsi="Times New Roman" w:cs="Times New Roman"/>
          <w:sz w:val="24"/>
          <w:szCs w:val="24"/>
        </w:rPr>
        <w:t>(5): p. 933-43.</w:t>
      </w:r>
    </w:p>
    <w:p w14:paraId="5F41ABBF" w14:textId="77777777" w:rsidR="00E2182D" w:rsidRPr="00EB1650" w:rsidRDefault="00E2182D" w:rsidP="00EB1650">
      <w:pPr>
        <w:pStyle w:val="EndNoteBibliography"/>
        <w:spacing w:after="120"/>
        <w:ind w:left="720" w:hanging="720"/>
        <w:rPr>
          <w:rFonts w:ascii="Times New Roman" w:hAnsi="Times New Roman" w:cs="Times New Roman"/>
          <w:i/>
          <w:sz w:val="24"/>
          <w:szCs w:val="24"/>
        </w:rPr>
      </w:pPr>
      <w:r w:rsidRPr="00EB1650">
        <w:rPr>
          <w:rFonts w:ascii="Times New Roman" w:hAnsi="Times New Roman" w:cs="Times New Roman"/>
          <w:sz w:val="24"/>
          <w:szCs w:val="24"/>
        </w:rPr>
        <w:t>81.</w:t>
      </w:r>
      <w:r w:rsidRPr="00EB1650">
        <w:rPr>
          <w:rFonts w:ascii="Times New Roman" w:hAnsi="Times New Roman" w:cs="Times New Roman"/>
          <w:sz w:val="24"/>
          <w:szCs w:val="24"/>
        </w:rPr>
        <w:tab/>
        <w:t xml:space="preserve">Eid, S.A., et al., </w:t>
      </w:r>
      <w:r w:rsidRPr="00EB1650">
        <w:rPr>
          <w:rFonts w:ascii="Times New Roman" w:hAnsi="Times New Roman" w:cs="Times New Roman"/>
          <w:i/>
          <w:sz w:val="24"/>
          <w:szCs w:val="24"/>
        </w:rPr>
        <w:t>Ketogenic diet and exercise improve nerve function in a metabolic syndrome mouse model, submitted, 2025.</w:t>
      </w:r>
    </w:p>
    <w:p w14:paraId="3DB302A3"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82.</w:t>
      </w:r>
      <w:r w:rsidRPr="00EB1650">
        <w:rPr>
          <w:rFonts w:ascii="Times New Roman" w:hAnsi="Times New Roman" w:cs="Times New Roman"/>
          <w:sz w:val="24"/>
          <w:szCs w:val="24"/>
        </w:rPr>
        <w:tab/>
        <w:t xml:space="preserve">Kleiner, D.E., et al., </w:t>
      </w:r>
      <w:r w:rsidRPr="00EB1650">
        <w:rPr>
          <w:rFonts w:ascii="Times New Roman" w:hAnsi="Times New Roman" w:cs="Times New Roman"/>
          <w:i/>
          <w:sz w:val="24"/>
          <w:szCs w:val="24"/>
        </w:rPr>
        <w:t>Design and validation of a histological scoring system for nonalcoholic fatty liver disease.</w:t>
      </w:r>
      <w:r w:rsidRPr="00EB1650">
        <w:rPr>
          <w:rFonts w:ascii="Times New Roman" w:hAnsi="Times New Roman" w:cs="Times New Roman"/>
          <w:sz w:val="24"/>
          <w:szCs w:val="24"/>
        </w:rPr>
        <w:t xml:space="preserve"> Hepatology, 2005. </w:t>
      </w:r>
      <w:r w:rsidRPr="00EB1650">
        <w:rPr>
          <w:rFonts w:ascii="Times New Roman" w:hAnsi="Times New Roman" w:cs="Times New Roman"/>
          <w:b/>
          <w:sz w:val="24"/>
          <w:szCs w:val="24"/>
        </w:rPr>
        <w:t>41</w:t>
      </w:r>
      <w:r w:rsidRPr="00EB1650">
        <w:rPr>
          <w:rFonts w:ascii="Times New Roman" w:hAnsi="Times New Roman" w:cs="Times New Roman"/>
          <w:sz w:val="24"/>
          <w:szCs w:val="24"/>
        </w:rPr>
        <w:t>(6): p. 1313-21.</w:t>
      </w:r>
    </w:p>
    <w:p w14:paraId="17C2CC6B"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t>83.</w:t>
      </w:r>
      <w:r w:rsidRPr="00EB1650">
        <w:rPr>
          <w:rFonts w:ascii="Times New Roman" w:hAnsi="Times New Roman" w:cs="Times New Roman"/>
          <w:sz w:val="24"/>
          <w:szCs w:val="24"/>
        </w:rPr>
        <w:tab/>
        <w:t xml:space="preserve">Eid, S.A., et al., </w:t>
      </w:r>
      <w:r w:rsidRPr="00EB1650">
        <w:rPr>
          <w:rFonts w:ascii="Times New Roman" w:hAnsi="Times New Roman" w:cs="Times New Roman"/>
          <w:i/>
          <w:sz w:val="24"/>
          <w:szCs w:val="24"/>
        </w:rPr>
        <w:t>Transcriptomic profiling of sciatic nerves and dorsal root ganglia reveals site-specific effects of prediabetic neuropathy.</w:t>
      </w:r>
      <w:r w:rsidRPr="00EB1650">
        <w:rPr>
          <w:rFonts w:ascii="Times New Roman" w:hAnsi="Times New Roman" w:cs="Times New Roman"/>
          <w:sz w:val="24"/>
          <w:szCs w:val="24"/>
        </w:rPr>
        <w:t xml:space="preserve"> Transl Res, 2024. </w:t>
      </w:r>
      <w:r w:rsidRPr="00EB1650">
        <w:rPr>
          <w:rFonts w:ascii="Times New Roman" w:hAnsi="Times New Roman" w:cs="Times New Roman"/>
          <w:b/>
          <w:sz w:val="24"/>
          <w:szCs w:val="24"/>
        </w:rPr>
        <w:t>270</w:t>
      </w:r>
      <w:r w:rsidRPr="00EB1650">
        <w:rPr>
          <w:rFonts w:ascii="Times New Roman" w:hAnsi="Times New Roman" w:cs="Times New Roman"/>
          <w:sz w:val="24"/>
          <w:szCs w:val="24"/>
        </w:rPr>
        <w:t>: p. 24-41.</w:t>
      </w:r>
    </w:p>
    <w:p w14:paraId="03AC83D9" w14:textId="77777777" w:rsidR="00E2182D" w:rsidRPr="00EB1650" w:rsidRDefault="00E2182D" w:rsidP="00EB1650">
      <w:pPr>
        <w:pStyle w:val="EndNoteBibliography"/>
        <w:spacing w:after="120"/>
        <w:ind w:left="720" w:hanging="720"/>
        <w:rPr>
          <w:rFonts w:ascii="Times New Roman" w:hAnsi="Times New Roman" w:cs="Times New Roman"/>
          <w:sz w:val="24"/>
          <w:szCs w:val="24"/>
        </w:rPr>
      </w:pPr>
      <w:r w:rsidRPr="00EB1650">
        <w:rPr>
          <w:rFonts w:ascii="Times New Roman" w:hAnsi="Times New Roman" w:cs="Times New Roman"/>
          <w:sz w:val="24"/>
          <w:szCs w:val="24"/>
        </w:rPr>
        <w:lastRenderedPageBreak/>
        <w:t>84.</w:t>
      </w:r>
      <w:r w:rsidRPr="00EB1650">
        <w:rPr>
          <w:rFonts w:ascii="Times New Roman" w:hAnsi="Times New Roman" w:cs="Times New Roman"/>
          <w:sz w:val="24"/>
          <w:szCs w:val="24"/>
        </w:rPr>
        <w:tab/>
        <w:t xml:space="preserve">Larkin, L.M., et al., </w:t>
      </w:r>
      <w:r w:rsidRPr="00EB1650">
        <w:rPr>
          <w:rFonts w:ascii="Times New Roman" w:hAnsi="Times New Roman" w:cs="Times New Roman"/>
          <w:i/>
          <w:sz w:val="24"/>
          <w:szCs w:val="24"/>
        </w:rPr>
        <w:t>Skeletal muscle weakness due to deficiency of CuZn-superoxide dismutase is associated with loss of functional innervation.</w:t>
      </w:r>
      <w:r w:rsidRPr="00EB1650">
        <w:rPr>
          <w:rFonts w:ascii="Times New Roman" w:hAnsi="Times New Roman" w:cs="Times New Roman"/>
          <w:sz w:val="24"/>
          <w:szCs w:val="24"/>
        </w:rPr>
        <w:t xml:space="preserve"> Am J Physiol Regul Integr Comp Physiol, 2011. </w:t>
      </w:r>
      <w:r w:rsidRPr="00EB1650">
        <w:rPr>
          <w:rFonts w:ascii="Times New Roman" w:hAnsi="Times New Roman" w:cs="Times New Roman"/>
          <w:b/>
          <w:sz w:val="24"/>
          <w:szCs w:val="24"/>
        </w:rPr>
        <w:t>301</w:t>
      </w:r>
      <w:r w:rsidRPr="00EB1650">
        <w:rPr>
          <w:rFonts w:ascii="Times New Roman" w:hAnsi="Times New Roman" w:cs="Times New Roman"/>
          <w:sz w:val="24"/>
          <w:szCs w:val="24"/>
        </w:rPr>
        <w:t>(5): p. R1400-7.</w:t>
      </w:r>
    </w:p>
    <w:p w14:paraId="2BA78634" w14:textId="77777777" w:rsidR="00DC4F2B" w:rsidRPr="00EB1650" w:rsidRDefault="00816B0A" w:rsidP="00EB1650">
      <w:pPr>
        <w:spacing w:after="120" w:line="240" w:lineRule="auto"/>
        <w:outlineLvl w:val="0"/>
        <w:rPr>
          <w:rFonts w:ascii="Times New Roman" w:hAnsi="Times New Roman" w:cs="Times New Roman"/>
          <w:sz w:val="24"/>
          <w:szCs w:val="24"/>
        </w:rPr>
      </w:pPr>
      <w:r w:rsidRPr="00EB1650">
        <w:rPr>
          <w:rFonts w:ascii="Times New Roman" w:hAnsi="Times New Roman" w:cs="Times New Roman"/>
          <w:sz w:val="24"/>
          <w:szCs w:val="24"/>
        </w:rPr>
        <w:fldChar w:fldCharType="end"/>
      </w:r>
    </w:p>
    <w:p w14:paraId="103381E7" w14:textId="518D0FE4" w:rsidR="00CB6B35" w:rsidRPr="000A61C9" w:rsidRDefault="00CB6B35" w:rsidP="00D822C9">
      <w:pPr>
        <w:spacing w:before="120" w:after="0" w:line="240" w:lineRule="auto"/>
        <w:outlineLvl w:val="0"/>
        <w:rPr>
          <w:rFonts w:ascii="Times New Roman" w:hAnsi="Times New Roman" w:cs="Times New Roman"/>
          <w:b/>
          <w:bCs/>
          <w:iCs/>
          <w:sz w:val="24"/>
          <w:szCs w:val="24"/>
        </w:rPr>
      </w:pPr>
      <w:r w:rsidRPr="00CB6B35">
        <w:rPr>
          <w:rFonts w:ascii="Times New Roman" w:hAnsi="Times New Roman" w:cs="Times New Roman"/>
          <w:b/>
          <w:bCs/>
          <w:iCs/>
          <w:sz w:val="24"/>
          <w:szCs w:val="24"/>
          <w:highlight w:val="yellow"/>
        </w:rPr>
        <w:t>Author contributions:</w:t>
      </w:r>
      <w:r>
        <w:rPr>
          <w:rFonts w:ascii="Times New Roman" w:hAnsi="Times New Roman" w:cs="Times New Roman"/>
          <w:b/>
          <w:bCs/>
          <w:iCs/>
          <w:sz w:val="24"/>
          <w:szCs w:val="24"/>
        </w:rPr>
        <w:t xml:space="preserve"> </w:t>
      </w:r>
    </w:p>
    <w:p w14:paraId="7831D411" w14:textId="1C531C2E" w:rsidR="00CB6B35" w:rsidRPr="00CB6B35" w:rsidRDefault="00CB6B35" w:rsidP="00CB6B35">
      <w:pPr>
        <w:spacing w:before="120" w:after="0" w:line="240" w:lineRule="auto"/>
        <w:rPr>
          <w:rFonts w:ascii="Times New Roman" w:hAnsi="Times New Roman" w:cs="Times New Roman"/>
          <w:iCs/>
          <w:sz w:val="24"/>
          <w:szCs w:val="24"/>
          <w:highlight w:val="yellow"/>
        </w:rPr>
      </w:pPr>
      <w:r w:rsidRPr="00CB6B35">
        <w:rPr>
          <w:rFonts w:ascii="Times New Roman" w:hAnsi="Times New Roman" w:cs="Times New Roman"/>
          <w:iCs/>
          <w:sz w:val="24"/>
          <w:szCs w:val="24"/>
          <w:highlight w:val="yellow"/>
        </w:rPr>
        <w:t xml:space="preserve">Conceptualization: </w:t>
      </w:r>
    </w:p>
    <w:p w14:paraId="2AA18571" w14:textId="790815F0" w:rsidR="00CB6B35" w:rsidRPr="00CB6B35" w:rsidRDefault="00CB6B35" w:rsidP="00CB6B35">
      <w:pPr>
        <w:spacing w:before="120" w:after="0" w:line="240" w:lineRule="auto"/>
        <w:rPr>
          <w:rFonts w:ascii="Times New Roman" w:hAnsi="Times New Roman" w:cs="Times New Roman"/>
          <w:iCs/>
          <w:sz w:val="24"/>
          <w:szCs w:val="24"/>
          <w:highlight w:val="yellow"/>
        </w:rPr>
      </w:pPr>
      <w:r w:rsidRPr="00CB6B35">
        <w:rPr>
          <w:rFonts w:ascii="Times New Roman" w:hAnsi="Times New Roman" w:cs="Times New Roman"/>
          <w:iCs/>
          <w:sz w:val="24"/>
          <w:szCs w:val="24"/>
          <w:highlight w:val="yellow"/>
        </w:rPr>
        <w:t xml:space="preserve">Methodology: </w:t>
      </w:r>
    </w:p>
    <w:p w14:paraId="1188FDDF" w14:textId="5750CA85" w:rsidR="00CB6B35" w:rsidRPr="00CB6B35" w:rsidRDefault="00CB6B35" w:rsidP="00CB6B35">
      <w:pPr>
        <w:spacing w:before="120" w:after="0" w:line="240" w:lineRule="auto"/>
        <w:rPr>
          <w:rFonts w:ascii="Times New Roman" w:hAnsi="Times New Roman" w:cs="Times New Roman"/>
          <w:iCs/>
          <w:sz w:val="24"/>
          <w:szCs w:val="24"/>
          <w:highlight w:val="yellow"/>
        </w:rPr>
      </w:pPr>
      <w:r w:rsidRPr="00CB6B35">
        <w:rPr>
          <w:rFonts w:ascii="Times New Roman" w:hAnsi="Times New Roman" w:cs="Times New Roman"/>
          <w:iCs/>
          <w:sz w:val="24"/>
          <w:szCs w:val="24"/>
          <w:highlight w:val="yellow"/>
        </w:rPr>
        <w:t xml:space="preserve">Investigation: </w:t>
      </w:r>
    </w:p>
    <w:p w14:paraId="4F8001DE" w14:textId="6815D6DB" w:rsidR="00CB6B35" w:rsidRPr="00CB6B35" w:rsidRDefault="00CB6B35" w:rsidP="00CB6B35">
      <w:pPr>
        <w:spacing w:before="120" w:after="0" w:line="240" w:lineRule="auto"/>
        <w:rPr>
          <w:rFonts w:ascii="Times New Roman" w:hAnsi="Times New Roman" w:cs="Times New Roman"/>
          <w:iCs/>
          <w:sz w:val="24"/>
          <w:szCs w:val="24"/>
          <w:highlight w:val="yellow"/>
        </w:rPr>
      </w:pPr>
      <w:r w:rsidRPr="00CB6B35">
        <w:rPr>
          <w:rFonts w:ascii="Times New Roman" w:hAnsi="Times New Roman" w:cs="Times New Roman"/>
          <w:iCs/>
          <w:sz w:val="24"/>
          <w:szCs w:val="24"/>
          <w:highlight w:val="yellow"/>
        </w:rPr>
        <w:t xml:space="preserve">Visualization: </w:t>
      </w:r>
    </w:p>
    <w:p w14:paraId="7CD481C7" w14:textId="2216269F" w:rsidR="00CB6B35" w:rsidRPr="00CB6B35" w:rsidRDefault="00CB6B35" w:rsidP="00CB6B35">
      <w:pPr>
        <w:spacing w:before="120" w:after="0" w:line="240" w:lineRule="auto"/>
        <w:rPr>
          <w:rFonts w:ascii="Times New Roman" w:hAnsi="Times New Roman" w:cs="Times New Roman"/>
          <w:iCs/>
          <w:sz w:val="24"/>
          <w:szCs w:val="24"/>
          <w:highlight w:val="yellow"/>
        </w:rPr>
      </w:pPr>
      <w:r w:rsidRPr="00CB6B35">
        <w:rPr>
          <w:rFonts w:ascii="Times New Roman" w:hAnsi="Times New Roman" w:cs="Times New Roman"/>
          <w:iCs/>
          <w:sz w:val="24"/>
          <w:szCs w:val="24"/>
          <w:highlight w:val="yellow"/>
        </w:rPr>
        <w:t xml:space="preserve">Funding acquisition: </w:t>
      </w:r>
    </w:p>
    <w:p w14:paraId="7F83B137" w14:textId="1CC8C5DB" w:rsidR="00CB6B35" w:rsidRPr="00CB6B35" w:rsidRDefault="00CB6B35" w:rsidP="00CB6B35">
      <w:pPr>
        <w:spacing w:before="120" w:after="0" w:line="240" w:lineRule="auto"/>
        <w:rPr>
          <w:rFonts w:ascii="Times New Roman" w:hAnsi="Times New Roman" w:cs="Times New Roman"/>
          <w:iCs/>
          <w:sz w:val="24"/>
          <w:szCs w:val="24"/>
          <w:highlight w:val="yellow"/>
        </w:rPr>
      </w:pPr>
      <w:r w:rsidRPr="00CB6B35">
        <w:rPr>
          <w:rFonts w:ascii="Times New Roman" w:hAnsi="Times New Roman" w:cs="Times New Roman"/>
          <w:iCs/>
          <w:sz w:val="24"/>
          <w:szCs w:val="24"/>
          <w:highlight w:val="yellow"/>
        </w:rPr>
        <w:t xml:space="preserve">Project administration: </w:t>
      </w:r>
    </w:p>
    <w:p w14:paraId="7A3289FB" w14:textId="3228DFA2" w:rsidR="00CB6B35" w:rsidRPr="00CB6B35" w:rsidRDefault="00CB6B35" w:rsidP="00CB6B35">
      <w:pPr>
        <w:spacing w:before="120" w:after="0" w:line="240" w:lineRule="auto"/>
        <w:rPr>
          <w:rFonts w:ascii="Times New Roman" w:hAnsi="Times New Roman" w:cs="Times New Roman"/>
          <w:iCs/>
          <w:sz w:val="24"/>
          <w:szCs w:val="24"/>
          <w:highlight w:val="yellow"/>
        </w:rPr>
      </w:pPr>
      <w:r w:rsidRPr="00CB6B35">
        <w:rPr>
          <w:rFonts w:ascii="Times New Roman" w:hAnsi="Times New Roman" w:cs="Times New Roman"/>
          <w:iCs/>
          <w:sz w:val="24"/>
          <w:szCs w:val="24"/>
          <w:highlight w:val="yellow"/>
        </w:rPr>
        <w:t xml:space="preserve">Supervision: </w:t>
      </w:r>
    </w:p>
    <w:p w14:paraId="7FE45DE3" w14:textId="094D0730" w:rsidR="00CB6B35" w:rsidRPr="00CB6B35" w:rsidRDefault="00CB6B35" w:rsidP="00CB6B35">
      <w:pPr>
        <w:spacing w:before="120" w:after="0" w:line="240" w:lineRule="auto"/>
        <w:rPr>
          <w:rFonts w:ascii="Times New Roman" w:hAnsi="Times New Roman" w:cs="Times New Roman"/>
          <w:iCs/>
          <w:sz w:val="24"/>
          <w:szCs w:val="24"/>
          <w:highlight w:val="yellow"/>
        </w:rPr>
      </w:pPr>
      <w:r w:rsidRPr="00CB6B35">
        <w:rPr>
          <w:rFonts w:ascii="Times New Roman" w:hAnsi="Times New Roman" w:cs="Times New Roman"/>
          <w:iCs/>
          <w:sz w:val="24"/>
          <w:szCs w:val="24"/>
          <w:highlight w:val="yellow"/>
        </w:rPr>
        <w:t xml:space="preserve">Writing – original draft: </w:t>
      </w:r>
    </w:p>
    <w:p w14:paraId="230B42C7" w14:textId="2E2E8230" w:rsidR="00CB6B35" w:rsidRDefault="00CB6B35" w:rsidP="00CB6B35">
      <w:pPr>
        <w:spacing w:before="120" w:after="0" w:line="240" w:lineRule="auto"/>
        <w:rPr>
          <w:rFonts w:ascii="Times New Roman" w:hAnsi="Times New Roman" w:cs="Times New Roman"/>
          <w:iCs/>
          <w:sz w:val="24"/>
          <w:szCs w:val="24"/>
        </w:rPr>
      </w:pPr>
      <w:r w:rsidRPr="00CB6B35">
        <w:rPr>
          <w:rFonts w:ascii="Times New Roman" w:hAnsi="Times New Roman" w:cs="Times New Roman"/>
          <w:iCs/>
          <w:sz w:val="24"/>
          <w:szCs w:val="24"/>
          <w:highlight w:val="yellow"/>
        </w:rPr>
        <w:t>Writing – review &amp; editing:</w:t>
      </w:r>
      <w:r w:rsidRPr="00CB6B35">
        <w:rPr>
          <w:rFonts w:ascii="Times New Roman" w:hAnsi="Times New Roman" w:cs="Times New Roman"/>
          <w:iCs/>
          <w:sz w:val="24"/>
          <w:szCs w:val="24"/>
        </w:rPr>
        <w:t xml:space="preserve"> </w:t>
      </w:r>
    </w:p>
    <w:p w14:paraId="5C080D6F" w14:textId="56EA2566" w:rsidR="00CB6B35" w:rsidRPr="00CB6B35" w:rsidRDefault="00CB6B35" w:rsidP="00CB6B35">
      <w:pPr>
        <w:spacing w:before="120" w:after="0" w:line="240" w:lineRule="auto"/>
        <w:rPr>
          <w:rFonts w:ascii="Times New Roman" w:hAnsi="Times New Roman" w:cs="Times New Roman"/>
          <w:iCs/>
          <w:sz w:val="24"/>
          <w:szCs w:val="24"/>
        </w:rPr>
      </w:pPr>
      <w:r w:rsidRPr="00CB6B35">
        <w:rPr>
          <w:rFonts w:ascii="Times New Roman" w:hAnsi="Times New Roman" w:cs="Times New Roman"/>
          <w:b/>
          <w:bCs/>
          <w:iCs/>
          <w:sz w:val="24"/>
          <w:szCs w:val="24"/>
          <w:highlight w:val="yellow"/>
        </w:rPr>
        <w:t>Competing interests:</w:t>
      </w:r>
      <w:r w:rsidRPr="00CB6B35">
        <w:rPr>
          <w:rFonts w:ascii="Times New Roman" w:hAnsi="Times New Roman" w:cs="Times New Roman"/>
          <w:iCs/>
          <w:sz w:val="24"/>
          <w:szCs w:val="24"/>
          <w:highlight w:val="yellow"/>
        </w:rPr>
        <w:t xml:space="preserve"> Include any financial interests for each author that could be perceived as being a conflict of interest (including but not limited to financial holdings, professional affiliations, advisory positions, and board memberships). Here, also include any awarded or filed patents pertaining to the results presented in the paper, stating patent filing number and title and which authors are co-inventors. When authors have no competing interests, this should also be declared (e.g., “Authors declare that they have no competing interests.”).</w:t>
      </w:r>
    </w:p>
    <w:p w14:paraId="3BF842BA" w14:textId="77777777" w:rsidR="00CB6B35" w:rsidRPr="00CB6B35" w:rsidRDefault="00CB6B35" w:rsidP="00CB6B35">
      <w:pPr>
        <w:spacing w:before="120" w:after="0" w:line="240" w:lineRule="auto"/>
        <w:rPr>
          <w:rFonts w:ascii="Times New Roman" w:hAnsi="Times New Roman" w:cs="Times New Roman"/>
          <w:b/>
          <w:bCs/>
          <w:iCs/>
          <w:sz w:val="24"/>
          <w:szCs w:val="24"/>
          <w:highlight w:val="yellow"/>
        </w:rPr>
      </w:pPr>
      <w:r w:rsidRPr="00CB6B35">
        <w:rPr>
          <w:rFonts w:ascii="Times New Roman" w:hAnsi="Times New Roman" w:cs="Times New Roman"/>
          <w:b/>
          <w:bCs/>
          <w:iCs/>
          <w:sz w:val="24"/>
          <w:szCs w:val="24"/>
          <w:highlight w:val="yellow"/>
        </w:rPr>
        <w:t>Acknowledgments</w:t>
      </w:r>
    </w:p>
    <w:p w14:paraId="3E24BD86" w14:textId="7F2F7774" w:rsidR="00CB6B35" w:rsidRPr="000A61C9" w:rsidRDefault="00CB6B35" w:rsidP="00CB6B35">
      <w:pPr>
        <w:spacing w:before="120" w:after="0" w:line="240" w:lineRule="auto"/>
        <w:rPr>
          <w:rFonts w:ascii="Times New Roman" w:hAnsi="Times New Roman" w:cs="Times New Roman"/>
          <w:b/>
          <w:bCs/>
          <w:sz w:val="24"/>
          <w:szCs w:val="24"/>
        </w:rPr>
      </w:pPr>
      <w:r w:rsidRPr="00CB6B35">
        <w:rPr>
          <w:rFonts w:ascii="Times New Roman" w:hAnsi="Times New Roman" w:cs="Times New Roman"/>
          <w:sz w:val="24"/>
          <w:szCs w:val="24"/>
          <w:highlight w:val="yellow"/>
        </w:rPr>
        <w:t xml:space="preserve">The authors thank Emily J. Koubek, PhD, for general assistance. The project described was supported by Grant Number P30DK020572 (MDRC) from the National Institute of Diabetes and Digestive and Kidney Diseases. Research reported in this publication was supported by the U-M Advanced Genomics Core, the UM Single Cell Spatial Analysis Program and the National Cancer Institutes of Health under Award Number P30CA046592 </w:t>
      </w:r>
      <w:proofErr w:type="gramStart"/>
      <w:r w:rsidRPr="00CB6B35">
        <w:rPr>
          <w:rFonts w:ascii="Times New Roman" w:hAnsi="Times New Roman" w:cs="Times New Roman"/>
          <w:sz w:val="24"/>
          <w:szCs w:val="24"/>
          <w:highlight w:val="yellow"/>
        </w:rPr>
        <w:t>by the use of</w:t>
      </w:r>
      <w:proofErr w:type="gramEnd"/>
      <w:r w:rsidRPr="00CB6B35">
        <w:rPr>
          <w:rFonts w:ascii="Times New Roman" w:hAnsi="Times New Roman" w:cs="Times New Roman"/>
          <w:sz w:val="24"/>
          <w:szCs w:val="24"/>
          <w:highlight w:val="yellow"/>
        </w:rPr>
        <w:t xml:space="preserve"> the following Cancer Center Shared Resource: Single Cell and Spatial Analysis Shared Resource. Metabolomics measurements were performed by the University of Michigan Medical School BRCF Metabolomics Core Facility (RRID:SCR_026721</w:t>
      </w:r>
      <w:r>
        <w:rPr>
          <w:rFonts w:ascii="Times New Roman" w:hAnsi="Times New Roman" w:cs="Times New Roman"/>
          <w:sz w:val="24"/>
          <w:szCs w:val="24"/>
          <w:highlight w:val="yellow"/>
        </w:rPr>
        <w:t>)</w:t>
      </w:r>
      <w:r w:rsidRPr="00CB6B35">
        <w:rPr>
          <w:rFonts w:ascii="Times New Roman" w:hAnsi="Times New Roman" w:cs="Times New Roman"/>
          <w:sz w:val="24"/>
          <w:szCs w:val="24"/>
          <w:highlight w:val="yellow"/>
        </w:rPr>
        <w:t>.</w:t>
      </w:r>
      <w:r w:rsidRPr="000A61C9">
        <w:rPr>
          <w:rFonts w:ascii="Times New Roman" w:hAnsi="Times New Roman" w:cs="Times New Roman"/>
          <w:b/>
          <w:bCs/>
          <w:sz w:val="24"/>
          <w:szCs w:val="24"/>
        </w:rPr>
        <w:br w:type="page"/>
      </w:r>
    </w:p>
    <w:p w14:paraId="2287A35C" w14:textId="7B4C59EE" w:rsidR="00CB6B35" w:rsidRPr="000A61C9" w:rsidRDefault="00CB6B35" w:rsidP="00CB6B35">
      <w:pPr>
        <w:spacing w:before="120" w:after="0" w:line="240" w:lineRule="auto"/>
        <w:outlineLvl w:val="0"/>
        <w:rPr>
          <w:rFonts w:ascii="Times New Roman" w:hAnsi="Times New Roman" w:cs="Times New Roman"/>
          <w:sz w:val="24"/>
          <w:szCs w:val="24"/>
        </w:rPr>
      </w:pPr>
      <w:r w:rsidRPr="000A61C9">
        <w:rPr>
          <w:rFonts w:ascii="Times New Roman" w:hAnsi="Times New Roman" w:cs="Times New Roman"/>
          <w:b/>
          <w:bCs/>
          <w:sz w:val="24"/>
          <w:szCs w:val="24"/>
        </w:rPr>
        <w:lastRenderedPageBreak/>
        <w:t>Figure</w:t>
      </w:r>
      <w:r>
        <w:rPr>
          <w:rFonts w:ascii="Times New Roman" w:hAnsi="Times New Roman" w:cs="Times New Roman"/>
          <w:b/>
          <w:bCs/>
          <w:sz w:val="24"/>
          <w:szCs w:val="24"/>
        </w:rPr>
        <w:t>s</w:t>
      </w:r>
    </w:p>
    <w:p w14:paraId="21627195" w14:textId="1420290A" w:rsidR="00CB6B35" w:rsidRPr="006A41D7" w:rsidRDefault="00CB6B35" w:rsidP="00CB6B35">
      <w:pPr>
        <w:spacing w:before="120" w:after="0" w:line="240" w:lineRule="auto"/>
        <w:rPr>
          <w:rFonts w:ascii="Times New Roman" w:hAnsi="Times New Roman" w:cs="Times New Roman"/>
          <w:color w:val="C00000"/>
          <w:sz w:val="24"/>
          <w:szCs w:val="24"/>
        </w:rPr>
      </w:pPr>
      <w:r w:rsidRPr="006A41D7">
        <w:rPr>
          <w:rFonts w:ascii="Times New Roman" w:hAnsi="Times New Roman" w:cs="Times New Roman"/>
          <w:b/>
          <w:bCs/>
          <w:sz w:val="24"/>
          <w:szCs w:val="24"/>
        </w:rPr>
        <w:t>Fig</w:t>
      </w:r>
      <w:r>
        <w:rPr>
          <w:rFonts w:ascii="Times New Roman" w:hAnsi="Times New Roman" w:cs="Times New Roman"/>
          <w:b/>
          <w:bCs/>
          <w:sz w:val="24"/>
          <w:szCs w:val="24"/>
        </w:rPr>
        <w:t>.</w:t>
      </w:r>
      <w:r w:rsidRPr="006A41D7">
        <w:rPr>
          <w:rFonts w:ascii="Times New Roman" w:hAnsi="Times New Roman" w:cs="Times New Roman"/>
          <w:b/>
          <w:bCs/>
          <w:sz w:val="24"/>
          <w:szCs w:val="24"/>
        </w:rPr>
        <w:t xml:space="preserve"> 1. </w:t>
      </w:r>
      <w:proofErr w:type="gramStart"/>
      <w:r w:rsidRPr="006A41D7">
        <w:rPr>
          <w:rFonts w:ascii="Times New Roman" w:hAnsi="Times New Roman" w:cs="Times New Roman"/>
          <w:b/>
          <w:bCs/>
          <w:sz w:val="24"/>
          <w:szCs w:val="24"/>
        </w:rPr>
        <w:t>Study</w:t>
      </w:r>
      <w:proofErr w:type="gramEnd"/>
      <w:r w:rsidRPr="006A41D7">
        <w:rPr>
          <w:rFonts w:ascii="Times New Roman" w:hAnsi="Times New Roman" w:cs="Times New Roman"/>
          <w:b/>
          <w:bCs/>
          <w:sz w:val="24"/>
          <w:szCs w:val="24"/>
        </w:rPr>
        <w:t xml:space="preserve"> design and terminal metabolic phenotyping.</w:t>
      </w:r>
      <w:r w:rsidRPr="006A41D7">
        <w:rPr>
          <w:rFonts w:ascii="Times New Roman" w:hAnsi="Times New Roman" w:cs="Times New Roman"/>
          <w:sz w:val="24"/>
          <w:szCs w:val="24"/>
        </w:rPr>
        <w:t xml:space="preserve"> (</w:t>
      </w:r>
      <w:r w:rsidRPr="006A41D7">
        <w:rPr>
          <w:rFonts w:ascii="Times New Roman" w:hAnsi="Times New Roman" w:cs="Times New Roman"/>
          <w:b/>
          <w:bCs/>
          <w:sz w:val="24"/>
          <w:szCs w:val="24"/>
        </w:rPr>
        <w:t>A</w:t>
      </w:r>
      <w:r w:rsidRPr="006A41D7">
        <w:rPr>
          <w:rFonts w:ascii="Times New Roman" w:hAnsi="Times New Roman" w:cs="Times New Roman"/>
          <w:sz w:val="24"/>
          <w:szCs w:val="24"/>
        </w:rPr>
        <w:t xml:space="preserve">) Study design. C57BL/6J mice were fed a standard diet (SD, 10% kcal fat) or a high-fat diet (HFD, 60% kcal fat) starting at 12 weeks of age. At 18 weeks, HFD mice were assigned to one of three interventions: switched to SD (dietary reversal, DR), </w:t>
      </w:r>
      <w:proofErr w:type="gramStart"/>
      <w:r w:rsidRPr="006A41D7">
        <w:rPr>
          <w:rFonts w:ascii="Times New Roman" w:hAnsi="Times New Roman" w:cs="Times New Roman"/>
          <w:sz w:val="24"/>
          <w:szCs w:val="24"/>
        </w:rPr>
        <w:t>continued on</w:t>
      </w:r>
      <w:proofErr w:type="gramEnd"/>
      <w:r w:rsidRPr="006A41D7">
        <w:rPr>
          <w:rFonts w:ascii="Times New Roman" w:hAnsi="Times New Roman" w:cs="Times New Roman"/>
          <w:sz w:val="24"/>
          <w:szCs w:val="24"/>
        </w:rPr>
        <w:t xml:space="preserve"> HFD with access to a running wheel (exercise, EX), or both diet and running wheel combined (DREX). All interventions continued until 26 weeks, when metabolic and neuropathy phenotyping, along with tissue collection, was performed. Terminal (</w:t>
      </w:r>
      <w:r w:rsidRPr="006A41D7">
        <w:rPr>
          <w:rFonts w:ascii="Times New Roman" w:hAnsi="Times New Roman" w:cs="Times New Roman"/>
          <w:b/>
          <w:bCs/>
          <w:sz w:val="24"/>
          <w:szCs w:val="24"/>
        </w:rPr>
        <w:t>B</w:t>
      </w:r>
      <w:r w:rsidRPr="006A41D7">
        <w:rPr>
          <w:rFonts w:ascii="Times New Roman" w:hAnsi="Times New Roman" w:cs="Times New Roman"/>
          <w:sz w:val="24"/>
          <w:szCs w:val="24"/>
        </w:rPr>
        <w:t>) body weights, (</w:t>
      </w:r>
      <w:r w:rsidRPr="006A41D7">
        <w:rPr>
          <w:rFonts w:ascii="Times New Roman" w:hAnsi="Times New Roman" w:cs="Times New Roman"/>
          <w:b/>
          <w:bCs/>
          <w:sz w:val="24"/>
          <w:szCs w:val="24"/>
        </w:rPr>
        <w:t>C</w:t>
      </w:r>
      <w:r w:rsidRPr="006A41D7">
        <w:rPr>
          <w:rFonts w:ascii="Times New Roman" w:hAnsi="Times New Roman" w:cs="Times New Roman"/>
          <w:sz w:val="24"/>
          <w:szCs w:val="24"/>
        </w:rPr>
        <w:t>) fasting blood glucose levels, and (</w:t>
      </w:r>
      <w:r w:rsidRPr="006A41D7">
        <w:rPr>
          <w:rFonts w:ascii="Times New Roman" w:hAnsi="Times New Roman" w:cs="Times New Roman"/>
          <w:b/>
          <w:bCs/>
          <w:sz w:val="24"/>
          <w:szCs w:val="24"/>
        </w:rPr>
        <w:t>D</w:t>
      </w:r>
      <w:r w:rsidRPr="006A41D7">
        <w:rPr>
          <w:rFonts w:ascii="Times New Roman" w:hAnsi="Times New Roman" w:cs="Times New Roman"/>
          <w:sz w:val="24"/>
          <w:szCs w:val="24"/>
        </w:rPr>
        <w:t xml:space="preserve">) glucose tolerance tests (GTT) </w:t>
      </w:r>
      <w:r w:rsidRPr="006A41D7">
        <w:rPr>
          <w:rFonts w:ascii="Times New Roman" w:hAnsi="Times New Roman" w:cs="Times New Roman"/>
          <w:iCs/>
          <w:sz w:val="24"/>
          <w:szCs w:val="24"/>
        </w:rPr>
        <w:t xml:space="preserve">for SD (n=28), HFD (n=27), DR (n=28), EX (n=28), and DREX (n=28). Terminal plasma </w:t>
      </w:r>
      <w:r w:rsidRPr="006A41D7">
        <w:rPr>
          <w:rFonts w:ascii="Times New Roman" w:hAnsi="Times New Roman" w:cs="Times New Roman"/>
          <w:sz w:val="24"/>
          <w:szCs w:val="24"/>
        </w:rPr>
        <w:t>(</w:t>
      </w:r>
      <w:r w:rsidRPr="006A41D7">
        <w:rPr>
          <w:rFonts w:ascii="Times New Roman" w:hAnsi="Times New Roman" w:cs="Times New Roman"/>
          <w:b/>
          <w:bCs/>
          <w:sz w:val="24"/>
          <w:szCs w:val="24"/>
        </w:rPr>
        <w:t>E</w:t>
      </w:r>
      <w:r w:rsidRPr="006A41D7">
        <w:rPr>
          <w:rFonts w:ascii="Times New Roman" w:hAnsi="Times New Roman" w:cs="Times New Roman"/>
          <w:sz w:val="24"/>
          <w:szCs w:val="24"/>
        </w:rPr>
        <w:t>) insulin and (</w:t>
      </w:r>
      <w:r w:rsidRPr="006A41D7">
        <w:rPr>
          <w:rFonts w:ascii="Times New Roman" w:hAnsi="Times New Roman" w:cs="Times New Roman"/>
          <w:b/>
          <w:bCs/>
          <w:sz w:val="24"/>
          <w:szCs w:val="24"/>
        </w:rPr>
        <w:t>F</w:t>
      </w:r>
      <w:r w:rsidRPr="006A41D7">
        <w:rPr>
          <w:rFonts w:ascii="Times New Roman" w:hAnsi="Times New Roman" w:cs="Times New Roman"/>
          <w:sz w:val="24"/>
          <w:szCs w:val="24"/>
        </w:rPr>
        <w:t xml:space="preserve">) total cholesterol </w:t>
      </w:r>
      <w:r w:rsidRPr="006A41D7">
        <w:rPr>
          <w:rFonts w:ascii="Times New Roman" w:hAnsi="Times New Roman" w:cs="Times New Roman"/>
          <w:iCs/>
          <w:sz w:val="24"/>
          <w:szCs w:val="24"/>
        </w:rPr>
        <w:t xml:space="preserve">for SD (n=10), HFD (n=10), DR (n=10), EX (n=11), and DREX (n=10). </w:t>
      </w:r>
      <w:r w:rsidRPr="006A41D7">
        <w:rPr>
          <w:rFonts w:ascii="Times New Roman" w:hAnsi="Times New Roman" w:cs="Times New Roman"/>
          <w:sz w:val="24"/>
          <w:szCs w:val="24"/>
        </w:rPr>
        <w:t>(</w:t>
      </w:r>
      <w:r w:rsidRPr="006A41D7">
        <w:rPr>
          <w:rFonts w:ascii="Times New Roman" w:hAnsi="Times New Roman" w:cs="Times New Roman"/>
          <w:b/>
          <w:bCs/>
          <w:sz w:val="24"/>
          <w:szCs w:val="24"/>
        </w:rPr>
        <w:t>G-I</w:t>
      </w:r>
      <w:r w:rsidRPr="006A41D7">
        <w:rPr>
          <w:rFonts w:ascii="Times New Roman" w:hAnsi="Times New Roman" w:cs="Times New Roman"/>
          <w:sz w:val="24"/>
          <w:szCs w:val="24"/>
        </w:rPr>
        <w:t>) Terminal body composition, including (</w:t>
      </w:r>
      <w:r w:rsidRPr="006A41D7">
        <w:rPr>
          <w:rFonts w:ascii="Times New Roman" w:hAnsi="Times New Roman" w:cs="Times New Roman"/>
          <w:b/>
          <w:bCs/>
          <w:sz w:val="24"/>
          <w:szCs w:val="24"/>
        </w:rPr>
        <w:t>G</w:t>
      </w:r>
      <w:r w:rsidRPr="006A41D7">
        <w:rPr>
          <w:rFonts w:ascii="Times New Roman" w:hAnsi="Times New Roman" w:cs="Times New Roman"/>
          <w:sz w:val="24"/>
          <w:szCs w:val="24"/>
        </w:rPr>
        <w:t>) percent fat mass, (</w:t>
      </w:r>
      <w:r w:rsidRPr="006A41D7">
        <w:rPr>
          <w:rFonts w:ascii="Times New Roman" w:hAnsi="Times New Roman" w:cs="Times New Roman"/>
          <w:b/>
          <w:bCs/>
          <w:sz w:val="24"/>
          <w:szCs w:val="24"/>
        </w:rPr>
        <w:t>H</w:t>
      </w:r>
      <w:r w:rsidRPr="006A41D7">
        <w:rPr>
          <w:rFonts w:ascii="Times New Roman" w:hAnsi="Times New Roman" w:cs="Times New Roman"/>
          <w:sz w:val="24"/>
          <w:szCs w:val="24"/>
        </w:rPr>
        <w:t>) percent lean mass, and (</w:t>
      </w:r>
      <w:r w:rsidRPr="006A41D7">
        <w:rPr>
          <w:rFonts w:ascii="Times New Roman" w:hAnsi="Times New Roman" w:cs="Times New Roman"/>
          <w:b/>
          <w:bCs/>
          <w:sz w:val="24"/>
          <w:szCs w:val="24"/>
        </w:rPr>
        <w:t>I</w:t>
      </w:r>
      <w:r w:rsidRPr="006A41D7">
        <w:rPr>
          <w:rFonts w:ascii="Times New Roman" w:hAnsi="Times New Roman" w:cs="Times New Roman"/>
          <w:sz w:val="24"/>
          <w:szCs w:val="24"/>
        </w:rPr>
        <w:t xml:space="preserve">) water content measured in the same subset of animals for </w:t>
      </w:r>
      <w:r w:rsidRPr="006A41D7">
        <w:rPr>
          <w:rFonts w:ascii="Times New Roman" w:hAnsi="Times New Roman" w:cs="Times New Roman"/>
          <w:iCs/>
          <w:sz w:val="24"/>
          <w:szCs w:val="24"/>
        </w:rPr>
        <w:t>SD (n=9), HFD (n=9), DR (n=9), EX (n=8), and DREX (n=9)</w:t>
      </w:r>
      <w:r w:rsidRPr="006A41D7">
        <w:rPr>
          <w:rFonts w:ascii="Times New Roman" w:hAnsi="Times New Roman" w:cs="Times New Roman"/>
          <w:sz w:val="24"/>
          <w:szCs w:val="24"/>
        </w:rPr>
        <w:t>. (</w:t>
      </w:r>
      <w:r w:rsidRPr="006A41D7">
        <w:rPr>
          <w:rFonts w:ascii="Times New Roman" w:hAnsi="Times New Roman" w:cs="Times New Roman"/>
          <w:b/>
          <w:bCs/>
          <w:sz w:val="24"/>
          <w:szCs w:val="24"/>
        </w:rPr>
        <w:t>J</w:t>
      </w:r>
      <w:r w:rsidRPr="006A41D7">
        <w:rPr>
          <w:rFonts w:ascii="Times New Roman" w:hAnsi="Times New Roman" w:cs="Times New Roman"/>
          <w:sz w:val="24"/>
          <w:szCs w:val="24"/>
        </w:rPr>
        <w:t xml:space="preserve">) Terminal gastrocnemius (Gastroc) muscle weight normalized to body weight for </w:t>
      </w:r>
      <w:r w:rsidRPr="006A41D7">
        <w:rPr>
          <w:rFonts w:ascii="Times New Roman" w:hAnsi="Times New Roman" w:cs="Times New Roman"/>
          <w:iCs/>
          <w:sz w:val="24"/>
          <w:szCs w:val="24"/>
        </w:rPr>
        <w:t xml:space="preserve">SD (n=5), HFD (n=5), DR (n=5), EX (n=6), and DREX (n=5). </w:t>
      </w:r>
      <w:r w:rsidRPr="006A41D7">
        <w:rPr>
          <w:rFonts w:ascii="Times New Roman" w:hAnsi="Times New Roman" w:cs="Times New Roman"/>
          <w:sz w:val="24"/>
          <w:szCs w:val="24"/>
        </w:rPr>
        <w:t xml:space="preserve">Data presented as mean ± standard deviation, with each </w:t>
      </w:r>
      <w:r w:rsidRPr="000A61C9">
        <w:rPr>
          <w:rFonts w:ascii="Times New Roman" w:hAnsi="Times New Roman" w:cs="Times New Roman"/>
          <w:sz w:val="24"/>
          <w:szCs w:val="24"/>
        </w:rPr>
        <w:t xml:space="preserve">data </w:t>
      </w:r>
      <w:r w:rsidRPr="006A41D7">
        <w:rPr>
          <w:rFonts w:ascii="Times New Roman" w:hAnsi="Times New Roman" w:cs="Times New Roman"/>
          <w:sz w:val="24"/>
          <w:szCs w:val="24"/>
        </w:rPr>
        <w:t>point representing an individual animal. Analysis in panels B, C, E-J by one-way ANOVA with Tukey’s post hoc test; *</w:t>
      </w:r>
      <w:r w:rsidR="005A1EF3" w:rsidRPr="005A1EF3">
        <w:rPr>
          <w:rFonts w:ascii="Times New Roman" w:hAnsi="Times New Roman" w:cs="Times New Roman"/>
          <w:i/>
          <w:iCs/>
          <w:sz w:val="24"/>
          <w:szCs w:val="24"/>
        </w:rPr>
        <w:t>P</w:t>
      </w:r>
      <w:r w:rsidR="005A1EF3">
        <w:rPr>
          <w:rFonts w:ascii="Times New Roman" w:hAnsi="Times New Roman" w:cs="Times New Roman"/>
          <w:sz w:val="24"/>
          <w:szCs w:val="24"/>
        </w:rPr>
        <w:t xml:space="preserve"> </w:t>
      </w:r>
      <w:r w:rsidRPr="006A41D7">
        <w:rPr>
          <w:rFonts w:ascii="Times New Roman" w:hAnsi="Times New Roman" w:cs="Times New Roman"/>
          <w:sz w:val="24"/>
          <w:szCs w:val="24"/>
        </w:rPr>
        <w:t>&lt;</w:t>
      </w:r>
      <w:r w:rsidR="005A1EF3">
        <w:rPr>
          <w:rFonts w:ascii="Times New Roman" w:hAnsi="Times New Roman" w:cs="Times New Roman"/>
          <w:sz w:val="24"/>
          <w:szCs w:val="24"/>
        </w:rPr>
        <w:t xml:space="preserve"> </w:t>
      </w:r>
      <w:r w:rsidRPr="006A41D7">
        <w:rPr>
          <w:rFonts w:ascii="Times New Roman" w:hAnsi="Times New Roman" w:cs="Times New Roman"/>
          <w:sz w:val="24"/>
          <w:szCs w:val="24"/>
        </w:rPr>
        <w:t>0.05, **</w:t>
      </w:r>
      <w:r w:rsidR="005A1EF3" w:rsidRPr="005A1EF3">
        <w:rPr>
          <w:rFonts w:ascii="Times New Roman" w:hAnsi="Times New Roman" w:cs="Times New Roman"/>
          <w:i/>
          <w:iCs/>
          <w:sz w:val="24"/>
          <w:szCs w:val="24"/>
        </w:rPr>
        <w:t xml:space="preserve"> P</w:t>
      </w:r>
      <w:r w:rsidR="005A1EF3">
        <w:rPr>
          <w:rFonts w:ascii="Times New Roman" w:hAnsi="Times New Roman" w:cs="Times New Roman"/>
          <w:sz w:val="24"/>
          <w:szCs w:val="24"/>
        </w:rPr>
        <w:t xml:space="preserve"> </w:t>
      </w:r>
      <w:r w:rsidRPr="006A41D7">
        <w:rPr>
          <w:rFonts w:ascii="Times New Roman" w:hAnsi="Times New Roman" w:cs="Times New Roman"/>
          <w:sz w:val="24"/>
          <w:szCs w:val="24"/>
        </w:rPr>
        <w:t>&lt;</w:t>
      </w:r>
      <w:r w:rsidR="005A1EF3">
        <w:rPr>
          <w:rFonts w:ascii="Times New Roman" w:hAnsi="Times New Roman" w:cs="Times New Roman"/>
          <w:sz w:val="24"/>
          <w:szCs w:val="24"/>
        </w:rPr>
        <w:t xml:space="preserve"> </w:t>
      </w:r>
      <w:r w:rsidRPr="006A41D7">
        <w:rPr>
          <w:rFonts w:ascii="Times New Roman" w:hAnsi="Times New Roman" w:cs="Times New Roman"/>
          <w:sz w:val="24"/>
          <w:szCs w:val="24"/>
        </w:rPr>
        <w:t>0.01, ***</w:t>
      </w:r>
      <w:r w:rsidR="005A1EF3" w:rsidRPr="005A1EF3">
        <w:rPr>
          <w:rFonts w:ascii="Times New Roman" w:hAnsi="Times New Roman" w:cs="Times New Roman"/>
          <w:i/>
          <w:iCs/>
          <w:sz w:val="24"/>
          <w:szCs w:val="24"/>
        </w:rPr>
        <w:t xml:space="preserve"> P</w:t>
      </w:r>
      <w:r w:rsidR="005A1EF3">
        <w:rPr>
          <w:rFonts w:ascii="Times New Roman" w:hAnsi="Times New Roman" w:cs="Times New Roman"/>
          <w:sz w:val="24"/>
          <w:szCs w:val="24"/>
        </w:rPr>
        <w:t xml:space="preserve"> </w:t>
      </w:r>
      <w:r w:rsidRPr="006A41D7">
        <w:rPr>
          <w:rFonts w:ascii="Times New Roman" w:hAnsi="Times New Roman" w:cs="Times New Roman"/>
          <w:sz w:val="24"/>
          <w:szCs w:val="24"/>
        </w:rPr>
        <w:t>&lt;</w:t>
      </w:r>
      <w:r w:rsidR="005A1EF3">
        <w:rPr>
          <w:rFonts w:ascii="Times New Roman" w:hAnsi="Times New Roman" w:cs="Times New Roman"/>
          <w:sz w:val="24"/>
          <w:szCs w:val="24"/>
        </w:rPr>
        <w:t xml:space="preserve"> </w:t>
      </w:r>
      <w:r w:rsidRPr="006A41D7">
        <w:rPr>
          <w:rFonts w:ascii="Times New Roman" w:hAnsi="Times New Roman" w:cs="Times New Roman"/>
          <w:sz w:val="24"/>
          <w:szCs w:val="24"/>
        </w:rPr>
        <w:t>0.001, ****</w:t>
      </w:r>
      <w:r w:rsidR="005A1EF3" w:rsidRPr="005A1EF3">
        <w:rPr>
          <w:rFonts w:ascii="Times New Roman" w:hAnsi="Times New Roman" w:cs="Times New Roman"/>
          <w:i/>
          <w:iCs/>
          <w:sz w:val="24"/>
          <w:szCs w:val="24"/>
        </w:rPr>
        <w:t xml:space="preserve"> P</w:t>
      </w:r>
      <w:r w:rsidR="005A1EF3">
        <w:rPr>
          <w:rFonts w:ascii="Times New Roman" w:hAnsi="Times New Roman" w:cs="Times New Roman"/>
          <w:sz w:val="24"/>
          <w:szCs w:val="24"/>
        </w:rPr>
        <w:t xml:space="preserve"> </w:t>
      </w:r>
      <w:r w:rsidRPr="006A41D7">
        <w:rPr>
          <w:rFonts w:ascii="Times New Roman" w:hAnsi="Times New Roman" w:cs="Times New Roman"/>
          <w:sz w:val="24"/>
          <w:szCs w:val="24"/>
        </w:rPr>
        <w:t>&lt;</w:t>
      </w:r>
      <w:r w:rsidR="005A1EF3">
        <w:rPr>
          <w:rFonts w:ascii="Times New Roman" w:hAnsi="Times New Roman" w:cs="Times New Roman"/>
          <w:sz w:val="24"/>
          <w:szCs w:val="24"/>
        </w:rPr>
        <w:t xml:space="preserve"> </w:t>
      </w:r>
      <w:r w:rsidRPr="006A41D7">
        <w:rPr>
          <w:rFonts w:ascii="Times New Roman" w:hAnsi="Times New Roman" w:cs="Times New Roman"/>
          <w:sz w:val="24"/>
          <w:szCs w:val="24"/>
        </w:rPr>
        <w:t>0.0001. Analysis in panel D, terminal GTT, by two-way ANOVA; *</w:t>
      </w:r>
      <w:r w:rsidR="005A1EF3" w:rsidRPr="005A1EF3">
        <w:rPr>
          <w:rFonts w:ascii="Times New Roman" w:hAnsi="Times New Roman" w:cs="Times New Roman"/>
          <w:i/>
          <w:iCs/>
          <w:sz w:val="24"/>
          <w:szCs w:val="24"/>
        </w:rPr>
        <w:t xml:space="preserve"> P</w:t>
      </w:r>
      <w:r w:rsidR="005A1EF3">
        <w:rPr>
          <w:rFonts w:ascii="Times New Roman" w:hAnsi="Times New Roman" w:cs="Times New Roman"/>
          <w:sz w:val="24"/>
          <w:szCs w:val="24"/>
        </w:rPr>
        <w:t xml:space="preserve"> </w:t>
      </w:r>
      <w:r w:rsidRPr="006A41D7">
        <w:rPr>
          <w:rFonts w:ascii="Times New Roman" w:hAnsi="Times New Roman" w:cs="Times New Roman"/>
          <w:sz w:val="24"/>
          <w:szCs w:val="24"/>
        </w:rPr>
        <w:t>&lt;</w:t>
      </w:r>
      <w:r w:rsidR="005A1EF3">
        <w:rPr>
          <w:rFonts w:ascii="Times New Roman" w:hAnsi="Times New Roman" w:cs="Times New Roman"/>
          <w:sz w:val="24"/>
          <w:szCs w:val="24"/>
        </w:rPr>
        <w:t xml:space="preserve"> </w:t>
      </w:r>
      <w:r w:rsidRPr="006A41D7">
        <w:rPr>
          <w:rFonts w:ascii="Times New Roman" w:hAnsi="Times New Roman" w:cs="Times New Roman"/>
          <w:sz w:val="24"/>
          <w:szCs w:val="24"/>
        </w:rPr>
        <w:t>0.05, ****</w:t>
      </w:r>
      <w:r w:rsidR="005A1EF3" w:rsidRPr="005A1EF3">
        <w:rPr>
          <w:rFonts w:ascii="Times New Roman" w:hAnsi="Times New Roman" w:cs="Times New Roman"/>
          <w:i/>
          <w:iCs/>
          <w:sz w:val="24"/>
          <w:szCs w:val="24"/>
        </w:rPr>
        <w:t xml:space="preserve"> P</w:t>
      </w:r>
      <w:r w:rsidR="005A1EF3">
        <w:rPr>
          <w:rFonts w:ascii="Times New Roman" w:hAnsi="Times New Roman" w:cs="Times New Roman"/>
          <w:sz w:val="24"/>
          <w:szCs w:val="24"/>
        </w:rPr>
        <w:t xml:space="preserve"> </w:t>
      </w:r>
      <w:r w:rsidRPr="006A41D7">
        <w:rPr>
          <w:rFonts w:ascii="Times New Roman" w:hAnsi="Times New Roman" w:cs="Times New Roman"/>
          <w:sz w:val="24"/>
          <w:szCs w:val="24"/>
        </w:rPr>
        <w:t>&lt;</w:t>
      </w:r>
      <w:r w:rsidR="005A1EF3">
        <w:rPr>
          <w:rFonts w:ascii="Times New Roman" w:hAnsi="Times New Roman" w:cs="Times New Roman"/>
          <w:sz w:val="24"/>
          <w:szCs w:val="24"/>
        </w:rPr>
        <w:t xml:space="preserve"> </w:t>
      </w:r>
      <w:r w:rsidRPr="006A41D7">
        <w:rPr>
          <w:rFonts w:ascii="Times New Roman" w:hAnsi="Times New Roman" w:cs="Times New Roman"/>
          <w:sz w:val="24"/>
          <w:szCs w:val="24"/>
        </w:rPr>
        <w:t xml:space="preserve">0.0001 significant in HFD vs. </w:t>
      </w:r>
      <w:proofErr w:type="gramStart"/>
      <w:r w:rsidRPr="006A41D7">
        <w:rPr>
          <w:rFonts w:ascii="Times New Roman" w:hAnsi="Times New Roman" w:cs="Times New Roman"/>
          <w:sz w:val="24"/>
          <w:szCs w:val="24"/>
        </w:rPr>
        <w:t xml:space="preserve">SD; </w:t>
      </w:r>
      <w:r w:rsidRPr="006A41D7">
        <w:rPr>
          <w:rFonts w:ascii="Times New Roman" w:hAnsi="Times New Roman" w:cs="Times New Roman"/>
          <w:sz w:val="24"/>
          <w:szCs w:val="24"/>
          <w:vertAlign w:val="superscript"/>
        </w:rPr>
        <w:t>####</w:t>
      </w:r>
      <w:proofErr w:type="gramEnd"/>
      <w:r w:rsidR="005A1EF3" w:rsidRPr="005A1EF3">
        <w:rPr>
          <w:rFonts w:ascii="Times New Roman" w:hAnsi="Times New Roman" w:cs="Times New Roman"/>
          <w:i/>
          <w:iCs/>
          <w:sz w:val="24"/>
          <w:szCs w:val="24"/>
        </w:rPr>
        <w:t xml:space="preserve"> P</w:t>
      </w:r>
      <w:r w:rsidR="005A1EF3">
        <w:rPr>
          <w:rFonts w:ascii="Times New Roman" w:hAnsi="Times New Roman" w:cs="Times New Roman"/>
          <w:sz w:val="24"/>
          <w:szCs w:val="24"/>
        </w:rPr>
        <w:t xml:space="preserve"> </w:t>
      </w:r>
      <w:r w:rsidRPr="006A41D7">
        <w:rPr>
          <w:rFonts w:ascii="Times New Roman" w:hAnsi="Times New Roman" w:cs="Times New Roman"/>
          <w:sz w:val="24"/>
          <w:szCs w:val="24"/>
        </w:rPr>
        <w:t>&lt;</w:t>
      </w:r>
      <w:r w:rsidR="005A1EF3">
        <w:rPr>
          <w:rFonts w:ascii="Times New Roman" w:hAnsi="Times New Roman" w:cs="Times New Roman"/>
          <w:sz w:val="24"/>
          <w:szCs w:val="24"/>
        </w:rPr>
        <w:t xml:space="preserve"> </w:t>
      </w:r>
      <w:r w:rsidRPr="006A41D7">
        <w:rPr>
          <w:rFonts w:ascii="Times New Roman" w:hAnsi="Times New Roman" w:cs="Times New Roman"/>
          <w:sz w:val="24"/>
          <w:szCs w:val="24"/>
        </w:rPr>
        <w:t>0.0001 significant in EX vs. SD.</w:t>
      </w:r>
    </w:p>
    <w:p w14:paraId="61147CA3" w14:textId="77777777" w:rsidR="00CB6B35" w:rsidRPr="000A61C9" w:rsidRDefault="00CB6B35" w:rsidP="00CB6B35">
      <w:pPr>
        <w:spacing w:before="120" w:after="0" w:line="240" w:lineRule="auto"/>
        <w:rPr>
          <w:rFonts w:ascii="Times New Roman" w:hAnsi="Times New Roman" w:cs="Times New Roman"/>
          <w:iCs/>
          <w:color w:val="C00000"/>
          <w:sz w:val="24"/>
          <w:szCs w:val="24"/>
        </w:rPr>
      </w:pPr>
    </w:p>
    <w:p w14:paraId="69FE602A" w14:textId="5C956CD7" w:rsidR="00CB6B35" w:rsidRPr="000A61C9" w:rsidRDefault="00CB6B35" w:rsidP="00CB6B35">
      <w:pPr>
        <w:spacing w:before="120" w:after="0" w:line="240" w:lineRule="auto"/>
        <w:rPr>
          <w:rFonts w:ascii="Times New Roman" w:hAnsi="Times New Roman" w:cs="Times New Roman"/>
          <w:bCs/>
          <w:iCs/>
          <w:sz w:val="24"/>
          <w:szCs w:val="24"/>
        </w:rPr>
      </w:pPr>
      <w:r w:rsidRPr="006A41D7">
        <w:rPr>
          <w:rFonts w:ascii="Times New Roman" w:hAnsi="Times New Roman" w:cs="Times New Roman"/>
          <w:b/>
          <w:bCs/>
          <w:sz w:val="24"/>
          <w:szCs w:val="24"/>
        </w:rPr>
        <w:t>Fig</w:t>
      </w:r>
      <w:r>
        <w:rPr>
          <w:rFonts w:ascii="Times New Roman" w:hAnsi="Times New Roman" w:cs="Times New Roman"/>
          <w:b/>
          <w:bCs/>
          <w:sz w:val="24"/>
          <w:szCs w:val="24"/>
        </w:rPr>
        <w:t>.</w:t>
      </w:r>
      <w:r w:rsidRPr="006A41D7">
        <w:rPr>
          <w:rFonts w:ascii="Times New Roman" w:hAnsi="Times New Roman" w:cs="Times New Roman"/>
          <w:b/>
          <w:bCs/>
          <w:sz w:val="24"/>
          <w:szCs w:val="24"/>
        </w:rPr>
        <w:t xml:space="preserve"> 2.</w:t>
      </w:r>
      <w:r w:rsidRPr="006A41D7">
        <w:rPr>
          <w:rFonts w:ascii="Times New Roman" w:hAnsi="Times New Roman" w:cs="Times New Roman"/>
          <w:b/>
          <w:bCs/>
          <w:iCs/>
          <w:sz w:val="24"/>
          <w:szCs w:val="24"/>
        </w:rPr>
        <w:t xml:space="preserve"> Terminal peripheral neuropathy phenotyping.</w:t>
      </w:r>
      <w:r w:rsidRPr="006A41D7">
        <w:rPr>
          <w:rFonts w:ascii="Times New Roman" w:hAnsi="Times New Roman" w:cs="Times New Roman"/>
          <w:iCs/>
          <w:sz w:val="24"/>
          <w:szCs w:val="24"/>
        </w:rPr>
        <w:t xml:space="preserve"> (</w:t>
      </w:r>
      <w:r w:rsidRPr="006A41D7">
        <w:rPr>
          <w:rFonts w:ascii="Times New Roman" w:hAnsi="Times New Roman" w:cs="Times New Roman"/>
          <w:b/>
          <w:bCs/>
          <w:iCs/>
          <w:sz w:val="24"/>
          <w:szCs w:val="24"/>
        </w:rPr>
        <w:t>A</w:t>
      </w:r>
      <w:r w:rsidRPr="006A41D7">
        <w:rPr>
          <w:rFonts w:ascii="Times New Roman" w:hAnsi="Times New Roman" w:cs="Times New Roman"/>
          <w:iCs/>
          <w:sz w:val="24"/>
          <w:szCs w:val="24"/>
        </w:rPr>
        <w:t>) Mechanical sensitivity by von Frey for</w:t>
      </w:r>
      <w:r w:rsidRPr="006A41D7">
        <w:rPr>
          <w:rFonts w:ascii="Times New Roman" w:hAnsi="Times New Roman" w:cs="Times New Roman"/>
          <w:b/>
          <w:bCs/>
          <w:iCs/>
          <w:sz w:val="24"/>
          <w:szCs w:val="24"/>
        </w:rPr>
        <w:t xml:space="preserve"> </w:t>
      </w:r>
      <w:r w:rsidRPr="006A41D7">
        <w:rPr>
          <w:rFonts w:ascii="Times New Roman" w:hAnsi="Times New Roman" w:cs="Times New Roman"/>
          <w:iCs/>
          <w:sz w:val="24"/>
          <w:szCs w:val="24"/>
        </w:rPr>
        <w:t>SD</w:t>
      </w:r>
      <w:r w:rsidRPr="000A61C9">
        <w:rPr>
          <w:rFonts w:ascii="Times New Roman" w:hAnsi="Times New Roman" w:cs="Times New Roman"/>
          <w:iCs/>
          <w:sz w:val="24"/>
          <w:szCs w:val="24"/>
        </w:rPr>
        <w:t xml:space="preserve"> </w:t>
      </w:r>
      <w:r w:rsidRPr="006A41D7">
        <w:rPr>
          <w:rFonts w:ascii="Times New Roman" w:hAnsi="Times New Roman" w:cs="Times New Roman"/>
          <w:iCs/>
          <w:sz w:val="24"/>
          <w:szCs w:val="24"/>
        </w:rPr>
        <w:t>(</w:t>
      </w:r>
      <w:r w:rsidRPr="000A61C9">
        <w:rPr>
          <w:rFonts w:ascii="Times New Roman" w:hAnsi="Times New Roman" w:cs="Times New Roman"/>
          <w:iCs/>
          <w:sz w:val="24"/>
          <w:szCs w:val="24"/>
        </w:rPr>
        <w:t>standard diet;</w:t>
      </w:r>
      <w:r w:rsidRPr="006A41D7">
        <w:rPr>
          <w:rFonts w:ascii="Times New Roman" w:hAnsi="Times New Roman" w:cs="Times New Roman"/>
          <w:iCs/>
          <w:sz w:val="24"/>
          <w:szCs w:val="24"/>
        </w:rPr>
        <w:t xml:space="preserve"> n=10), HFD</w:t>
      </w:r>
      <w:r w:rsidRPr="000A61C9">
        <w:rPr>
          <w:rFonts w:ascii="Times New Roman" w:hAnsi="Times New Roman" w:cs="Times New Roman"/>
          <w:iCs/>
          <w:sz w:val="24"/>
          <w:szCs w:val="24"/>
        </w:rPr>
        <w:t xml:space="preserve"> (high-fat diet; </w:t>
      </w:r>
      <w:r w:rsidRPr="006A41D7">
        <w:rPr>
          <w:rFonts w:ascii="Times New Roman" w:hAnsi="Times New Roman" w:cs="Times New Roman"/>
          <w:iCs/>
          <w:sz w:val="24"/>
          <w:szCs w:val="24"/>
        </w:rPr>
        <w:t>n=10), DR</w:t>
      </w:r>
      <w:r w:rsidRPr="000A61C9">
        <w:rPr>
          <w:rFonts w:ascii="Times New Roman" w:hAnsi="Times New Roman" w:cs="Times New Roman"/>
          <w:iCs/>
          <w:sz w:val="24"/>
          <w:szCs w:val="24"/>
        </w:rPr>
        <w:t xml:space="preserve"> (dietary reversal; </w:t>
      </w:r>
      <w:r w:rsidRPr="006A41D7">
        <w:rPr>
          <w:rFonts w:ascii="Times New Roman" w:hAnsi="Times New Roman" w:cs="Times New Roman"/>
          <w:iCs/>
          <w:sz w:val="24"/>
          <w:szCs w:val="24"/>
        </w:rPr>
        <w:t>n=10), EX</w:t>
      </w:r>
      <w:r w:rsidRPr="000A61C9">
        <w:rPr>
          <w:rFonts w:ascii="Times New Roman" w:hAnsi="Times New Roman" w:cs="Times New Roman"/>
          <w:iCs/>
          <w:sz w:val="24"/>
          <w:szCs w:val="24"/>
        </w:rPr>
        <w:t xml:space="preserve"> (exercise; </w:t>
      </w:r>
      <w:r w:rsidRPr="006A41D7">
        <w:rPr>
          <w:rFonts w:ascii="Times New Roman" w:hAnsi="Times New Roman" w:cs="Times New Roman"/>
          <w:iCs/>
          <w:sz w:val="24"/>
          <w:szCs w:val="24"/>
        </w:rPr>
        <w:t>n=9), and</w:t>
      </w:r>
      <w:r w:rsidRPr="000A61C9">
        <w:rPr>
          <w:rFonts w:ascii="Times New Roman" w:hAnsi="Times New Roman" w:cs="Times New Roman"/>
          <w:sz w:val="24"/>
          <w:szCs w:val="24"/>
        </w:rPr>
        <w:t xml:space="preserve"> </w:t>
      </w:r>
      <w:r w:rsidRPr="006A41D7">
        <w:rPr>
          <w:rFonts w:ascii="Times New Roman" w:hAnsi="Times New Roman" w:cs="Times New Roman"/>
          <w:iCs/>
          <w:sz w:val="24"/>
          <w:szCs w:val="24"/>
        </w:rPr>
        <w:t>DREX</w:t>
      </w:r>
      <w:r w:rsidRPr="000A61C9">
        <w:rPr>
          <w:rFonts w:ascii="Times New Roman" w:hAnsi="Times New Roman" w:cs="Times New Roman"/>
          <w:sz w:val="24"/>
          <w:szCs w:val="24"/>
        </w:rPr>
        <w:t xml:space="preserve"> </w:t>
      </w:r>
      <w:r w:rsidRPr="000A61C9">
        <w:rPr>
          <w:rFonts w:ascii="Times New Roman" w:hAnsi="Times New Roman" w:cs="Times New Roman"/>
          <w:iCs/>
          <w:sz w:val="24"/>
          <w:szCs w:val="24"/>
        </w:rPr>
        <w:t>(</w:t>
      </w:r>
      <w:r w:rsidRPr="000A61C9">
        <w:rPr>
          <w:rFonts w:ascii="Times New Roman" w:hAnsi="Times New Roman" w:cs="Times New Roman"/>
          <w:sz w:val="24"/>
          <w:szCs w:val="24"/>
        </w:rPr>
        <w:t>combined DR and EX</w:t>
      </w:r>
      <w:r w:rsidRPr="000A61C9">
        <w:rPr>
          <w:rFonts w:ascii="Times New Roman" w:hAnsi="Times New Roman" w:cs="Times New Roman"/>
          <w:iCs/>
          <w:sz w:val="24"/>
          <w:szCs w:val="24"/>
        </w:rPr>
        <w:t xml:space="preserve">; </w:t>
      </w:r>
      <w:r w:rsidRPr="006A41D7">
        <w:rPr>
          <w:rFonts w:ascii="Times New Roman" w:hAnsi="Times New Roman" w:cs="Times New Roman"/>
          <w:iCs/>
          <w:sz w:val="24"/>
          <w:szCs w:val="24"/>
        </w:rPr>
        <w:t>n=10). (</w:t>
      </w:r>
      <w:r w:rsidRPr="006A41D7">
        <w:rPr>
          <w:rFonts w:ascii="Times New Roman" w:hAnsi="Times New Roman" w:cs="Times New Roman"/>
          <w:b/>
          <w:bCs/>
          <w:iCs/>
          <w:sz w:val="24"/>
          <w:szCs w:val="24"/>
        </w:rPr>
        <w:t>B</w:t>
      </w:r>
      <w:r w:rsidRPr="006A41D7">
        <w:rPr>
          <w:rFonts w:ascii="Times New Roman" w:hAnsi="Times New Roman" w:cs="Times New Roman"/>
          <w:iCs/>
          <w:sz w:val="24"/>
          <w:szCs w:val="24"/>
        </w:rPr>
        <w:t>) Thermal sensitivity by hind paw withdrawal for SD (n=19), HFD (n=19), DR (n=19), EX (n=18), and DREX (n=19). (</w:t>
      </w:r>
      <w:r w:rsidRPr="006A41D7">
        <w:rPr>
          <w:rFonts w:ascii="Times New Roman" w:hAnsi="Times New Roman" w:cs="Times New Roman"/>
          <w:b/>
          <w:bCs/>
          <w:iCs/>
          <w:sz w:val="24"/>
          <w:szCs w:val="24"/>
        </w:rPr>
        <w:t>C</w:t>
      </w:r>
      <w:r w:rsidRPr="006A41D7">
        <w:rPr>
          <w:rFonts w:ascii="Times New Roman" w:hAnsi="Times New Roman" w:cs="Times New Roman"/>
          <w:iCs/>
          <w:sz w:val="24"/>
          <w:szCs w:val="24"/>
        </w:rPr>
        <w:t>) Sciatic motor (MNCV) and (</w:t>
      </w:r>
      <w:r w:rsidRPr="006A41D7">
        <w:rPr>
          <w:rFonts w:ascii="Times New Roman" w:hAnsi="Times New Roman" w:cs="Times New Roman"/>
          <w:b/>
          <w:bCs/>
          <w:iCs/>
          <w:sz w:val="24"/>
          <w:szCs w:val="24"/>
        </w:rPr>
        <w:t>D</w:t>
      </w:r>
      <w:r w:rsidRPr="006A41D7">
        <w:rPr>
          <w:rFonts w:ascii="Times New Roman" w:hAnsi="Times New Roman" w:cs="Times New Roman"/>
          <w:iCs/>
          <w:sz w:val="24"/>
          <w:szCs w:val="24"/>
        </w:rPr>
        <w:t>) sural sensory (SNCV) nerve conduction velocity for SD (n=18), HFD (n=17), DR (n=17), EX (n=19), and DREX (n=19). (</w:t>
      </w:r>
      <w:r w:rsidRPr="006A41D7">
        <w:rPr>
          <w:rFonts w:ascii="Times New Roman" w:hAnsi="Times New Roman" w:cs="Times New Roman"/>
          <w:b/>
          <w:bCs/>
          <w:iCs/>
          <w:sz w:val="24"/>
          <w:szCs w:val="24"/>
        </w:rPr>
        <w:t>E</w:t>
      </w:r>
      <w:r w:rsidRPr="006A41D7">
        <w:rPr>
          <w:rFonts w:ascii="Times New Roman" w:hAnsi="Times New Roman" w:cs="Times New Roman"/>
          <w:iCs/>
          <w:sz w:val="24"/>
          <w:szCs w:val="24"/>
        </w:rPr>
        <w:t>) Intraepidermal nerve fiber density evaluation for SD (n=10), HFD (n=10), DR (n=10), EX (n=9), and DREX (n=10). (</w:t>
      </w:r>
      <w:r w:rsidRPr="006A41D7">
        <w:rPr>
          <w:rFonts w:ascii="Times New Roman" w:hAnsi="Times New Roman" w:cs="Times New Roman"/>
          <w:b/>
          <w:bCs/>
          <w:iCs/>
          <w:sz w:val="24"/>
          <w:szCs w:val="24"/>
        </w:rPr>
        <w:t>F</w:t>
      </w:r>
      <w:r w:rsidRPr="006A41D7">
        <w:rPr>
          <w:rFonts w:ascii="Times New Roman" w:hAnsi="Times New Roman" w:cs="Times New Roman"/>
          <w:iCs/>
          <w:sz w:val="24"/>
          <w:szCs w:val="24"/>
        </w:rPr>
        <w:t>) Neuromuscular junction evaluation for SD (n=5), HFD (n=5), DR (n=5), EX (n=6), and DREX (n=5).</w:t>
      </w:r>
      <w:r w:rsidRPr="006A41D7">
        <w:rPr>
          <w:rFonts w:ascii="Times New Roman" w:hAnsi="Times New Roman" w:cs="Times New Roman"/>
          <w:bCs/>
          <w:iCs/>
          <w:sz w:val="24"/>
          <w:szCs w:val="24"/>
        </w:rPr>
        <w:t xml:space="preserve"> Data presented as mean ± standard deviation, with each data point representing an individual animal. Analysis by one-way ANOVA with Tukey’s post hoc test; *</w:t>
      </w:r>
      <w:r w:rsidR="005A1EF3" w:rsidRPr="005A1EF3">
        <w:rPr>
          <w:rFonts w:ascii="Times New Roman" w:hAnsi="Times New Roman" w:cs="Times New Roman"/>
          <w:i/>
          <w:iCs/>
          <w:sz w:val="24"/>
          <w:szCs w:val="24"/>
        </w:rPr>
        <w:t xml:space="preserve"> P</w:t>
      </w:r>
      <w:r w:rsidR="005A1EF3">
        <w:rPr>
          <w:rFonts w:ascii="Times New Roman" w:hAnsi="Times New Roman" w:cs="Times New Roman"/>
          <w:sz w:val="24"/>
          <w:szCs w:val="24"/>
        </w:rPr>
        <w:t xml:space="preserve"> </w:t>
      </w:r>
      <w:r w:rsidRPr="006A41D7">
        <w:rPr>
          <w:rFonts w:ascii="Times New Roman" w:hAnsi="Times New Roman" w:cs="Times New Roman"/>
          <w:bCs/>
          <w:iCs/>
          <w:sz w:val="24"/>
          <w:szCs w:val="24"/>
        </w:rPr>
        <w:t>&lt;</w:t>
      </w:r>
      <w:r w:rsidR="005A1EF3">
        <w:rPr>
          <w:rFonts w:ascii="Times New Roman" w:hAnsi="Times New Roman" w:cs="Times New Roman"/>
          <w:bCs/>
          <w:iCs/>
          <w:sz w:val="24"/>
          <w:szCs w:val="24"/>
        </w:rPr>
        <w:t xml:space="preserve"> </w:t>
      </w:r>
      <w:r w:rsidRPr="006A41D7">
        <w:rPr>
          <w:rFonts w:ascii="Times New Roman" w:hAnsi="Times New Roman" w:cs="Times New Roman"/>
          <w:bCs/>
          <w:iCs/>
          <w:sz w:val="24"/>
          <w:szCs w:val="24"/>
        </w:rPr>
        <w:t>0.05, **</w:t>
      </w:r>
      <w:r w:rsidR="005A1EF3" w:rsidRPr="005A1EF3">
        <w:rPr>
          <w:rFonts w:ascii="Times New Roman" w:hAnsi="Times New Roman" w:cs="Times New Roman"/>
          <w:i/>
          <w:iCs/>
          <w:sz w:val="24"/>
          <w:szCs w:val="24"/>
        </w:rPr>
        <w:t xml:space="preserve"> P</w:t>
      </w:r>
      <w:r w:rsidR="005A1EF3">
        <w:rPr>
          <w:rFonts w:ascii="Times New Roman" w:hAnsi="Times New Roman" w:cs="Times New Roman"/>
          <w:sz w:val="24"/>
          <w:szCs w:val="24"/>
        </w:rPr>
        <w:t xml:space="preserve"> </w:t>
      </w:r>
      <w:r w:rsidRPr="006A41D7">
        <w:rPr>
          <w:rFonts w:ascii="Times New Roman" w:hAnsi="Times New Roman" w:cs="Times New Roman"/>
          <w:bCs/>
          <w:iCs/>
          <w:sz w:val="24"/>
          <w:szCs w:val="24"/>
        </w:rPr>
        <w:t>&lt;</w:t>
      </w:r>
      <w:r w:rsidR="005A1EF3">
        <w:rPr>
          <w:rFonts w:ascii="Times New Roman" w:hAnsi="Times New Roman" w:cs="Times New Roman"/>
          <w:bCs/>
          <w:iCs/>
          <w:sz w:val="24"/>
          <w:szCs w:val="24"/>
        </w:rPr>
        <w:t xml:space="preserve"> </w:t>
      </w:r>
      <w:r w:rsidRPr="006A41D7">
        <w:rPr>
          <w:rFonts w:ascii="Times New Roman" w:hAnsi="Times New Roman" w:cs="Times New Roman"/>
          <w:bCs/>
          <w:iCs/>
          <w:sz w:val="24"/>
          <w:szCs w:val="24"/>
        </w:rPr>
        <w:t>0.01, ****</w:t>
      </w:r>
      <w:r w:rsidR="005A1EF3" w:rsidRPr="005A1EF3">
        <w:rPr>
          <w:rFonts w:ascii="Times New Roman" w:hAnsi="Times New Roman" w:cs="Times New Roman"/>
          <w:i/>
          <w:iCs/>
          <w:sz w:val="24"/>
          <w:szCs w:val="24"/>
        </w:rPr>
        <w:t xml:space="preserve"> P</w:t>
      </w:r>
      <w:r w:rsidR="005A1EF3">
        <w:rPr>
          <w:rFonts w:ascii="Times New Roman" w:hAnsi="Times New Roman" w:cs="Times New Roman"/>
          <w:sz w:val="24"/>
          <w:szCs w:val="24"/>
        </w:rPr>
        <w:t xml:space="preserve"> </w:t>
      </w:r>
      <w:r w:rsidRPr="006A41D7">
        <w:rPr>
          <w:rFonts w:ascii="Times New Roman" w:hAnsi="Times New Roman" w:cs="Times New Roman"/>
          <w:bCs/>
          <w:iCs/>
          <w:sz w:val="24"/>
          <w:szCs w:val="24"/>
        </w:rPr>
        <w:t>&lt;</w:t>
      </w:r>
      <w:r w:rsidR="005A1EF3">
        <w:rPr>
          <w:rFonts w:ascii="Times New Roman" w:hAnsi="Times New Roman" w:cs="Times New Roman"/>
          <w:bCs/>
          <w:iCs/>
          <w:sz w:val="24"/>
          <w:szCs w:val="24"/>
        </w:rPr>
        <w:t xml:space="preserve"> </w:t>
      </w:r>
      <w:r w:rsidRPr="006A41D7">
        <w:rPr>
          <w:rFonts w:ascii="Times New Roman" w:hAnsi="Times New Roman" w:cs="Times New Roman"/>
          <w:bCs/>
          <w:iCs/>
          <w:sz w:val="24"/>
          <w:szCs w:val="24"/>
        </w:rPr>
        <w:t>0.0001.</w:t>
      </w:r>
    </w:p>
    <w:p w14:paraId="5EBC1B20" w14:textId="77777777" w:rsidR="00CB6B35" w:rsidRPr="000A61C9" w:rsidRDefault="00CB6B35" w:rsidP="00CB6B35">
      <w:pPr>
        <w:spacing w:before="120" w:after="0" w:line="240" w:lineRule="auto"/>
        <w:rPr>
          <w:rFonts w:ascii="Times New Roman" w:hAnsi="Times New Roman" w:cs="Times New Roman"/>
          <w:iCs/>
          <w:color w:val="C00000"/>
          <w:sz w:val="24"/>
          <w:szCs w:val="24"/>
        </w:rPr>
      </w:pPr>
    </w:p>
    <w:p w14:paraId="76BC9E5B" w14:textId="6B5CB73E" w:rsidR="00CB6B35" w:rsidRPr="000A61C9" w:rsidRDefault="00CB6B35" w:rsidP="00CB6B35">
      <w:pPr>
        <w:spacing w:before="120" w:after="0" w:line="240" w:lineRule="auto"/>
        <w:rPr>
          <w:rFonts w:ascii="Times New Roman" w:hAnsi="Times New Roman" w:cs="Times New Roman"/>
          <w:sz w:val="24"/>
          <w:szCs w:val="24"/>
        </w:rPr>
      </w:pPr>
      <w:r w:rsidRPr="000A61C9">
        <w:rPr>
          <w:rFonts w:ascii="Times New Roman" w:hAnsi="Times New Roman" w:cs="Times New Roman"/>
          <w:b/>
          <w:bCs/>
          <w:sz w:val="24"/>
          <w:szCs w:val="24"/>
        </w:rPr>
        <w:t>Fig</w:t>
      </w:r>
      <w:r>
        <w:rPr>
          <w:rFonts w:ascii="Times New Roman" w:hAnsi="Times New Roman" w:cs="Times New Roman"/>
          <w:b/>
          <w:bCs/>
          <w:sz w:val="24"/>
          <w:szCs w:val="24"/>
        </w:rPr>
        <w:t>.</w:t>
      </w:r>
      <w:r w:rsidRPr="000A61C9">
        <w:rPr>
          <w:rFonts w:ascii="Times New Roman" w:hAnsi="Times New Roman" w:cs="Times New Roman"/>
          <w:b/>
          <w:bCs/>
          <w:sz w:val="24"/>
          <w:szCs w:val="24"/>
        </w:rPr>
        <w:t xml:space="preserve"> 3. DR, EX, and DREX alter the single-cell HFD sciatic nerve transcriptome.</w:t>
      </w:r>
      <w:r>
        <w:rPr>
          <w:rFonts w:ascii="Times New Roman" w:hAnsi="Times New Roman" w:cs="Times New Roman"/>
          <w:b/>
          <w:bCs/>
          <w:sz w:val="24"/>
          <w:szCs w:val="24"/>
        </w:rPr>
        <w:t xml:space="preserve"> </w:t>
      </w:r>
      <w:r w:rsidRPr="000A61C9">
        <w:rPr>
          <w:rFonts w:ascii="Times New Roman" w:hAnsi="Times New Roman" w:cs="Times New Roman"/>
          <w:sz w:val="24"/>
          <w:szCs w:val="24"/>
        </w:rPr>
        <w:t>Uniform manifold approximation and projection of (</w:t>
      </w:r>
      <w:r w:rsidRPr="000A61C9">
        <w:rPr>
          <w:rFonts w:ascii="Times New Roman" w:hAnsi="Times New Roman" w:cs="Times New Roman"/>
          <w:b/>
          <w:bCs/>
          <w:sz w:val="24"/>
          <w:szCs w:val="24"/>
        </w:rPr>
        <w:t>A</w:t>
      </w:r>
      <w:r w:rsidRPr="000A61C9">
        <w:rPr>
          <w:rFonts w:ascii="Times New Roman" w:hAnsi="Times New Roman" w:cs="Times New Roman"/>
          <w:sz w:val="24"/>
          <w:szCs w:val="24"/>
        </w:rPr>
        <w:t>) major cell clusters and (</w:t>
      </w:r>
      <w:r w:rsidRPr="000A61C9">
        <w:rPr>
          <w:rFonts w:ascii="Times New Roman" w:hAnsi="Times New Roman" w:cs="Times New Roman"/>
          <w:b/>
          <w:bCs/>
          <w:sz w:val="24"/>
          <w:szCs w:val="24"/>
        </w:rPr>
        <w:t>B</w:t>
      </w:r>
      <w:r w:rsidRPr="000A61C9">
        <w:rPr>
          <w:rFonts w:ascii="Times New Roman" w:hAnsi="Times New Roman" w:cs="Times New Roman"/>
          <w:sz w:val="24"/>
          <w:szCs w:val="24"/>
        </w:rPr>
        <w:t xml:space="preserve">) Schwann cell clusters. Respective clusters annotated by color in legends. Network plots of KEGG pathways of DEGs with unadjusted </w:t>
      </w:r>
      <w:r w:rsidR="005A1EF3" w:rsidRPr="005A1EF3">
        <w:rPr>
          <w:rFonts w:ascii="Times New Roman" w:hAnsi="Times New Roman" w:cs="Times New Roman"/>
          <w:i/>
          <w:iCs/>
          <w:sz w:val="24"/>
          <w:szCs w:val="24"/>
        </w:rPr>
        <w:t>P</w:t>
      </w:r>
      <w:r w:rsidR="005A1EF3">
        <w:rPr>
          <w:rFonts w:ascii="Times New Roman" w:hAnsi="Times New Roman" w:cs="Times New Roman"/>
          <w:i/>
          <w:iCs/>
          <w:sz w:val="24"/>
          <w:szCs w:val="24"/>
        </w:rPr>
        <w:t xml:space="preserve"> </w:t>
      </w:r>
      <w:r w:rsidRPr="000A61C9">
        <w:rPr>
          <w:rFonts w:ascii="Times New Roman" w:hAnsi="Times New Roman" w:cs="Times New Roman"/>
          <w:sz w:val="24"/>
          <w:szCs w:val="24"/>
        </w:rPr>
        <w:t>&lt;</w:t>
      </w:r>
      <w:r w:rsidR="005A1EF3">
        <w:rPr>
          <w:rFonts w:ascii="Times New Roman" w:hAnsi="Times New Roman" w:cs="Times New Roman"/>
          <w:sz w:val="24"/>
          <w:szCs w:val="24"/>
        </w:rPr>
        <w:t xml:space="preserve"> </w:t>
      </w:r>
      <w:r w:rsidRPr="000A61C9">
        <w:rPr>
          <w:rFonts w:ascii="Times New Roman" w:hAnsi="Times New Roman" w:cs="Times New Roman"/>
          <w:sz w:val="24"/>
          <w:szCs w:val="24"/>
        </w:rPr>
        <w:t>0.01 in (</w:t>
      </w:r>
      <w:r w:rsidRPr="000A61C9">
        <w:rPr>
          <w:rFonts w:ascii="Times New Roman" w:hAnsi="Times New Roman" w:cs="Times New Roman"/>
          <w:b/>
          <w:bCs/>
          <w:sz w:val="24"/>
          <w:szCs w:val="24"/>
        </w:rPr>
        <w:t>C</w:t>
      </w:r>
      <w:r w:rsidRPr="000A61C9">
        <w:rPr>
          <w:rFonts w:ascii="Times New Roman" w:hAnsi="Times New Roman" w:cs="Times New Roman"/>
          <w:sz w:val="24"/>
          <w:szCs w:val="24"/>
        </w:rPr>
        <w:t>) HFD versus SD, (</w:t>
      </w:r>
      <w:r w:rsidRPr="000A61C9">
        <w:rPr>
          <w:rFonts w:ascii="Times New Roman" w:hAnsi="Times New Roman" w:cs="Times New Roman"/>
          <w:b/>
          <w:bCs/>
          <w:sz w:val="24"/>
          <w:szCs w:val="24"/>
        </w:rPr>
        <w:t>D</w:t>
      </w:r>
      <w:r w:rsidRPr="000A61C9">
        <w:rPr>
          <w:rFonts w:ascii="Times New Roman" w:hAnsi="Times New Roman" w:cs="Times New Roman"/>
          <w:sz w:val="24"/>
          <w:szCs w:val="24"/>
        </w:rPr>
        <w:t>) DR versus HFD, (</w:t>
      </w:r>
      <w:r w:rsidRPr="000A61C9">
        <w:rPr>
          <w:rFonts w:ascii="Times New Roman" w:hAnsi="Times New Roman" w:cs="Times New Roman"/>
          <w:b/>
          <w:bCs/>
          <w:sz w:val="24"/>
          <w:szCs w:val="24"/>
        </w:rPr>
        <w:t>E</w:t>
      </w:r>
      <w:r w:rsidRPr="000A61C9">
        <w:rPr>
          <w:rFonts w:ascii="Times New Roman" w:hAnsi="Times New Roman" w:cs="Times New Roman"/>
          <w:sz w:val="24"/>
          <w:szCs w:val="24"/>
        </w:rPr>
        <w:t>) EX versus HFD, and (</w:t>
      </w:r>
      <w:r w:rsidRPr="000A61C9">
        <w:rPr>
          <w:rFonts w:ascii="Times New Roman" w:hAnsi="Times New Roman" w:cs="Times New Roman"/>
          <w:b/>
          <w:bCs/>
          <w:sz w:val="24"/>
          <w:szCs w:val="24"/>
        </w:rPr>
        <w:t>F</w:t>
      </w:r>
      <w:r w:rsidRPr="000A61C9">
        <w:rPr>
          <w:rFonts w:ascii="Times New Roman" w:hAnsi="Times New Roman" w:cs="Times New Roman"/>
          <w:sz w:val="24"/>
          <w:szCs w:val="24"/>
        </w:rPr>
        <w:t xml:space="preserve">) DREX versus HFD. KEGG pathways with unadjusted </w:t>
      </w:r>
      <w:r w:rsidR="005A1EF3" w:rsidRPr="005A1EF3">
        <w:rPr>
          <w:rFonts w:ascii="Times New Roman" w:hAnsi="Times New Roman" w:cs="Times New Roman"/>
          <w:i/>
          <w:iCs/>
          <w:sz w:val="24"/>
          <w:szCs w:val="24"/>
        </w:rPr>
        <w:t>P</w:t>
      </w:r>
      <w:r w:rsidR="005A1EF3">
        <w:rPr>
          <w:rFonts w:ascii="Times New Roman" w:hAnsi="Times New Roman" w:cs="Times New Roman"/>
          <w:sz w:val="24"/>
          <w:szCs w:val="24"/>
        </w:rPr>
        <w:t xml:space="preserve"> </w:t>
      </w:r>
      <w:r w:rsidRPr="000A61C9">
        <w:rPr>
          <w:rFonts w:ascii="Times New Roman" w:hAnsi="Times New Roman" w:cs="Times New Roman"/>
          <w:sz w:val="24"/>
          <w:szCs w:val="24"/>
        </w:rPr>
        <w:t>&lt;</w:t>
      </w:r>
      <w:r w:rsidR="005A1EF3">
        <w:rPr>
          <w:rFonts w:ascii="Times New Roman" w:hAnsi="Times New Roman" w:cs="Times New Roman"/>
          <w:sz w:val="24"/>
          <w:szCs w:val="24"/>
        </w:rPr>
        <w:t xml:space="preserve"> </w:t>
      </w:r>
      <w:r w:rsidRPr="000A61C9">
        <w:rPr>
          <w:rFonts w:ascii="Times New Roman" w:hAnsi="Times New Roman" w:cs="Times New Roman"/>
          <w:sz w:val="24"/>
          <w:szCs w:val="24"/>
        </w:rPr>
        <w:t xml:space="preserve">0.05 displayed for C, D, and F. KEGG pathways with adjusted </w:t>
      </w:r>
      <w:r w:rsidR="005A1EF3" w:rsidRPr="005A1EF3">
        <w:rPr>
          <w:rFonts w:ascii="Times New Roman" w:hAnsi="Times New Roman" w:cs="Times New Roman"/>
          <w:i/>
          <w:iCs/>
          <w:sz w:val="24"/>
          <w:szCs w:val="24"/>
        </w:rPr>
        <w:t>P</w:t>
      </w:r>
      <w:r w:rsidR="005A1EF3">
        <w:rPr>
          <w:rFonts w:ascii="Times New Roman" w:hAnsi="Times New Roman" w:cs="Times New Roman"/>
          <w:sz w:val="24"/>
          <w:szCs w:val="24"/>
        </w:rPr>
        <w:t xml:space="preserve"> </w:t>
      </w:r>
      <w:r w:rsidRPr="000A61C9">
        <w:rPr>
          <w:rFonts w:ascii="Times New Roman" w:hAnsi="Times New Roman" w:cs="Times New Roman"/>
          <w:sz w:val="24"/>
          <w:szCs w:val="24"/>
        </w:rPr>
        <w:t>&lt;</w:t>
      </w:r>
      <w:r w:rsidR="005A1EF3">
        <w:rPr>
          <w:rFonts w:ascii="Times New Roman" w:hAnsi="Times New Roman" w:cs="Times New Roman"/>
          <w:sz w:val="24"/>
          <w:szCs w:val="24"/>
        </w:rPr>
        <w:t xml:space="preserve"> </w:t>
      </w:r>
      <w:r w:rsidRPr="000A61C9">
        <w:rPr>
          <w:rFonts w:ascii="Times New Roman" w:hAnsi="Times New Roman" w:cs="Times New Roman"/>
          <w:sz w:val="24"/>
          <w:szCs w:val="24"/>
        </w:rPr>
        <w:t xml:space="preserve">0.05 displayed for E, full network in </w:t>
      </w:r>
      <w:r w:rsidRPr="000A61C9">
        <w:rPr>
          <w:rFonts w:ascii="Times New Roman" w:hAnsi="Times New Roman" w:cs="Times New Roman"/>
          <w:b/>
          <w:bCs/>
          <w:sz w:val="24"/>
          <w:szCs w:val="24"/>
        </w:rPr>
        <w:t>Supplementary Figure S5</w:t>
      </w:r>
      <w:r w:rsidRPr="000A61C9">
        <w:rPr>
          <w:rFonts w:ascii="Times New Roman" w:hAnsi="Times New Roman" w:cs="Times New Roman"/>
          <w:sz w:val="24"/>
          <w:szCs w:val="24"/>
        </w:rPr>
        <w:t>. Legend represents significance level by -log</w:t>
      </w:r>
      <w:r w:rsidRPr="000A61C9">
        <w:rPr>
          <w:rFonts w:ascii="Times New Roman" w:hAnsi="Times New Roman" w:cs="Times New Roman"/>
          <w:sz w:val="24"/>
          <w:szCs w:val="24"/>
          <w:vertAlign w:val="subscript"/>
        </w:rPr>
        <w:t>10</w:t>
      </w:r>
      <w:r w:rsidRPr="000A61C9">
        <w:rPr>
          <w:rFonts w:ascii="Times New Roman" w:hAnsi="Times New Roman" w:cs="Times New Roman"/>
          <w:sz w:val="24"/>
          <w:szCs w:val="24"/>
        </w:rPr>
        <w:t xml:space="preserve">(Padj), KEGG circle sizes represent the number of DEGs within the KEGG terms, edges represent a threshold of DEGs common between KEGG terms, and proximity between KEGG terms indicates the extent of common DEGs. Full KEGG pathway results shown in </w:t>
      </w:r>
      <w:r w:rsidRPr="000A61C9">
        <w:rPr>
          <w:rFonts w:ascii="Times New Roman" w:hAnsi="Times New Roman" w:cs="Times New Roman"/>
          <w:b/>
          <w:bCs/>
          <w:sz w:val="24"/>
          <w:szCs w:val="24"/>
        </w:rPr>
        <w:t>Supplementary Table S5</w:t>
      </w:r>
      <w:r w:rsidRPr="000A61C9">
        <w:rPr>
          <w:rFonts w:ascii="Times New Roman" w:hAnsi="Times New Roman" w:cs="Times New Roman"/>
          <w:sz w:val="24"/>
          <w:szCs w:val="24"/>
        </w:rPr>
        <w:t xml:space="preserve">. Data from n=4 mice per group. Abbreviations: SD, standard diet; HFD, high-fat diet; DR, dietary reversal; EX, exercise; DREX, </w:t>
      </w:r>
      <w:r w:rsidRPr="000A61C9">
        <w:rPr>
          <w:rFonts w:ascii="Times New Roman" w:hAnsi="Times New Roman" w:cs="Times New Roman"/>
          <w:sz w:val="24"/>
          <w:szCs w:val="24"/>
        </w:rPr>
        <w:lastRenderedPageBreak/>
        <w:t xml:space="preserve">combined DR and EX; AGE-RAGE signaling pathway in DCs, AGE-RAGE signaling pathway in diabetic complications; CML, chronic myeloid leukemia; TKI, tyrosine kinase inhibitor. </w:t>
      </w:r>
    </w:p>
    <w:p w14:paraId="3D13F8C7" w14:textId="77777777" w:rsidR="00CB6B35" w:rsidRPr="000A61C9" w:rsidRDefault="00CB6B35" w:rsidP="00CB6B35">
      <w:pPr>
        <w:spacing w:before="120" w:after="0" w:line="240" w:lineRule="auto"/>
        <w:rPr>
          <w:rFonts w:ascii="Times New Roman" w:hAnsi="Times New Roman" w:cs="Times New Roman"/>
          <w:sz w:val="24"/>
          <w:szCs w:val="24"/>
        </w:rPr>
      </w:pPr>
    </w:p>
    <w:p w14:paraId="08E32968" w14:textId="2E5C6D9C" w:rsidR="00CB6B35" w:rsidRPr="000A61C9" w:rsidRDefault="00CB6B35" w:rsidP="00CB6B35">
      <w:pPr>
        <w:spacing w:before="120" w:after="0" w:line="240" w:lineRule="auto"/>
        <w:rPr>
          <w:rFonts w:ascii="Times New Roman" w:hAnsi="Times New Roman" w:cs="Times New Roman"/>
          <w:sz w:val="24"/>
          <w:szCs w:val="24"/>
        </w:rPr>
      </w:pPr>
      <w:r w:rsidRPr="000A61C9">
        <w:rPr>
          <w:rFonts w:ascii="Times New Roman" w:hAnsi="Times New Roman" w:cs="Times New Roman"/>
          <w:b/>
          <w:bCs/>
          <w:sz w:val="24"/>
          <w:szCs w:val="24"/>
        </w:rPr>
        <w:t>Fig</w:t>
      </w:r>
      <w:r>
        <w:rPr>
          <w:rFonts w:ascii="Times New Roman" w:hAnsi="Times New Roman" w:cs="Times New Roman"/>
          <w:b/>
          <w:bCs/>
          <w:sz w:val="24"/>
          <w:szCs w:val="24"/>
        </w:rPr>
        <w:t>.</w:t>
      </w:r>
      <w:r w:rsidRPr="000A61C9">
        <w:rPr>
          <w:rFonts w:ascii="Times New Roman" w:hAnsi="Times New Roman" w:cs="Times New Roman"/>
          <w:b/>
          <w:bCs/>
          <w:sz w:val="24"/>
          <w:szCs w:val="24"/>
        </w:rPr>
        <w:t xml:space="preserve"> 4. DR, EX, and DREX alter the HFD sciatic nerve metabolome.</w:t>
      </w:r>
      <w:r>
        <w:rPr>
          <w:rFonts w:ascii="Times New Roman" w:hAnsi="Times New Roman" w:cs="Times New Roman"/>
          <w:b/>
          <w:bCs/>
          <w:sz w:val="24"/>
          <w:szCs w:val="24"/>
        </w:rPr>
        <w:t xml:space="preserve"> </w:t>
      </w:r>
      <w:r w:rsidRPr="000A61C9">
        <w:rPr>
          <w:rFonts w:ascii="Times New Roman" w:hAnsi="Times New Roman" w:cs="Times New Roman"/>
          <w:sz w:val="24"/>
          <w:szCs w:val="24"/>
        </w:rPr>
        <w:t>Variable importance in projection (VIP) results represented in dot plots from (</w:t>
      </w:r>
      <w:r w:rsidRPr="000A61C9">
        <w:rPr>
          <w:rFonts w:ascii="Times New Roman" w:hAnsi="Times New Roman" w:cs="Times New Roman"/>
          <w:b/>
          <w:bCs/>
          <w:sz w:val="24"/>
          <w:szCs w:val="24"/>
        </w:rPr>
        <w:t>A</w:t>
      </w:r>
      <w:r w:rsidRPr="000A61C9">
        <w:rPr>
          <w:rFonts w:ascii="Times New Roman" w:hAnsi="Times New Roman" w:cs="Times New Roman"/>
          <w:sz w:val="24"/>
          <w:szCs w:val="24"/>
        </w:rPr>
        <w:t>) polar</w:t>
      </w:r>
      <w:r w:rsidRPr="00CB6B35">
        <w:rPr>
          <w:rFonts w:ascii="Times New Roman" w:hAnsi="Times New Roman" w:cs="Times New Roman"/>
          <w:sz w:val="24"/>
          <w:szCs w:val="24"/>
        </w:rPr>
        <w:t xml:space="preserve"> </w:t>
      </w:r>
      <w:r w:rsidRPr="000A61C9">
        <w:rPr>
          <w:rFonts w:ascii="Times New Roman" w:hAnsi="Times New Roman" w:cs="Times New Roman"/>
          <w:sz w:val="24"/>
          <w:szCs w:val="24"/>
        </w:rPr>
        <w:t>and (</w:t>
      </w:r>
      <w:r w:rsidRPr="000A61C9">
        <w:rPr>
          <w:rFonts w:ascii="Times New Roman" w:hAnsi="Times New Roman" w:cs="Times New Roman"/>
          <w:b/>
          <w:bCs/>
          <w:sz w:val="24"/>
          <w:szCs w:val="24"/>
        </w:rPr>
        <w:t>B</w:t>
      </w:r>
      <w:r w:rsidRPr="000A61C9">
        <w:rPr>
          <w:rFonts w:ascii="Times New Roman" w:hAnsi="Times New Roman" w:cs="Times New Roman"/>
          <w:sz w:val="24"/>
          <w:szCs w:val="24"/>
        </w:rPr>
        <w:t>) untargeted metabolomics analysis in SD (standard diet), HFD (high-fat diet), DR (dietary reversal), EX (exercise), and DREX (combined DR and EX) sciatic nerve. Dot size represents VIP number, dot color represents VIP&gt;1 in experimental group (purple) versus VIP&gt;1 in reference group (yellow). Data from n=4 mice per group.</w:t>
      </w:r>
    </w:p>
    <w:p w14:paraId="0DB83F32" w14:textId="77777777" w:rsidR="00CB6B35" w:rsidRPr="000A61C9" w:rsidRDefault="00CB6B35" w:rsidP="00CB6B35">
      <w:pPr>
        <w:spacing w:before="120" w:after="0" w:line="240" w:lineRule="auto"/>
        <w:rPr>
          <w:rFonts w:ascii="Times New Roman" w:hAnsi="Times New Roman" w:cs="Times New Roman"/>
          <w:sz w:val="24"/>
          <w:szCs w:val="24"/>
        </w:rPr>
      </w:pPr>
    </w:p>
    <w:p w14:paraId="3CFF13FC" w14:textId="0C2826DB" w:rsidR="00CB6B35" w:rsidRPr="000A61C9" w:rsidRDefault="00CB6B35" w:rsidP="00CB6B35">
      <w:pPr>
        <w:spacing w:before="120" w:after="0" w:line="240" w:lineRule="auto"/>
        <w:rPr>
          <w:rFonts w:ascii="Times New Roman" w:hAnsi="Times New Roman" w:cs="Times New Roman"/>
          <w:sz w:val="24"/>
          <w:szCs w:val="24"/>
        </w:rPr>
      </w:pPr>
      <w:r w:rsidRPr="000A61C9">
        <w:rPr>
          <w:rFonts w:ascii="Times New Roman" w:hAnsi="Times New Roman" w:cs="Times New Roman"/>
          <w:b/>
          <w:bCs/>
          <w:sz w:val="24"/>
          <w:szCs w:val="24"/>
        </w:rPr>
        <w:t>Fig</w:t>
      </w:r>
      <w:r>
        <w:rPr>
          <w:rFonts w:ascii="Times New Roman" w:hAnsi="Times New Roman" w:cs="Times New Roman"/>
          <w:b/>
          <w:bCs/>
          <w:sz w:val="24"/>
          <w:szCs w:val="24"/>
        </w:rPr>
        <w:t>.</w:t>
      </w:r>
      <w:r w:rsidRPr="000A61C9">
        <w:rPr>
          <w:rFonts w:ascii="Times New Roman" w:hAnsi="Times New Roman" w:cs="Times New Roman"/>
          <w:b/>
          <w:bCs/>
          <w:sz w:val="24"/>
          <w:szCs w:val="24"/>
        </w:rPr>
        <w:t xml:space="preserve"> 5. DR, EX, and DREX alter the HFD sciatic nerve </w:t>
      </w:r>
      <w:commentRangeStart w:id="247"/>
      <w:r w:rsidRPr="000A61C9">
        <w:rPr>
          <w:rFonts w:ascii="Times New Roman" w:hAnsi="Times New Roman" w:cs="Times New Roman"/>
          <w:b/>
          <w:bCs/>
          <w:sz w:val="24"/>
          <w:szCs w:val="24"/>
        </w:rPr>
        <w:t>fluxome</w:t>
      </w:r>
      <w:commentRangeEnd w:id="247"/>
      <w:r w:rsidRPr="000A61C9">
        <w:rPr>
          <w:rStyle w:val="CommentReference"/>
          <w:rFonts w:ascii="Times New Roman" w:hAnsi="Times New Roman" w:cs="Times New Roman"/>
          <w:sz w:val="24"/>
          <w:szCs w:val="24"/>
        </w:rPr>
        <w:commentReference w:id="247"/>
      </w:r>
      <w:r w:rsidRPr="000A61C9">
        <w:rPr>
          <w:rFonts w:ascii="Times New Roman" w:hAnsi="Times New Roman" w:cs="Times New Roman"/>
          <w:b/>
          <w:bCs/>
          <w:sz w:val="24"/>
          <w:szCs w:val="24"/>
        </w:rPr>
        <w:t>.</w:t>
      </w:r>
      <w:r>
        <w:rPr>
          <w:rFonts w:ascii="Times New Roman" w:hAnsi="Times New Roman" w:cs="Times New Roman"/>
          <w:b/>
          <w:bCs/>
          <w:sz w:val="24"/>
          <w:szCs w:val="24"/>
        </w:rPr>
        <w:t xml:space="preserve"> </w:t>
      </w:r>
      <w:r w:rsidRPr="000A61C9">
        <w:rPr>
          <w:rFonts w:ascii="Times New Roman" w:hAnsi="Times New Roman" w:cs="Times New Roman"/>
          <w:sz w:val="24"/>
          <w:szCs w:val="24"/>
        </w:rPr>
        <w:t>Metabolic flux was determined following [</w:t>
      </w:r>
      <w:r w:rsidRPr="000A61C9">
        <w:rPr>
          <w:rFonts w:ascii="Times New Roman" w:hAnsi="Times New Roman" w:cs="Times New Roman"/>
          <w:sz w:val="24"/>
          <w:szCs w:val="24"/>
          <w:vertAlign w:val="superscript"/>
        </w:rPr>
        <w:t>13</w:t>
      </w:r>
      <w:r w:rsidRPr="000A61C9">
        <w:rPr>
          <w:rFonts w:ascii="Times New Roman" w:hAnsi="Times New Roman" w:cs="Times New Roman"/>
          <w:sz w:val="24"/>
          <w:szCs w:val="24"/>
        </w:rPr>
        <w:t>C</w:t>
      </w:r>
      <w:r w:rsidRPr="000A61C9">
        <w:rPr>
          <w:rFonts w:ascii="Times New Roman" w:hAnsi="Times New Roman" w:cs="Times New Roman"/>
          <w:sz w:val="24"/>
          <w:szCs w:val="24"/>
          <w:vertAlign w:val="subscript"/>
        </w:rPr>
        <w:t>6</w:t>
      </w:r>
      <w:r w:rsidRPr="000A61C9">
        <w:rPr>
          <w:rFonts w:ascii="Times New Roman" w:hAnsi="Times New Roman" w:cs="Times New Roman"/>
          <w:sz w:val="24"/>
          <w:szCs w:val="24"/>
        </w:rPr>
        <w:t xml:space="preserve">]-glucose in SD (standard diet), HFD (high-fat diet), DR (dietary reversal), EX (exercise), and DREX (combined DR and EX) sciatic nerve. Legend represents upregulated (orange) or downregulated (blue) </w:t>
      </w:r>
      <w:r w:rsidRPr="000A61C9">
        <w:rPr>
          <w:rFonts w:ascii="Times New Roman" w:hAnsi="Times New Roman" w:cs="Times New Roman"/>
          <w:sz w:val="24"/>
          <w:szCs w:val="24"/>
          <w:vertAlign w:val="superscript"/>
        </w:rPr>
        <w:t>13</w:t>
      </w:r>
      <w:r w:rsidRPr="000A61C9">
        <w:rPr>
          <w:rFonts w:ascii="Times New Roman" w:hAnsi="Times New Roman" w:cs="Times New Roman"/>
          <w:sz w:val="24"/>
          <w:szCs w:val="24"/>
        </w:rPr>
        <w:t xml:space="preserve">C incorporation versus baseline m+0. An entry into the TCA cycle through acetyl-CoA incorporates 2 </w:t>
      </w:r>
      <w:r w:rsidRPr="000A61C9">
        <w:rPr>
          <w:rFonts w:ascii="Times New Roman" w:hAnsi="Times New Roman" w:cs="Times New Roman"/>
          <w:sz w:val="24"/>
          <w:szCs w:val="24"/>
          <w:vertAlign w:val="superscript"/>
        </w:rPr>
        <w:t>13</w:t>
      </w:r>
      <w:r w:rsidRPr="000A61C9">
        <w:rPr>
          <w:rFonts w:ascii="Times New Roman" w:hAnsi="Times New Roman" w:cs="Times New Roman"/>
          <w:sz w:val="24"/>
          <w:szCs w:val="24"/>
        </w:rPr>
        <w:t xml:space="preserve">C labels (i.e., m+2). A second turn in the TCA cycles incorporates 2 (i.e., m+4) or 1 (i.e., m+3) additional </w:t>
      </w:r>
      <w:r w:rsidRPr="000A61C9">
        <w:rPr>
          <w:rFonts w:ascii="Times New Roman" w:hAnsi="Times New Roman" w:cs="Times New Roman"/>
          <w:sz w:val="24"/>
          <w:szCs w:val="24"/>
          <w:vertAlign w:val="superscript"/>
        </w:rPr>
        <w:t>13</w:t>
      </w:r>
      <w:r w:rsidRPr="000A61C9">
        <w:rPr>
          <w:rFonts w:ascii="Times New Roman" w:hAnsi="Times New Roman" w:cs="Times New Roman"/>
          <w:sz w:val="24"/>
          <w:szCs w:val="24"/>
        </w:rPr>
        <w:t xml:space="preserve">C labels. If labeled pyruvate enters the TCA cycle via oxaloacetate, it contributes 3 or 5 </w:t>
      </w:r>
      <w:r w:rsidRPr="000A61C9">
        <w:rPr>
          <w:rFonts w:ascii="Times New Roman" w:hAnsi="Times New Roman" w:cs="Times New Roman"/>
          <w:sz w:val="24"/>
          <w:szCs w:val="24"/>
          <w:vertAlign w:val="superscript"/>
        </w:rPr>
        <w:t>13</w:t>
      </w:r>
      <w:r w:rsidRPr="000A61C9">
        <w:rPr>
          <w:rFonts w:ascii="Times New Roman" w:hAnsi="Times New Roman" w:cs="Times New Roman"/>
          <w:sz w:val="24"/>
          <w:szCs w:val="24"/>
        </w:rPr>
        <w:t>C labels (i.e., m+3 or m+5) during condensation with unlabeled or labeled acetyl-CoA, respectively. Data from n=4 mice per group.</w:t>
      </w:r>
    </w:p>
    <w:p w14:paraId="20AE80CB" w14:textId="77777777" w:rsidR="00CB6B35" w:rsidRPr="000A61C9" w:rsidRDefault="00CB6B35" w:rsidP="00CB6B35">
      <w:pPr>
        <w:spacing w:before="120" w:after="0" w:line="240" w:lineRule="auto"/>
        <w:rPr>
          <w:rFonts w:ascii="Times New Roman" w:hAnsi="Times New Roman" w:cs="Times New Roman"/>
          <w:sz w:val="24"/>
          <w:szCs w:val="24"/>
        </w:rPr>
      </w:pPr>
    </w:p>
    <w:p w14:paraId="5E40BADA" w14:textId="56287FD0" w:rsidR="00CB6B35" w:rsidRPr="000A61C9" w:rsidRDefault="00CB6B35" w:rsidP="00CB6B35">
      <w:pPr>
        <w:spacing w:before="120" w:after="0" w:line="240" w:lineRule="auto"/>
        <w:rPr>
          <w:rFonts w:ascii="Times New Roman" w:hAnsi="Times New Roman" w:cs="Times New Roman"/>
          <w:sz w:val="24"/>
          <w:szCs w:val="24"/>
        </w:rPr>
      </w:pPr>
      <w:r w:rsidRPr="000A61C9">
        <w:rPr>
          <w:rFonts w:ascii="Times New Roman" w:hAnsi="Times New Roman" w:cs="Times New Roman"/>
          <w:b/>
          <w:bCs/>
          <w:sz w:val="24"/>
          <w:szCs w:val="24"/>
        </w:rPr>
        <w:t>Fig</w:t>
      </w:r>
      <w:r>
        <w:rPr>
          <w:rFonts w:ascii="Times New Roman" w:hAnsi="Times New Roman" w:cs="Times New Roman"/>
          <w:b/>
          <w:bCs/>
          <w:sz w:val="24"/>
          <w:szCs w:val="24"/>
        </w:rPr>
        <w:t>.</w:t>
      </w:r>
      <w:r w:rsidRPr="000A61C9">
        <w:rPr>
          <w:rFonts w:ascii="Times New Roman" w:hAnsi="Times New Roman" w:cs="Times New Roman"/>
          <w:b/>
          <w:bCs/>
          <w:sz w:val="24"/>
          <w:szCs w:val="24"/>
        </w:rPr>
        <w:t xml:space="preserve"> 6. DR, EX, and DREX alter the HFD sciatic nerve transcriptome-metabolome network.</w:t>
      </w:r>
      <w:r>
        <w:rPr>
          <w:rFonts w:ascii="Times New Roman" w:hAnsi="Times New Roman" w:cs="Times New Roman"/>
          <w:b/>
          <w:bCs/>
          <w:sz w:val="24"/>
          <w:szCs w:val="24"/>
        </w:rPr>
        <w:t xml:space="preserve"> </w:t>
      </w:r>
      <w:r w:rsidRPr="000A61C9">
        <w:rPr>
          <w:rFonts w:ascii="Times New Roman" w:hAnsi="Times New Roman" w:cs="Times New Roman"/>
          <w:sz w:val="24"/>
          <w:szCs w:val="24"/>
        </w:rPr>
        <w:t>Network plots of genes (circle nodes), metabolites (square nodes), and pathways (triangle nodes) in sci</w:t>
      </w:r>
      <w:commentRangeStart w:id="248"/>
      <w:r w:rsidRPr="000A61C9">
        <w:rPr>
          <w:rFonts w:ascii="Times New Roman" w:hAnsi="Times New Roman" w:cs="Times New Roman"/>
          <w:sz w:val="24"/>
          <w:szCs w:val="24"/>
        </w:rPr>
        <w:t>atic n</w:t>
      </w:r>
      <w:commentRangeEnd w:id="248"/>
      <w:r w:rsidRPr="000A61C9">
        <w:rPr>
          <w:rStyle w:val="CommentReference"/>
          <w:rFonts w:ascii="Times New Roman" w:hAnsi="Times New Roman" w:cs="Times New Roman"/>
          <w:sz w:val="24"/>
          <w:szCs w:val="24"/>
        </w:rPr>
        <w:commentReference w:id="248"/>
      </w:r>
      <w:r w:rsidRPr="000A61C9">
        <w:rPr>
          <w:rFonts w:ascii="Times New Roman" w:hAnsi="Times New Roman" w:cs="Times New Roman"/>
          <w:sz w:val="24"/>
          <w:szCs w:val="24"/>
        </w:rPr>
        <w:t>erve in (</w:t>
      </w:r>
      <w:r w:rsidRPr="000A61C9">
        <w:rPr>
          <w:rFonts w:ascii="Times New Roman" w:hAnsi="Times New Roman" w:cs="Times New Roman"/>
          <w:b/>
          <w:bCs/>
          <w:sz w:val="24"/>
          <w:szCs w:val="24"/>
        </w:rPr>
        <w:t>C</w:t>
      </w:r>
      <w:r w:rsidRPr="000A61C9">
        <w:rPr>
          <w:rFonts w:ascii="Times New Roman" w:hAnsi="Times New Roman" w:cs="Times New Roman"/>
          <w:sz w:val="24"/>
          <w:szCs w:val="24"/>
        </w:rPr>
        <w:t>) HFD versus SD, (</w:t>
      </w:r>
      <w:r w:rsidRPr="000A61C9">
        <w:rPr>
          <w:rFonts w:ascii="Times New Roman" w:hAnsi="Times New Roman" w:cs="Times New Roman"/>
          <w:b/>
          <w:bCs/>
          <w:sz w:val="24"/>
          <w:szCs w:val="24"/>
        </w:rPr>
        <w:t>D</w:t>
      </w:r>
      <w:r w:rsidRPr="000A61C9">
        <w:rPr>
          <w:rFonts w:ascii="Times New Roman" w:hAnsi="Times New Roman" w:cs="Times New Roman"/>
          <w:sz w:val="24"/>
          <w:szCs w:val="24"/>
        </w:rPr>
        <w:t>) DR versus HFD, (</w:t>
      </w:r>
      <w:r w:rsidRPr="000A61C9">
        <w:rPr>
          <w:rFonts w:ascii="Times New Roman" w:hAnsi="Times New Roman" w:cs="Times New Roman"/>
          <w:b/>
          <w:bCs/>
          <w:sz w:val="24"/>
          <w:szCs w:val="24"/>
        </w:rPr>
        <w:t>E</w:t>
      </w:r>
      <w:r w:rsidRPr="000A61C9">
        <w:rPr>
          <w:rFonts w:ascii="Times New Roman" w:hAnsi="Times New Roman" w:cs="Times New Roman"/>
          <w:sz w:val="24"/>
          <w:szCs w:val="24"/>
        </w:rPr>
        <w:t>) EX versus HFD, and (</w:t>
      </w:r>
      <w:r w:rsidRPr="000A61C9">
        <w:rPr>
          <w:rFonts w:ascii="Times New Roman" w:hAnsi="Times New Roman" w:cs="Times New Roman"/>
          <w:b/>
          <w:bCs/>
          <w:sz w:val="24"/>
          <w:szCs w:val="24"/>
        </w:rPr>
        <w:t>F</w:t>
      </w:r>
      <w:r w:rsidRPr="000A61C9">
        <w:rPr>
          <w:rFonts w:ascii="Times New Roman" w:hAnsi="Times New Roman" w:cs="Times New Roman"/>
          <w:sz w:val="24"/>
          <w:szCs w:val="24"/>
        </w:rPr>
        <w:t>) DREX versus HFD. Legend represents log</w:t>
      </w:r>
      <w:r w:rsidRPr="000A61C9">
        <w:rPr>
          <w:rFonts w:ascii="Times New Roman" w:hAnsi="Times New Roman" w:cs="Times New Roman"/>
          <w:sz w:val="24"/>
          <w:szCs w:val="24"/>
          <w:vertAlign w:val="subscript"/>
        </w:rPr>
        <w:t>2</w:t>
      </w:r>
      <w:r w:rsidRPr="000A61C9">
        <w:rPr>
          <w:rFonts w:ascii="Times New Roman" w:hAnsi="Times New Roman" w:cs="Times New Roman"/>
          <w:sz w:val="24"/>
          <w:szCs w:val="24"/>
        </w:rPr>
        <w:t xml:space="preserve">(fold-change) for upregulated (red) or downregulated (blue) genes and metabolites. </w:t>
      </w:r>
      <w:r w:rsidR="00EB1650" w:rsidRPr="00EB1650">
        <w:rPr>
          <w:rFonts w:ascii="Times New Roman" w:hAnsi="Times New Roman" w:cs="Times New Roman"/>
          <w:sz w:val="24"/>
          <w:szCs w:val="24"/>
        </w:rPr>
        <w:t>Edges represent functional associations derived from shared pathway memberships, with darker edges connecting significantly altered nodes, indicating more active connections in that comparison</w:t>
      </w:r>
      <w:r w:rsidR="00EB1650">
        <w:rPr>
          <w:rFonts w:ascii="Times New Roman" w:hAnsi="Times New Roman" w:cs="Times New Roman"/>
          <w:sz w:val="24"/>
          <w:szCs w:val="24"/>
        </w:rPr>
        <w:t>.</w:t>
      </w:r>
      <w:r w:rsidR="00EB1650" w:rsidRPr="00EB1650">
        <w:rPr>
          <w:rFonts w:ascii="Times New Roman" w:hAnsi="Times New Roman" w:cs="Times New Roman"/>
          <w:sz w:val="24"/>
          <w:szCs w:val="24"/>
        </w:rPr>
        <w:t xml:space="preserve"> </w:t>
      </w:r>
      <w:r w:rsidRPr="000A61C9">
        <w:rPr>
          <w:rFonts w:ascii="Times New Roman" w:hAnsi="Times New Roman" w:cs="Times New Roman"/>
          <w:sz w:val="24"/>
          <w:szCs w:val="24"/>
        </w:rPr>
        <w:t>Data from n=4 mice per group. Abbreviations: SD, standard diet; HFD, high-fat diet; DR, dietary reversal; EX, exercise; DREX, combined DR and EX.</w:t>
      </w:r>
    </w:p>
    <w:p w14:paraId="744D1FCC" w14:textId="77777777" w:rsidR="00CB6B35" w:rsidRPr="000A61C9" w:rsidRDefault="00CB6B35" w:rsidP="00CB6B35">
      <w:pPr>
        <w:spacing w:before="120" w:after="0" w:line="240" w:lineRule="auto"/>
        <w:rPr>
          <w:rFonts w:ascii="Times New Roman" w:hAnsi="Times New Roman" w:cs="Times New Roman"/>
          <w:sz w:val="24"/>
          <w:szCs w:val="24"/>
        </w:rPr>
      </w:pPr>
    </w:p>
    <w:p w14:paraId="5342AD39" w14:textId="19159C84" w:rsidR="00CB6B35" w:rsidRDefault="00CB6B35" w:rsidP="00CB6B35">
      <w:pPr>
        <w:spacing w:before="120" w:after="0" w:line="240" w:lineRule="auto"/>
        <w:rPr>
          <w:rFonts w:ascii="Times New Roman" w:hAnsi="Times New Roman" w:cs="Times New Roman"/>
          <w:sz w:val="24"/>
          <w:szCs w:val="24"/>
        </w:rPr>
      </w:pPr>
      <w:r w:rsidRPr="000A61C9">
        <w:rPr>
          <w:rFonts w:ascii="Times New Roman" w:hAnsi="Times New Roman" w:cs="Times New Roman"/>
          <w:b/>
          <w:bCs/>
          <w:sz w:val="24"/>
          <w:szCs w:val="24"/>
        </w:rPr>
        <w:t>Fig</w:t>
      </w:r>
      <w:r>
        <w:rPr>
          <w:rFonts w:ascii="Times New Roman" w:hAnsi="Times New Roman" w:cs="Times New Roman"/>
          <w:b/>
          <w:bCs/>
          <w:sz w:val="24"/>
          <w:szCs w:val="24"/>
        </w:rPr>
        <w:t>.</w:t>
      </w:r>
      <w:r w:rsidRPr="000A61C9">
        <w:rPr>
          <w:rFonts w:ascii="Times New Roman" w:hAnsi="Times New Roman" w:cs="Times New Roman"/>
          <w:b/>
          <w:bCs/>
          <w:sz w:val="24"/>
          <w:szCs w:val="24"/>
        </w:rPr>
        <w:t xml:space="preserve"> 7. Clustering of metabolic and neuropathy phenotypes with genes, metabolites, and isotopologues in the sciatic nerve.</w:t>
      </w:r>
      <w:r>
        <w:rPr>
          <w:rFonts w:ascii="Times New Roman" w:hAnsi="Times New Roman" w:cs="Times New Roman"/>
          <w:b/>
          <w:bCs/>
          <w:sz w:val="24"/>
          <w:szCs w:val="24"/>
        </w:rPr>
        <w:t xml:space="preserve"> </w:t>
      </w:r>
      <w:r w:rsidRPr="000A61C9">
        <w:rPr>
          <w:rFonts w:ascii="Times New Roman" w:hAnsi="Times New Roman" w:cs="Times New Roman"/>
          <w:sz w:val="24"/>
          <w:szCs w:val="24"/>
        </w:rPr>
        <w:t>Clustering of metabolic and neuropathy phenotypes in (</w:t>
      </w:r>
      <w:r w:rsidRPr="000A61C9">
        <w:rPr>
          <w:rFonts w:ascii="Times New Roman" w:hAnsi="Times New Roman" w:cs="Times New Roman"/>
          <w:b/>
          <w:bCs/>
          <w:sz w:val="24"/>
          <w:szCs w:val="24"/>
        </w:rPr>
        <w:t>A</w:t>
      </w:r>
      <w:r w:rsidRPr="000A61C9">
        <w:rPr>
          <w:rFonts w:ascii="Times New Roman" w:hAnsi="Times New Roman" w:cs="Times New Roman"/>
          <w:sz w:val="24"/>
          <w:szCs w:val="24"/>
        </w:rPr>
        <w:t>) myelinating Schwann cells, (</w:t>
      </w:r>
      <w:r w:rsidRPr="000A61C9">
        <w:rPr>
          <w:rFonts w:ascii="Times New Roman" w:hAnsi="Times New Roman" w:cs="Times New Roman"/>
          <w:b/>
          <w:bCs/>
          <w:sz w:val="24"/>
          <w:szCs w:val="24"/>
        </w:rPr>
        <w:t>B</w:t>
      </w:r>
      <w:r w:rsidRPr="000A61C9">
        <w:rPr>
          <w:rFonts w:ascii="Times New Roman" w:hAnsi="Times New Roman" w:cs="Times New Roman"/>
          <w:sz w:val="24"/>
          <w:szCs w:val="24"/>
        </w:rPr>
        <w:t>) non-myelinating Schwann cells, and (</w:t>
      </w:r>
      <w:r w:rsidRPr="000A61C9">
        <w:rPr>
          <w:rFonts w:ascii="Times New Roman" w:hAnsi="Times New Roman" w:cs="Times New Roman"/>
          <w:b/>
          <w:bCs/>
          <w:sz w:val="24"/>
          <w:szCs w:val="24"/>
        </w:rPr>
        <w:t>C</w:t>
      </w:r>
      <w:r w:rsidRPr="000A61C9">
        <w:rPr>
          <w:rFonts w:ascii="Times New Roman" w:hAnsi="Times New Roman" w:cs="Times New Roman"/>
          <w:sz w:val="24"/>
          <w:szCs w:val="24"/>
        </w:rPr>
        <w:t>) immature Schwann cells. Left: Dot plot showing clustering of sensory nerve conduction velocity (SNCV), motor NCV (MNCV), insulin, HW (hindpaw withdrawal), FBG (fasting blood glucose), cholesterol, and body weight (BW) within mFuzz clusters. Right: mFuzz curves of differentially expressed genes (DEGs), metabolites, and isotopologues that clustered with SNCV and MNCV and metabolic variables in SD (standard diet), HFD (high-fat diet), DR (dietary reversal), EX (exercise), and DREX (combined DR and EX) sciatic nerve. Color represents the membership of each DEG, metabolite, isotopologue, and metabolic variable to the cluster, with higher to lower membership scores in the order of pink, blue, green. Data from n=4 mice per group.</w:t>
      </w:r>
    </w:p>
    <w:sectPr w:rsidR="00CB6B3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velieff, Masha" w:date="2025-11-03T02:01:00Z" w:initials="MGS">
    <w:p w14:paraId="69C3240A" w14:textId="77777777" w:rsidR="00A3060E" w:rsidRDefault="002521F7" w:rsidP="00A3060E">
      <w:pPr>
        <w:pStyle w:val="CommentText"/>
      </w:pPr>
      <w:r>
        <w:rPr>
          <w:rStyle w:val="CommentReference"/>
        </w:rPr>
        <w:annotationRef/>
      </w:r>
      <w:r w:rsidR="00A3060E">
        <w:t>Stephanie comments:</w:t>
      </w:r>
    </w:p>
    <w:p w14:paraId="7E4A958E" w14:textId="77777777" w:rsidR="00A3060E" w:rsidRDefault="00A3060E" w:rsidP="00A3060E">
      <w:pPr>
        <w:pStyle w:val="CommentText"/>
      </w:pPr>
    </w:p>
    <w:p w14:paraId="0E586771" w14:textId="77777777" w:rsidR="00A3060E" w:rsidRDefault="00A3060E" w:rsidP="00A3060E">
      <w:pPr>
        <w:pStyle w:val="CommentText"/>
      </w:pPr>
      <w:r>
        <w:t>This is just a list of the authors. Authorship order and contributions are TBD</w:t>
      </w:r>
    </w:p>
    <w:p w14:paraId="70852174" w14:textId="77777777" w:rsidR="00A3060E" w:rsidRDefault="00A3060E" w:rsidP="00A3060E">
      <w:pPr>
        <w:pStyle w:val="CommentText"/>
      </w:pPr>
    </w:p>
    <w:p w14:paraId="3E616351" w14:textId="77777777" w:rsidR="00A3060E" w:rsidRDefault="00A3060E" w:rsidP="00A3060E">
      <w:pPr>
        <w:pStyle w:val="CommentText"/>
      </w:pPr>
      <w:r>
        <w:t xml:space="preserve">Jim Edwards </w:t>
      </w:r>
      <w:proofErr w:type="gramStart"/>
      <w:r>
        <w:t>has to</w:t>
      </w:r>
      <w:proofErr w:type="gramEnd"/>
      <w:r>
        <w:t xml:space="preserve"> be added if we include metabolomics</w:t>
      </w:r>
    </w:p>
    <w:p w14:paraId="392BDDC9" w14:textId="77777777" w:rsidR="00A3060E" w:rsidRDefault="00A3060E" w:rsidP="00A3060E">
      <w:pPr>
        <w:pStyle w:val="CommentText"/>
      </w:pPr>
    </w:p>
    <w:p w14:paraId="62E84D2C" w14:textId="77777777" w:rsidR="00A3060E" w:rsidRDefault="00A3060E" w:rsidP="00A3060E">
      <w:pPr>
        <w:pStyle w:val="CommentText"/>
      </w:pPr>
      <w:r>
        <w:t>Add Suzan</w:t>
      </w:r>
    </w:p>
    <w:p w14:paraId="04E57312" w14:textId="77777777" w:rsidR="00A3060E" w:rsidRDefault="00A3060E" w:rsidP="00A3060E">
      <w:pPr>
        <w:pStyle w:val="CommentText"/>
      </w:pPr>
    </w:p>
    <w:p w14:paraId="4F49172B" w14:textId="77777777" w:rsidR="00A3060E" w:rsidRDefault="00A3060E" w:rsidP="00A3060E">
      <w:pPr>
        <w:pStyle w:val="CommentText"/>
      </w:pPr>
      <w:r>
        <w:t>Sub is also an author</w:t>
      </w:r>
    </w:p>
  </w:comment>
  <w:comment w:id="1" w:author="Feldman, Eva" w:date="2025-11-22T08:12:00Z" w:initials="EF">
    <w:p w14:paraId="180323FD" w14:textId="77777777" w:rsidR="004E69C3" w:rsidRDefault="004E69C3" w:rsidP="004E69C3">
      <w:pPr>
        <w:pStyle w:val="CommentText"/>
      </w:pPr>
      <w:r>
        <w:rPr>
          <w:rStyle w:val="CommentReference"/>
        </w:rPr>
        <w:annotationRef/>
      </w:r>
      <w:r>
        <w:t xml:space="preserve">We </w:t>
      </w:r>
      <w:proofErr w:type="gramStart"/>
      <w:r>
        <w:t>definitely need</w:t>
      </w:r>
      <w:proofErr w:type="gramEnd"/>
      <w:r>
        <w:t xml:space="preserve"> a new title—but that come at the end</w:t>
      </w:r>
    </w:p>
  </w:comment>
  <w:comment w:id="2" w:author="Savelieff, Masha" w:date="2025-11-07T02:22:00Z" w:initials="MGS">
    <w:p w14:paraId="28C91BFB" w14:textId="0D7A07B5" w:rsidR="00CE3741" w:rsidRDefault="00CE3741" w:rsidP="00CE3741">
      <w:pPr>
        <w:pStyle w:val="CommentText"/>
      </w:pPr>
      <w:r>
        <w:rPr>
          <w:rStyle w:val="CommentReference"/>
        </w:rPr>
        <w:annotationRef/>
      </w:r>
      <w:r>
        <w:t>I got this from CNS keto, was this a prior affiliation or current?</w:t>
      </w:r>
    </w:p>
  </w:comment>
  <w:comment w:id="3" w:author="Feldman, Eva" w:date="2025-11-22T08:12:00Z" w:initials="EF">
    <w:p w14:paraId="44595A80" w14:textId="77777777" w:rsidR="004E69C3" w:rsidRDefault="004E69C3" w:rsidP="004E69C3">
      <w:pPr>
        <w:pStyle w:val="CommentText"/>
      </w:pPr>
      <w:r>
        <w:rPr>
          <w:rStyle w:val="CommentReference"/>
        </w:rPr>
        <w:annotationRef/>
      </w:r>
      <w:r>
        <w:t>Current</w:t>
      </w:r>
    </w:p>
  </w:comment>
  <w:comment w:id="4" w:author="Savelieff, Masha" w:date="2025-11-07T02:33:00Z" w:initials="MGS">
    <w:p w14:paraId="30A7B225" w14:textId="712DA3C6" w:rsidR="003C0996" w:rsidRDefault="003C0996" w:rsidP="003C0996">
      <w:pPr>
        <w:pStyle w:val="CommentText"/>
      </w:pPr>
      <w:r>
        <w:rPr>
          <w:rStyle w:val="CommentReference"/>
        </w:rPr>
        <w:annotationRef/>
      </w:r>
      <w:r>
        <w:t xml:space="preserve">Stephanie had started with obesity as the primary focus, so I have called the mouse a model of obesity and prediabetes and not of </w:t>
      </w:r>
      <w:proofErr w:type="spellStart"/>
      <w:r>
        <w:t>MetS</w:t>
      </w:r>
      <w:proofErr w:type="spellEnd"/>
      <w:r>
        <w:t>. But happy to change….</w:t>
      </w:r>
    </w:p>
  </w:comment>
  <w:comment w:id="34" w:author="Savelieff, Masha" w:date="2025-11-07T02:36:00Z" w:initials="MGS">
    <w:p w14:paraId="18E5A576" w14:textId="77777777" w:rsidR="003C0996" w:rsidRDefault="003C0996" w:rsidP="003C0996">
      <w:pPr>
        <w:pStyle w:val="CommentText"/>
      </w:pPr>
      <w:r>
        <w:rPr>
          <w:rStyle w:val="CommentReference"/>
        </w:rPr>
        <w:annotationRef/>
      </w:r>
      <w:r>
        <w:t>I have added this to justify the HFD model instead of the HFD+STZ model. However, Phil’s DMM paper showed DR is effective in the HFD+STZ model also… So, maybe this is not necessary</w:t>
      </w:r>
    </w:p>
  </w:comment>
  <w:comment w:id="88" w:author="Savelieff, Masha" w:date="2025-11-06T03:41:00Z" w:initials="MGS">
    <w:p w14:paraId="7B497367" w14:textId="77777777" w:rsidR="002A0D38" w:rsidRDefault="00652A37" w:rsidP="002A0D38">
      <w:pPr>
        <w:pStyle w:val="CommentText"/>
      </w:pPr>
      <w:r>
        <w:rPr>
          <w:rStyle w:val="CommentReference"/>
        </w:rPr>
        <w:annotationRef/>
      </w:r>
      <w:r w:rsidR="002A0D38">
        <w:t xml:space="preserve">I added this, but it is exaggerated in my opinion, but I added since Sci </w:t>
      </w:r>
      <w:proofErr w:type="spellStart"/>
      <w:r w:rsidR="002A0D38">
        <w:t>Transl</w:t>
      </w:r>
      <w:proofErr w:type="spellEnd"/>
      <w:r w:rsidR="002A0D38">
        <w:t xml:space="preserve"> Med is a translation journal. Not sure if you have a more moderate way of stating it</w:t>
      </w:r>
    </w:p>
  </w:comment>
  <w:comment w:id="89" w:author="Feldman, Eva" w:date="2025-11-22T08:45:00Z" w:initials="EF">
    <w:p w14:paraId="517FB968" w14:textId="77777777" w:rsidR="00EE6F83" w:rsidRDefault="00EE6F83" w:rsidP="00EE6F83">
      <w:pPr>
        <w:pStyle w:val="CommentText"/>
      </w:pPr>
      <w:r>
        <w:rPr>
          <w:rStyle w:val="CommentReference"/>
        </w:rPr>
        <w:annotationRef/>
      </w:r>
      <w:proofErr w:type="gramStart"/>
      <w:r>
        <w:t>No</w:t>
      </w:r>
      <w:proofErr w:type="gramEnd"/>
      <w:r>
        <w:t xml:space="preserve"> I like it.</w:t>
      </w:r>
    </w:p>
  </w:comment>
  <w:comment w:id="90" w:author="Savelieff, Masha" w:date="2025-11-06T03:45:00Z" w:initials="MGS">
    <w:p w14:paraId="37F536AA" w14:textId="2DBA28B4" w:rsidR="00D108CE" w:rsidRDefault="00D108CE" w:rsidP="00D108CE">
      <w:pPr>
        <w:pStyle w:val="CommentText"/>
      </w:pPr>
      <w:r>
        <w:rPr>
          <w:rStyle w:val="CommentReference"/>
        </w:rPr>
        <w:annotationRef/>
      </w:r>
      <w:r>
        <w:t xml:space="preserve">Eva, I added preambles to the results, since that is the approach in the Sci </w:t>
      </w:r>
      <w:proofErr w:type="spellStart"/>
      <w:r>
        <w:t>Transl</w:t>
      </w:r>
      <w:proofErr w:type="spellEnd"/>
      <w:r>
        <w:t xml:space="preserve"> Med papers I read. They even seem to include some discussion points, so that the results are quite long and the discussion is more streamlined.</w:t>
      </w:r>
    </w:p>
  </w:comment>
  <w:comment w:id="91" w:author="Savelieff, Masha" w:date="2025-11-06T03:48:00Z" w:initials="MGS">
    <w:p w14:paraId="497DBB82" w14:textId="77777777" w:rsidR="00D108CE" w:rsidRDefault="00D108CE" w:rsidP="00D108CE">
      <w:pPr>
        <w:pStyle w:val="CommentText"/>
      </w:pPr>
      <w:r>
        <w:rPr>
          <w:rStyle w:val="CommentReference"/>
        </w:rPr>
        <w:annotationRef/>
      </w:r>
      <w:r>
        <w:t>Eva, I have tried to enhance translational relevance by more pointedly calling out similarities with human disease</w:t>
      </w:r>
    </w:p>
  </w:comment>
  <w:comment w:id="111" w:author="Savelieff, Masha" w:date="2025-11-07T02:40:00Z" w:initials="MGS">
    <w:p w14:paraId="3431DBFF" w14:textId="77777777" w:rsidR="003C0996" w:rsidRDefault="003C0996" w:rsidP="003C0996">
      <w:pPr>
        <w:pStyle w:val="CommentText"/>
      </w:pPr>
      <w:r>
        <w:rPr>
          <w:rStyle w:val="CommentReference"/>
        </w:rPr>
        <w:annotationRef/>
      </w:r>
      <w:r>
        <w:t>Eva, I am unsure how to reconcile this with the HFD mouse modeling earlier metabolic dysfunction, thoughts?</w:t>
      </w:r>
    </w:p>
  </w:comment>
  <w:comment w:id="112" w:author="Feldman, Eva" w:date="2025-11-22T08:56:00Z" w:initials="EF">
    <w:p w14:paraId="523FC62A" w14:textId="77777777" w:rsidR="002B4F60" w:rsidRDefault="002B4F60" w:rsidP="002B4F60">
      <w:pPr>
        <w:pStyle w:val="CommentText"/>
      </w:pPr>
      <w:r>
        <w:rPr>
          <w:rStyle w:val="CommentReference"/>
        </w:rPr>
        <w:annotationRef/>
      </w:r>
      <w:r>
        <w:t>I don’t understand the question—you can explain when we meet.</w:t>
      </w:r>
    </w:p>
  </w:comment>
  <w:comment w:id="163" w:author="Eid, Stephanie" w:date="2025-06-23T15:58:00Z" w:initials="SE">
    <w:p w14:paraId="079413A3" w14:textId="18C5C5B6" w:rsidR="00917064" w:rsidRDefault="00917064" w:rsidP="00917064">
      <w:pPr>
        <w:pStyle w:val="CommentText"/>
      </w:pPr>
      <w:r>
        <w:rPr>
          <w:rStyle w:val="CommentReference"/>
        </w:rPr>
        <w:annotationRef/>
      </w:r>
      <w:r>
        <w:t xml:space="preserve">Note for @Hur, Junguk </w:t>
      </w:r>
    </w:p>
  </w:comment>
  <w:comment w:id="164" w:author="Feldman, Eva" w:date="2025-11-22T09:31:00Z" w:initials="EF">
    <w:p w14:paraId="666B1D46" w14:textId="77777777" w:rsidR="006A6A36" w:rsidRDefault="006A6A36" w:rsidP="006A6A36">
      <w:pPr>
        <w:pStyle w:val="CommentText"/>
      </w:pPr>
      <w:r>
        <w:rPr>
          <w:rStyle w:val="CommentReference"/>
        </w:rPr>
        <w:annotationRef/>
      </w:r>
      <w:proofErr w:type="gramStart"/>
      <w:r>
        <w:t>So</w:t>
      </w:r>
      <w:proofErr w:type="gramEnd"/>
      <w:r>
        <w:t xml:space="preserve"> was the perineurial loss also seen in DREX?</w:t>
      </w:r>
    </w:p>
  </w:comment>
  <w:comment w:id="168" w:author="Feldman, Eva" w:date="2025-11-22T10:13:00Z" w:initials="EF">
    <w:p w14:paraId="3153884A" w14:textId="77777777" w:rsidR="001B66EC" w:rsidRDefault="001B66EC" w:rsidP="001B66EC">
      <w:pPr>
        <w:pStyle w:val="CommentText"/>
      </w:pPr>
      <w:r>
        <w:rPr>
          <w:rStyle w:val="CommentReference"/>
        </w:rPr>
        <w:annotationRef/>
      </w:r>
      <w:r>
        <w:t>So just DREX not EX—just want to make sure.</w:t>
      </w:r>
    </w:p>
  </w:comment>
  <w:comment w:id="170" w:author="Feldman, Eva" w:date="2025-11-22T10:18:00Z" w:initials="EF">
    <w:p w14:paraId="57B7524B" w14:textId="77777777" w:rsidR="001863E3" w:rsidRDefault="001863E3" w:rsidP="001863E3">
      <w:pPr>
        <w:pStyle w:val="CommentText"/>
      </w:pPr>
      <w:r>
        <w:rPr>
          <w:rStyle w:val="CommentReference"/>
        </w:rPr>
        <w:annotationRef/>
      </w:r>
      <w:r>
        <w:t xml:space="preserve">These are </w:t>
      </w:r>
      <w:proofErr w:type="gramStart"/>
      <w:r>
        <w:t>really interesting</w:t>
      </w:r>
      <w:proofErr w:type="gramEnd"/>
      <w:r>
        <w:t>--I have an idea of how to add to data presentation—to be discussed</w:t>
      </w:r>
    </w:p>
  </w:comment>
  <w:comment w:id="179" w:author="Savelieff, Masha" w:date="2025-11-07T04:51:00Z" w:initials="MGS">
    <w:p w14:paraId="7D2E8DBE" w14:textId="0626B92E" w:rsidR="00BD4F25" w:rsidRDefault="00BD4F25" w:rsidP="00BD4F25">
      <w:pPr>
        <w:pStyle w:val="CommentText"/>
      </w:pPr>
      <w:r>
        <w:rPr>
          <w:rStyle w:val="CommentReference"/>
        </w:rPr>
        <w:annotationRef/>
      </w:r>
      <w:r>
        <w:t xml:space="preserve">Stephanie comments: </w:t>
      </w:r>
    </w:p>
    <w:p w14:paraId="3529FF8D" w14:textId="77777777" w:rsidR="00BD4F25" w:rsidRDefault="00BD4F25" w:rsidP="00BD4F25">
      <w:pPr>
        <w:pStyle w:val="CommentText"/>
      </w:pPr>
      <w:r>
        <w:t xml:space="preserve">Increased with flux </w:t>
      </w:r>
      <w:proofErr w:type="gramStart"/>
      <w:r>
        <w:t>-  so</w:t>
      </w:r>
      <w:proofErr w:type="gramEnd"/>
      <w:r>
        <w:t xml:space="preserve"> not sure if we </w:t>
      </w:r>
      <w:proofErr w:type="spellStart"/>
      <w:r>
        <w:t>wanna</w:t>
      </w:r>
      <w:proofErr w:type="spellEnd"/>
      <w:r>
        <w:t xml:space="preserve"> highlight it? </w:t>
      </w:r>
      <w:proofErr w:type="gramStart"/>
      <w:r>
        <w:t>Also</w:t>
      </w:r>
      <w:proofErr w:type="gramEnd"/>
      <w:r>
        <w:t xml:space="preserve"> not sure what carbon position to </w:t>
      </w:r>
      <w:proofErr w:type="gramStart"/>
      <w:r>
        <w:t>take into account</w:t>
      </w:r>
      <w:proofErr w:type="gramEnd"/>
      <w:r>
        <w:t xml:space="preserve"> for that intermediate</w:t>
      </w:r>
    </w:p>
  </w:comment>
  <w:comment w:id="180" w:author="Savelieff, Masha" w:date="2025-09-24T02:48:00Z" w:initials="MGS">
    <w:p w14:paraId="145EDF2D" w14:textId="77777777" w:rsidR="00BD4F25" w:rsidRDefault="00E2182D" w:rsidP="00BD4F25">
      <w:pPr>
        <w:pStyle w:val="CommentText"/>
      </w:pPr>
      <w:r>
        <w:rPr>
          <w:rStyle w:val="CommentReference"/>
        </w:rPr>
        <w:annotationRef/>
      </w:r>
      <w:r w:rsidR="00BD4F25">
        <w:t xml:space="preserve">Stephanie, Junguk: </w:t>
      </w:r>
    </w:p>
    <w:p w14:paraId="451995C4" w14:textId="77777777" w:rsidR="00BD4F25" w:rsidRDefault="00BD4F25" w:rsidP="00BD4F25">
      <w:pPr>
        <w:pStyle w:val="CommentText"/>
      </w:pPr>
      <w:r>
        <w:t xml:space="preserve">I don’t understand. How can the metabolite levels be lower (yellow) in HFD vs </w:t>
      </w:r>
      <w:proofErr w:type="gramStart"/>
      <w:r>
        <w:t>SD</w:t>
      </w:r>
      <w:proofErr w:type="gramEnd"/>
      <w:r>
        <w:t xml:space="preserve"> but the pathways be purple? Any insight?</w:t>
      </w:r>
    </w:p>
  </w:comment>
  <w:comment w:id="182" w:author="Savelieff, Masha" w:date="2025-11-07T04:55:00Z" w:initials="MGS">
    <w:p w14:paraId="0B79BB56" w14:textId="77777777" w:rsidR="00F95D33" w:rsidRDefault="00BD4F25" w:rsidP="00F95D33">
      <w:pPr>
        <w:pStyle w:val="CommentText"/>
      </w:pPr>
      <w:r>
        <w:rPr>
          <w:rStyle w:val="CommentReference"/>
        </w:rPr>
        <w:annotationRef/>
      </w:r>
      <w:r w:rsidR="00F95D33">
        <w:t>Stephanie comment: Ex did not restore TCA cycle intermediates with flux</w:t>
      </w:r>
    </w:p>
    <w:p w14:paraId="58148DBC" w14:textId="77777777" w:rsidR="00F95D33" w:rsidRDefault="00F95D33" w:rsidP="00F95D33">
      <w:pPr>
        <w:pStyle w:val="CommentText"/>
      </w:pPr>
    </w:p>
    <w:p w14:paraId="455AD4B1" w14:textId="77777777" w:rsidR="00F95D33" w:rsidRDefault="00F95D33" w:rsidP="00F95D33">
      <w:pPr>
        <w:pStyle w:val="CommentText"/>
      </w:pPr>
      <w:r>
        <w:t>Masha response: could that indicate a sort of bottleneck? Not sure, need to think about it</w:t>
      </w:r>
    </w:p>
  </w:comment>
  <w:comment w:id="187" w:author="Eid, Stephanie" w:date="2025-09-02T17:38:00Z" w:initials="SE">
    <w:p w14:paraId="39437DDB" w14:textId="1860A4A5" w:rsidR="00BD4F25" w:rsidRDefault="00BD4F25" w:rsidP="00BD4F25">
      <w:pPr>
        <w:pStyle w:val="CommentText"/>
      </w:pPr>
      <w:r>
        <w:rPr>
          <w:rStyle w:val="CommentReference"/>
        </w:rPr>
        <w:annotationRef/>
      </w:r>
      <w:r>
        <w:t>Not sure how much we want to highlight that</w:t>
      </w:r>
    </w:p>
  </w:comment>
  <w:comment w:id="188" w:author="Savelieff, Masha" w:date="2025-11-07T05:20:00Z" w:initials="MGS">
    <w:p w14:paraId="7F7CF577" w14:textId="77777777" w:rsidR="000F2A5A" w:rsidRDefault="000F2A5A" w:rsidP="000F2A5A">
      <w:pPr>
        <w:pStyle w:val="CommentText"/>
      </w:pPr>
      <w:r>
        <w:rPr>
          <w:rStyle w:val="CommentReference"/>
        </w:rPr>
        <w:annotationRef/>
      </w:r>
      <w:r>
        <w:t xml:space="preserve">I gave a potential explanation. We should cross ref with the </w:t>
      </w:r>
      <w:proofErr w:type="spellStart"/>
      <w:r>
        <w:t>fluxomics</w:t>
      </w:r>
      <w:proofErr w:type="spellEnd"/>
    </w:p>
  </w:comment>
  <w:comment w:id="194" w:author="Savelieff, Masha" w:date="2025-11-07T05:47:00Z" w:initials="MGS">
    <w:p w14:paraId="41587BDA" w14:textId="77777777" w:rsidR="00744A05" w:rsidRDefault="00744A05" w:rsidP="00744A05">
      <w:pPr>
        <w:pStyle w:val="CommentText"/>
      </w:pPr>
      <w:r>
        <w:rPr>
          <w:rStyle w:val="CommentReference"/>
        </w:rPr>
        <w:annotationRef/>
      </w:r>
      <w:r>
        <w:t xml:space="preserve">I wonder if a network representation is </w:t>
      </w:r>
      <w:proofErr w:type="gramStart"/>
      <w:r>
        <w:t>better?</w:t>
      </w:r>
      <w:proofErr w:type="gramEnd"/>
      <w:r>
        <w:t xml:space="preserve"> I know we are running out of time, but maybe while it is under review we can generate those figures</w:t>
      </w:r>
    </w:p>
  </w:comment>
  <w:comment w:id="195" w:author="Feldman, Eva" w:date="2025-11-22T10:30:00Z" w:initials="EF">
    <w:p w14:paraId="4FCB38F3" w14:textId="77777777" w:rsidR="00081424" w:rsidRDefault="00081424" w:rsidP="00081424">
      <w:pPr>
        <w:pStyle w:val="CommentText"/>
      </w:pPr>
      <w:r>
        <w:rPr>
          <w:rStyle w:val="CommentReference"/>
        </w:rPr>
        <w:annotationRef/>
      </w:r>
      <w:r>
        <w:t>I agree—we need to show this in a better way.</w:t>
      </w:r>
    </w:p>
  </w:comment>
  <w:comment w:id="204" w:author="Savelieff, Masha" w:date="2025-09-24T03:24:00Z" w:initials="MGS">
    <w:p w14:paraId="7570595A" w14:textId="482241CE" w:rsidR="00B852AA" w:rsidRDefault="00B852AA" w:rsidP="00B852AA">
      <w:pPr>
        <w:pStyle w:val="CommentText"/>
      </w:pPr>
      <w:r>
        <w:rPr>
          <w:rStyle w:val="CommentReference"/>
        </w:rPr>
        <w:annotationRef/>
      </w:r>
      <w:r>
        <w:t>Same comment here, the metabolites in HFD vs SD are downregulated (yellow) but pathways in purple?</w:t>
      </w:r>
    </w:p>
  </w:comment>
  <w:comment w:id="210" w:author="Savelieff, Masha" w:date="2025-11-07T07:38:00Z" w:initials="MGS">
    <w:p w14:paraId="19B2FE5D" w14:textId="77777777" w:rsidR="00511DDA" w:rsidRDefault="00511DDA" w:rsidP="00511DDA">
      <w:pPr>
        <w:pStyle w:val="CommentText"/>
      </w:pPr>
      <w:r>
        <w:rPr>
          <w:rStyle w:val="CommentReference"/>
        </w:rPr>
        <w:annotationRef/>
      </w:r>
      <w:r>
        <w:t>I added, Stephanie, Eva, thoughts?</w:t>
      </w:r>
    </w:p>
  </w:comment>
  <w:comment w:id="211" w:author="Feldman, Eva" w:date="2025-11-22T10:44:00Z" w:initials="EF">
    <w:p w14:paraId="2178082B" w14:textId="77777777" w:rsidR="000C3BB0" w:rsidRDefault="000C3BB0" w:rsidP="000C3BB0">
      <w:pPr>
        <w:pStyle w:val="CommentText"/>
      </w:pPr>
      <w:r>
        <w:rPr>
          <w:rStyle w:val="CommentReference"/>
        </w:rPr>
        <w:annotationRef/>
      </w:r>
      <w:r>
        <w:t>Good idea—helps support the bottleneck idea--a reviewer is going to ask us why there is a bottleneck—so we need to think about that.</w:t>
      </w:r>
    </w:p>
  </w:comment>
  <w:comment w:id="212" w:author="Eid, Stephanie" w:date="2025-09-16T12:29:00Z" w:initials="SE">
    <w:p w14:paraId="5EE9C3AB" w14:textId="2DF6E18E" w:rsidR="005F42B8" w:rsidRDefault="005F42B8" w:rsidP="005F42B8">
      <w:pPr>
        <w:pStyle w:val="CommentText"/>
      </w:pPr>
      <w:r>
        <w:rPr>
          <w:rStyle w:val="CommentReference"/>
        </w:rPr>
        <w:annotationRef/>
      </w:r>
      <w:r>
        <w:t>Can someone please confirm that this is a reversal? It looks opposite direction to me</w:t>
      </w:r>
    </w:p>
  </w:comment>
  <w:comment w:id="213" w:author="Feldman, Eva" w:date="2025-11-22T10:47:00Z" w:initials="EF">
    <w:p w14:paraId="4F63705B" w14:textId="77777777" w:rsidR="00BB3F9E" w:rsidRDefault="00BB3F9E" w:rsidP="00BB3F9E">
      <w:pPr>
        <w:pStyle w:val="CommentText"/>
      </w:pPr>
      <w:r>
        <w:rPr>
          <w:rStyle w:val="CommentReference"/>
        </w:rPr>
        <w:annotationRef/>
      </w:r>
      <w:r>
        <w:t>These are important findings that we should likely put in more context here—and the question is if this should be main or supplemental.</w:t>
      </w:r>
    </w:p>
  </w:comment>
  <w:comment w:id="214" w:author="Eid, Stephanie" w:date="2025-09-04T12:27:00Z" w:initials="SE">
    <w:p w14:paraId="2CC09738" w14:textId="03DB76E4" w:rsidR="004F6B82" w:rsidRDefault="004F6B82" w:rsidP="004F6B82">
      <w:pPr>
        <w:pStyle w:val="CommentText"/>
      </w:pPr>
      <w:r>
        <w:rPr>
          <w:rStyle w:val="CommentReference"/>
        </w:rPr>
        <w:annotationRef/>
      </w:r>
      <w:r>
        <w:t>Flux shows NAD m+</w:t>
      </w:r>
      <w:proofErr w:type="gramStart"/>
      <w:r>
        <w:t>3  as</w:t>
      </w:r>
      <w:proofErr w:type="gramEnd"/>
      <w:r>
        <w:t xml:space="preserve"> a hit. </w:t>
      </w:r>
      <w:proofErr w:type="gramStart"/>
      <w:r>
        <w:t>However</w:t>
      </w:r>
      <w:proofErr w:type="gramEnd"/>
      <w:r>
        <w:t xml:space="preserve"> as I’m doing more reading it doesn’t look like this is </w:t>
      </w:r>
      <w:proofErr w:type="spellStart"/>
      <w:r>
        <w:t>relevat</w:t>
      </w:r>
      <w:proofErr w:type="spellEnd"/>
      <w:r>
        <w:t xml:space="preserve"> using labeled glucose.</w:t>
      </w:r>
    </w:p>
  </w:comment>
  <w:comment w:id="215" w:author="Eid, Stephanie" w:date="2025-09-04T12:35:00Z" w:initials="SE">
    <w:p w14:paraId="3E6D05DC" w14:textId="77777777" w:rsidR="00823794" w:rsidRDefault="00823794" w:rsidP="00823794">
      <w:pPr>
        <w:pStyle w:val="CommentText"/>
      </w:pPr>
      <w:r>
        <w:rPr>
          <w:rStyle w:val="CommentReference"/>
        </w:rPr>
        <w:annotationRef/>
      </w:r>
      <w:r>
        <w:t>This gene is implicated in neuroinflammation</w:t>
      </w:r>
    </w:p>
    <w:p w14:paraId="77869A5E" w14:textId="77777777" w:rsidR="00823794" w:rsidRDefault="00823794" w:rsidP="00823794">
      <w:pPr>
        <w:pStyle w:val="CommentText"/>
      </w:pPr>
      <w:r>
        <w:rPr>
          <w:color w:val="212121"/>
          <w:highlight w:val="white"/>
        </w:rPr>
        <w:t>PMID: 35593054</w:t>
      </w:r>
    </w:p>
    <w:p w14:paraId="01DCF300" w14:textId="77777777" w:rsidR="00823794" w:rsidRDefault="00823794" w:rsidP="00823794">
      <w:pPr>
        <w:pStyle w:val="CommentText"/>
      </w:pPr>
    </w:p>
    <w:p w14:paraId="5FFD1FC8" w14:textId="77777777" w:rsidR="00823794" w:rsidRDefault="00823794" w:rsidP="00823794">
      <w:pPr>
        <w:pStyle w:val="CommentText"/>
      </w:pPr>
      <w:r>
        <w:rPr>
          <w:color w:val="1B1B1B"/>
          <w:highlight w:val="white"/>
        </w:rPr>
        <w:t>PMID: </w:t>
      </w:r>
      <w:hyperlink r:id="rId1" w:history="1">
        <w:r w:rsidRPr="00D6201A">
          <w:rPr>
            <w:rStyle w:val="Hyperlink"/>
          </w:rPr>
          <w:t>25717362</w:t>
        </w:r>
      </w:hyperlink>
      <w:r>
        <w:t xml:space="preserve"> </w:t>
      </w:r>
    </w:p>
  </w:comment>
  <w:comment w:id="216" w:author="Eid, Stephanie" w:date="2025-09-04T13:28:00Z" w:initials="SE">
    <w:p w14:paraId="71E528EC" w14:textId="77777777" w:rsidR="001548F0" w:rsidRDefault="00F93791" w:rsidP="001548F0">
      <w:pPr>
        <w:pStyle w:val="CommentText"/>
      </w:pPr>
      <w:r>
        <w:rPr>
          <w:rStyle w:val="CommentReference"/>
        </w:rPr>
        <w:annotationRef/>
      </w:r>
      <w:r w:rsidR="001548F0">
        <w:rPr>
          <w:color w:val="212121"/>
          <w:highlight w:val="white"/>
        </w:rPr>
        <w:t>PMID: 40017583; PMID: 33410216 has been linked to myelination but in the CNS and is modulated during EX</w:t>
      </w:r>
    </w:p>
  </w:comment>
  <w:comment w:id="217" w:author="Feldman, Eva" w:date="2025-11-22T10:54:00Z" w:initials="EF">
    <w:p w14:paraId="12FD4277" w14:textId="77777777" w:rsidR="00BB24C5" w:rsidRDefault="00BB24C5" w:rsidP="00BB24C5">
      <w:pPr>
        <w:pStyle w:val="CommentText"/>
      </w:pPr>
      <w:r>
        <w:rPr>
          <w:rStyle w:val="CommentReference"/>
        </w:rPr>
        <w:annotationRef/>
      </w:r>
      <w:r>
        <w:t>I stopped here—what we are lacking is a pulling together of the data—especially in this last ⅓ or so—so for e.g. I think we could place this even in more context of the energy starved axon receiving bioenergetic support at the microenvironment level.  So again for e.g. when we say:</w:t>
      </w:r>
    </w:p>
    <w:p w14:paraId="18EB972A" w14:textId="77777777" w:rsidR="00BB24C5" w:rsidRDefault="00BB24C5" w:rsidP="00BB24C5">
      <w:pPr>
        <w:pStyle w:val="CommentText"/>
      </w:pPr>
      <w:r>
        <w:t xml:space="preserve">Within </w:t>
      </w:r>
      <w:proofErr w:type="spellStart"/>
      <w:r>
        <w:t>mySCs</w:t>
      </w:r>
      <w:proofErr w:type="spellEnd"/>
      <w:r>
        <w:t>, cluster 3 was correlated with both sensory and motor NCV (</w:t>
      </w:r>
      <w:r>
        <w:rPr>
          <w:b/>
          <w:bCs/>
        </w:rPr>
        <w:t>Fig. 7A</w:t>
      </w:r>
      <w:r>
        <w:t>), and showed decreased expression of genes, metabolites, and flux features with HFD that was restored by DR or enhanced by EX and DREX. This cluster included key energy and mitochondrial metabolites (malate, propionic acid), myelin-related metabolites (sphingosine, linoleic acid, O-</w:t>
      </w:r>
      <w:proofErr w:type="spellStart"/>
      <w:r>
        <w:t>phosphorylethanolamine</w:t>
      </w:r>
      <w:proofErr w:type="spellEnd"/>
      <w:r>
        <w:t>), redox compounds (niacinamide, anserine), and genes (</w:t>
      </w:r>
      <w:r>
        <w:rPr>
          <w:i/>
          <w:iCs/>
        </w:rPr>
        <w:t>Entpd2</w:t>
      </w:r>
      <w:r>
        <w:t xml:space="preserve">, </w:t>
      </w:r>
      <w:proofErr w:type="spellStart"/>
      <w:r>
        <w:rPr>
          <w:i/>
          <w:iCs/>
        </w:rPr>
        <w:t>Lpxn</w:t>
      </w:r>
      <w:proofErr w:type="spellEnd"/>
      <w:r>
        <w:t xml:space="preserve">). </w:t>
      </w:r>
    </w:p>
    <w:p w14:paraId="2112E81F" w14:textId="77777777" w:rsidR="00BB24C5" w:rsidRDefault="00BB24C5" w:rsidP="00BB24C5">
      <w:pPr>
        <w:pStyle w:val="CommentText"/>
      </w:pPr>
    </w:p>
    <w:p w14:paraId="6D5FBA23" w14:textId="77777777" w:rsidR="00BB24C5" w:rsidRDefault="00BB24C5" w:rsidP="00BB24C5">
      <w:pPr>
        <w:pStyle w:val="CommentText"/>
      </w:pPr>
      <w:r>
        <w:t>We need to better tell the story in context—unless it is all coming in the discussion--I will look at a few more Sci Translational papers now before I go to my next task.</w:t>
      </w:r>
    </w:p>
    <w:p w14:paraId="0C74B87E" w14:textId="77777777" w:rsidR="00BB24C5" w:rsidRDefault="00BB24C5" w:rsidP="00BB24C5">
      <w:pPr>
        <w:pStyle w:val="CommentText"/>
      </w:pPr>
    </w:p>
    <w:p w14:paraId="12F72781" w14:textId="77777777" w:rsidR="00BB24C5" w:rsidRDefault="00BB24C5" w:rsidP="00BB24C5">
      <w:pPr>
        <w:pStyle w:val="CommentText"/>
      </w:pPr>
      <w:r>
        <w:t>I think this has a chance if we frame it a little bit better!</w:t>
      </w:r>
    </w:p>
  </w:comment>
  <w:comment w:id="218" w:author="Savelieff, Masha" w:date="2025-09-17T03:42:00Z" w:initials="MGS">
    <w:p w14:paraId="15703E82" w14:textId="64771BE6" w:rsidR="002521F7" w:rsidRDefault="002521F7" w:rsidP="002521F7">
      <w:pPr>
        <w:pStyle w:val="CommentText"/>
      </w:pPr>
      <w:r>
        <w:rPr>
          <w:rStyle w:val="CommentReference"/>
        </w:rPr>
        <w:annotationRef/>
      </w:r>
      <w:r>
        <w:t xml:space="preserve">Stephanie, I only have terminal body weight among the data I have. What was longitudinal weight like? Did DREX promote weight loss earlier in the study than DR? </w:t>
      </w:r>
    </w:p>
  </w:comment>
  <w:comment w:id="219" w:author="Savelieff, Masha" w:date="2025-09-11T07:56:00Z" w:initials="MGS">
    <w:p w14:paraId="0E1AC81D" w14:textId="77777777" w:rsidR="002521F7" w:rsidRDefault="002521F7" w:rsidP="002521F7">
      <w:pPr>
        <w:pStyle w:val="CommentText"/>
      </w:pPr>
      <w:r>
        <w:rPr>
          <w:rStyle w:val="CommentReference"/>
        </w:rPr>
        <w:annotationRef/>
      </w:r>
      <w:r>
        <w:t xml:space="preserve">We provided this in the CNS keto, and I think we should do here as well </w:t>
      </w:r>
    </w:p>
  </w:comment>
  <w:comment w:id="220" w:author="Savelieff, Masha" w:date="2025-09-17T07:43:00Z" w:initials="MGS">
    <w:p w14:paraId="68102638" w14:textId="77777777" w:rsidR="002521F7" w:rsidRDefault="002521F7" w:rsidP="002521F7">
      <w:pPr>
        <w:pStyle w:val="CommentText"/>
      </w:pPr>
      <w:r>
        <w:rPr>
          <w:rStyle w:val="CommentReference"/>
        </w:rPr>
        <w:annotationRef/>
      </w:r>
      <w:r>
        <w:t>Holmes 2015 did not see improvement of NCV in rat</w:t>
      </w:r>
    </w:p>
  </w:comment>
  <w:comment w:id="221" w:author="Savelieff, Masha" w:date="2025-09-18T04:45:00Z" w:initials="MGS">
    <w:p w14:paraId="4E97206A" w14:textId="77777777" w:rsidR="002521F7" w:rsidRDefault="002521F7" w:rsidP="002521F7">
      <w:pPr>
        <w:pStyle w:val="CommentText"/>
      </w:pPr>
      <w:r>
        <w:rPr>
          <w:rStyle w:val="CommentReference"/>
        </w:rPr>
        <w:annotationRef/>
      </w:r>
      <w:r>
        <w:t>This should not take long, but I think a correlation analysis between metabolic parameters and PN parameters might give us the basis to make a more definitive suggestion. We state the unknown comparative effects of diet and EX as a rationale for the study</w:t>
      </w:r>
    </w:p>
  </w:comment>
  <w:comment w:id="222" w:author="Savelieff, Masha" w:date="2025-09-26T12:20:00Z" w:initials="MGS">
    <w:p w14:paraId="16C355D5" w14:textId="77777777" w:rsidR="002521F7" w:rsidRDefault="002521F7" w:rsidP="002521F7">
      <w:pPr>
        <w:pStyle w:val="CommentText"/>
      </w:pPr>
      <w:r>
        <w:rPr>
          <w:rStyle w:val="CommentReference"/>
        </w:rPr>
        <w:annotationRef/>
      </w:r>
      <w:r>
        <w:t>This is how Stephanie wrote the results, but as the discussion evolved, it tended to center on shared pathways</w:t>
      </w:r>
    </w:p>
  </w:comment>
  <w:comment w:id="223" w:author="Savelieff, Masha" w:date="2025-09-18T07:59:00Z" w:initials="MGS">
    <w:p w14:paraId="5EC07F41" w14:textId="77777777" w:rsidR="002521F7" w:rsidRDefault="002521F7" w:rsidP="002521F7">
      <w:pPr>
        <w:pStyle w:val="CommentText"/>
      </w:pPr>
      <w:r>
        <w:rPr>
          <w:rStyle w:val="CommentReference"/>
        </w:rPr>
        <w:annotationRef/>
      </w:r>
      <w:r>
        <w:t xml:space="preserve">Hinder 2018 and McGregor 2018 also found the same in </w:t>
      </w:r>
      <w:proofErr w:type="spellStart"/>
      <w:r>
        <w:t>db</w:t>
      </w:r>
      <w:proofErr w:type="spellEnd"/>
      <w:r>
        <w:t>/</w:t>
      </w:r>
      <w:proofErr w:type="spellStart"/>
      <w:r>
        <w:t>db</w:t>
      </w:r>
      <w:proofErr w:type="spellEnd"/>
    </w:p>
    <w:p w14:paraId="19DEC745" w14:textId="77777777" w:rsidR="002521F7" w:rsidRDefault="002521F7" w:rsidP="002521F7">
      <w:pPr>
        <w:pStyle w:val="CommentText"/>
      </w:pPr>
      <w:r>
        <w:rPr>
          <w:color w:val="131413"/>
        </w:rPr>
        <w:t xml:space="preserve">Hill R. Extracellular matrix </w:t>
      </w:r>
      <w:proofErr w:type="spellStart"/>
      <w:r>
        <w:rPr>
          <w:color w:val="131413"/>
        </w:rPr>
        <w:t>remodelling</w:t>
      </w:r>
      <w:proofErr w:type="spellEnd"/>
      <w:r>
        <w:rPr>
          <w:color w:val="131413"/>
        </w:rPr>
        <w:t xml:space="preserve"> in human diabetic neuropathy. J Anat. </w:t>
      </w:r>
      <w:proofErr w:type="gramStart"/>
      <w:r>
        <w:rPr>
          <w:color w:val="131413"/>
        </w:rPr>
        <w:t>2009;214:219</w:t>
      </w:r>
      <w:proofErr w:type="gramEnd"/>
      <w:r>
        <w:rPr>
          <w:color w:val="131413"/>
        </w:rPr>
        <w:t>–25.</w:t>
      </w:r>
    </w:p>
    <w:p w14:paraId="128F4FB3" w14:textId="77777777" w:rsidR="002521F7" w:rsidRDefault="002521F7" w:rsidP="002521F7">
      <w:pPr>
        <w:pStyle w:val="CommentText"/>
      </w:pPr>
      <w:r>
        <w:rPr>
          <w:color w:val="131413"/>
        </w:rPr>
        <w:t xml:space="preserve">Another: </w:t>
      </w:r>
      <w:hyperlink r:id="rId2" w:history="1">
        <w:r w:rsidRPr="00DA5A7B">
          <w:rPr>
            <w:rStyle w:val="Hyperlink"/>
          </w:rPr>
          <w:t>The extracellular matrix of peripheral nerve in diabetic polyneuropathy - PubMed</w:t>
        </w:r>
      </w:hyperlink>
      <w:r>
        <w:rPr>
          <w:color w:val="131413"/>
        </w:rPr>
        <w:t xml:space="preserve"> </w:t>
      </w:r>
    </w:p>
  </w:comment>
  <w:comment w:id="224" w:author="Savelieff, Masha" w:date="2025-09-22T04:02:00Z" w:initials="MGS">
    <w:p w14:paraId="1EF15142" w14:textId="77777777" w:rsidR="002521F7" w:rsidRDefault="002521F7" w:rsidP="002521F7">
      <w:pPr>
        <w:pStyle w:val="CommentText"/>
      </w:pPr>
      <w:r>
        <w:rPr>
          <w:rStyle w:val="CommentReference"/>
        </w:rPr>
        <w:annotationRef/>
      </w:r>
      <w:r>
        <w:t xml:space="preserve">I’m not sure how to rationalize, but </w:t>
      </w:r>
    </w:p>
    <w:p w14:paraId="2AC7128A" w14:textId="77777777" w:rsidR="002521F7" w:rsidRDefault="002521F7" w:rsidP="002521F7">
      <w:pPr>
        <w:pStyle w:val="CommentText"/>
      </w:pPr>
      <w:r>
        <w:rPr>
          <w:color w:val="000000"/>
        </w:rPr>
        <w:t>Hypertrophic cardiomyopathy</w:t>
      </w:r>
    </w:p>
    <w:p w14:paraId="321F0F80" w14:textId="77777777" w:rsidR="002521F7" w:rsidRDefault="002521F7" w:rsidP="002521F7">
      <w:pPr>
        <w:pStyle w:val="CommentText"/>
      </w:pPr>
      <w:r>
        <w:rPr>
          <w:color w:val="000000"/>
        </w:rPr>
        <w:t>Dilated cardiomyopathy</w:t>
      </w:r>
    </w:p>
    <w:p w14:paraId="6CA27365" w14:textId="77777777" w:rsidR="002521F7" w:rsidRDefault="002521F7" w:rsidP="002521F7">
      <w:pPr>
        <w:pStyle w:val="CommentText"/>
      </w:pPr>
      <w:r>
        <w:rPr>
          <w:color w:val="000000"/>
        </w:rPr>
        <w:t>Arrhythmogenic right ventricular cardiomyopathy</w:t>
      </w:r>
    </w:p>
    <w:p w14:paraId="2F31D7FD" w14:textId="77777777" w:rsidR="002521F7" w:rsidRDefault="002521F7" w:rsidP="002521F7">
      <w:pPr>
        <w:pStyle w:val="CommentText"/>
      </w:pPr>
      <w:r>
        <w:t xml:space="preserve">Are also prominent </w:t>
      </w:r>
    </w:p>
  </w:comment>
  <w:comment w:id="225" w:author="Savelieff, Masha" w:date="2025-09-22T08:26:00Z" w:initials="MGS">
    <w:p w14:paraId="2637C6C6" w14:textId="77777777" w:rsidR="002521F7" w:rsidRDefault="002521F7" w:rsidP="002521F7">
      <w:pPr>
        <w:pStyle w:val="CommentText"/>
      </w:pPr>
      <w:r>
        <w:rPr>
          <w:rStyle w:val="CommentReference"/>
        </w:rPr>
        <w:annotationRef/>
      </w:r>
      <w:r>
        <w:t>I’m worried to call this out since we can’t tell the direction change from the KEGG. The pathway contains 12 DEGs, I can’t determine which is most salient to seek direction change in the DEG table……</w:t>
      </w:r>
    </w:p>
    <w:p w14:paraId="44D166CE" w14:textId="77777777" w:rsidR="002521F7" w:rsidRDefault="002521F7" w:rsidP="002521F7">
      <w:pPr>
        <w:pStyle w:val="CommentText"/>
      </w:pPr>
    </w:p>
    <w:p w14:paraId="3061D49D" w14:textId="77777777" w:rsidR="002521F7" w:rsidRDefault="002521F7" w:rsidP="002521F7">
      <w:pPr>
        <w:pStyle w:val="CommentText"/>
      </w:pPr>
      <w:r>
        <w:t>If we call it out, we can discuss data that show the nerve develops insulin resistance, but that, like in the periphery, exercise my improve sensitivity</w:t>
      </w:r>
    </w:p>
  </w:comment>
  <w:comment w:id="226" w:author="Savelieff, Masha" w:date="2025-09-22T09:25:00Z" w:initials="MGS">
    <w:p w14:paraId="34265477" w14:textId="77777777" w:rsidR="002521F7" w:rsidRDefault="002521F7" w:rsidP="002521F7">
      <w:pPr>
        <w:pStyle w:val="CommentText"/>
      </w:pPr>
      <w:r>
        <w:rPr>
          <w:rStyle w:val="CommentReference"/>
        </w:rPr>
        <w:annotationRef/>
      </w:r>
      <w:r>
        <w:t xml:space="preserve">Additional possible paper: </w:t>
      </w:r>
    </w:p>
    <w:p w14:paraId="3D83335F" w14:textId="77777777" w:rsidR="002521F7" w:rsidRDefault="002521F7" w:rsidP="002521F7">
      <w:pPr>
        <w:pStyle w:val="CommentText"/>
      </w:pPr>
      <w:hyperlink r:id="rId3" w:history="1">
        <w:r w:rsidRPr="004A3FF8">
          <w:rPr>
            <w:rStyle w:val="Hyperlink"/>
          </w:rPr>
          <w:t>Hyperglycemia-induced Bcl-2/Bax-mediated apoptosis of Schwann cells via mTORC1/S6K1 inhibition in diabetic peripheral neuropathy - PubMed</w:t>
        </w:r>
      </w:hyperlink>
      <w:r>
        <w:t xml:space="preserve"> </w:t>
      </w:r>
    </w:p>
  </w:comment>
  <w:comment w:id="227" w:author="Savelieff, Masha" w:date="2025-09-22T09:45:00Z" w:initials="MGS">
    <w:p w14:paraId="6D568AB1" w14:textId="77777777" w:rsidR="002521F7" w:rsidRDefault="002521F7" w:rsidP="002521F7">
      <w:pPr>
        <w:pStyle w:val="CommentText"/>
      </w:pPr>
      <w:r>
        <w:rPr>
          <w:rStyle w:val="CommentReference"/>
        </w:rPr>
        <w:annotationRef/>
      </w:r>
      <w:r>
        <w:t>Note DREX had more significant DEGs (FDR-corrected ~90 vs 48 in DR) but fewer nominal DEGs (~1000 vs ~1370 in DR)</w:t>
      </w:r>
    </w:p>
  </w:comment>
  <w:comment w:id="228" w:author="Savelieff, Masha" w:date="2025-09-23T02:48:00Z" w:initials="MGS">
    <w:p w14:paraId="2C139792" w14:textId="77777777" w:rsidR="002521F7" w:rsidRDefault="002521F7" w:rsidP="002521F7">
      <w:pPr>
        <w:pStyle w:val="CommentText"/>
      </w:pPr>
      <w:r>
        <w:rPr>
          <w:rStyle w:val="CommentReference"/>
        </w:rPr>
        <w:annotationRef/>
      </w:r>
      <w:r>
        <w:t xml:space="preserve">In retrospect, we need a table of the number of DEGs and pathways in </w:t>
      </w:r>
      <w:proofErr w:type="spellStart"/>
      <w:r>
        <w:t>mySCs</w:t>
      </w:r>
      <w:proofErr w:type="spellEnd"/>
      <w:r>
        <w:t xml:space="preserve"> and </w:t>
      </w:r>
      <w:proofErr w:type="spellStart"/>
      <w:r>
        <w:t>nmSCs</w:t>
      </w:r>
      <w:proofErr w:type="spellEnd"/>
      <w:r>
        <w:t xml:space="preserve"> by condition </w:t>
      </w:r>
      <w:proofErr w:type="gramStart"/>
      <w:r>
        <w:t>in order to</w:t>
      </w:r>
      <w:proofErr w:type="gramEnd"/>
      <w:r>
        <w:t xml:space="preserve"> be able to qualify statements about extent of transcriptomic changes</w:t>
      </w:r>
    </w:p>
  </w:comment>
  <w:comment w:id="229" w:author="Savelieff, Masha" w:date="2025-09-23T02:50:00Z" w:initials="MGS">
    <w:p w14:paraId="06AA8BD7" w14:textId="77777777" w:rsidR="002521F7" w:rsidRDefault="002521F7" w:rsidP="002521F7">
      <w:pPr>
        <w:pStyle w:val="CommentText"/>
      </w:pPr>
      <w:r>
        <w:rPr>
          <w:rStyle w:val="CommentReference"/>
        </w:rPr>
        <w:annotationRef/>
      </w:r>
      <w:r>
        <w:t xml:space="preserve">I’m not sure how valid the pathways in </w:t>
      </w:r>
      <w:proofErr w:type="spellStart"/>
      <w:r>
        <w:t>nmSC</w:t>
      </w:r>
      <w:proofErr w:type="spellEnd"/>
      <w:r>
        <w:t xml:space="preserve"> are, very few, with tiny rich factors, and almost </w:t>
      </w:r>
      <w:proofErr w:type="gramStart"/>
      <w:r>
        <w:t>none significant</w:t>
      </w:r>
      <w:proofErr w:type="gramEnd"/>
      <w:r>
        <w:t xml:space="preserve"> after multiple comparisons</w:t>
      </w:r>
    </w:p>
  </w:comment>
  <w:comment w:id="230" w:author="Savelieff, Masha" w:date="2025-09-23T03:43:00Z" w:initials="MGS">
    <w:p w14:paraId="57C37BBD" w14:textId="77777777" w:rsidR="002521F7" w:rsidRDefault="002521F7" w:rsidP="002521F7">
      <w:pPr>
        <w:pStyle w:val="CommentText"/>
      </w:pPr>
      <w:r>
        <w:rPr>
          <w:rStyle w:val="CommentReference"/>
        </w:rPr>
        <w:annotationRef/>
      </w:r>
      <w:r>
        <w:t>Note this is opposite to what the lab previously reported…. Though granted the prior study was in bulk</w:t>
      </w:r>
    </w:p>
    <w:p w14:paraId="016EEA30" w14:textId="77777777" w:rsidR="002521F7" w:rsidRDefault="002521F7" w:rsidP="002521F7">
      <w:pPr>
        <w:pStyle w:val="CommentText"/>
      </w:pPr>
      <w:hyperlink r:id="rId4" w:history="1">
        <w:r w:rsidRPr="00D92273">
          <w:rPr>
            <w:rStyle w:val="Hyperlink"/>
          </w:rPr>
          <w:t>Comparative RNA-Seq transcriptome analyses reveal distinct metabolic pathways in diabetic nerve and kidney disease - PubMed</w:t>
        </w:r>
      </w:hyperlink>
      <w:r>
        <w:t xml:space="preserve"> </w:t>
      </w:r>
    </w:p>
    <w:p w14:paraId="171AF5D4" w14:textId="77777777" w:rsidR="002521F7" w:rsidRDefault="002521F7" w:rsidP="002521F7">
      <w:pPr>
        <w:pStyle w:val="CommentText"/>
      </w:pPr>
    </w:p>
    <w:p w14:paraId="005576F3" w14:textId="77777777" w:rsidR="002521F7" w:rsidRDefault="002521F7" w:rsidP="002521F7">
      <w:pPr>
        <w:pStyle w:val="CommentText"/>
      </w:pPr>
      <w:r>
        <w:t xml:space="preserve">I did a search for other papers, but could not find “diabetic peripheral neuropathy </w:t>
      </w:r>
      <w:proofErr w:type="gramStart"/>
      <w:r>
        <w:t>small large</w:t>
      </w:r>
      <w:proofErr w:type="gramEnd"/>
      <w:r>
        <w:t xml:space="preserve"> fiber gene expression”</w:t>
      </w:r>
    </w:p>
  </w:comment>
  <w:comment w:id="231" w:author="Savelieff, Masha" w:date="2025-09-23T04:27:00Z" w:initials="MGS">
    <w:p w14:paraId="69C0F857" w14:textId="77777777" w:rsidR="002521F7" w:rsidRDefault="002521F7" w:rsidP="002521F7">
      <w:pPr>
        <w:pStyle w:val="CommentText"/>
      </w:pPr>
      <w:r>
        <w:rPr>
          <w:rStyle w:val="CommentReference"/>
        </w:rPr>
        <w:annotationRef/>
      </w:r>
      <w:r>
        <w:t>Not the best journal but the review seemed quite comprehensive, albeit from a T1D angle</w:t>
      </w:r>
    </w:p>
  </w:comment>
  <w:comment w:id="232" w:author="Savelieff, Masha" w:date="2025-09-23T05:50:00Z" w:initials="MGS">
    <w:p w14:paraId="2B0422AC" w14:textId="77777777" w:rsidR="002521F7" w:rsidRDefault="002521F7" w:rsidP="002521F7">
      <w:pPr>
        <w:pStyle w:val="CommentText"/>
      </w:pPr>
      <w:r>
        <w:rPr>
          <w:rStyle w:val="CommentReference"/>
        </w:rPr>
        <w:annotationRef/>
      </w:r>
      <w:r>
        <w:t xml:space="preserve">Schwann cells are not immune cells, so not sure how they would adopt an immunomodulatory profile. I made a </w:t>
      </w:r>
      <w:proofErr w:type="gramStart"/>
      <w:r>
        <w:t>search,</w:t>
      </w:r>
      <w:proofErr w:type="gramEnd"/>
      <w:r>
        <w:t xml:space="preserve"> here is one that I found that is potentially relevant but is in large fibers:</w:t>
      </w:r>
    </w:p>
    <w:p w14:paraId="58B2F0BB" w14:textId="77777777" w:rsidR="002521F7" w:rsidRDefault="002521F7" w:rsidP="002521F7">
      <w:pPr>
        <w:pStyle w:val="CommentText"/>
      </w:pPr>
    </w:p>
    <w:p w14:paraId="63CA2460" w14:textId="77777777" w:rsidR="002521F7" w:rsidRDefault="002521F7" w:rsidP="002521F7">
      <w:pPr>
        <w:pStyle w:val="CommentText"/>
      </w:pPr>
      <w:hyperlink r:id="rId5" w:history="1">
        <w:r w:rsidRPr="007C53ED">
          <w:rPr>
            <w:rStyle w:val="Hyperlink"/>
          </w:rPr>
          <w:t>Complement C3a and C5a Receptors Are Presented in Mouse Sciatic and Human Sural Nerves and Selectively Modulate the Neuronal Function of Large-Caliber Fibers in Mice - PubMed</w:t>
        </w:r>
      </w:hyperlink>
      <w:r>
        <w:t xml:space="preserve"> </w:t>
      </w:r>
    </w:p>
  </w:comment>
  <w:comment w:id="233" w:author="Savelieff, Masha" w:date="2025-09-24T02:48:00Z" w:initials="MGS">
    <w:p w14:paraId="757DDD44" w14:textId="77777777" w:rsidR="002521F7" w:rsidRDefault="002521F7" w:rsidP="002521F7">
      <w:pPr>
        <w:pStyle w:val="CommentText"/>
      </w:pPr>
      <w:r>
        <w:rPr>
          <w:rStyle w:val="CommentReference"/>
        </w:rPr>
        <w:annotationRef/>
      </w:r>
      <w:r>
        <w:t xml:space="preserve">I don’t understand. How can the metabolite levels be lower (yellow) in HFD vs </w:t>
      </w:r>
      <w:proofErr w:type="gramStart"/>
      <w:r>
        <w:t>SD</w:t>
      </w:r>
      <w:proofErr w:type="gramEnd"/>
      <w:r>
        <w:t xml:space="preserve"> but the pathways be purple?</w:t>
      </w:r>
    </w:p>
  </w:comment>
  <w:comment w:id="234" w:author="Savelieff, Masha" w:date="2025-09-24T03:24:00Z" w:initials="MGS">
    <w:p w14:paraId="789E623A" w14:textId="77777777" w:rsidR="002521F7" w:rsidRDefault="002521F7" w:rsidP="002521F7">
      <w:pPr>
        <w:pStyle w:val="CommentText"/>
      </w:pPr>
      <w:r>
        <w:rPr>
          <w:rStyle w:val="CommentReference"/>
        </w:rPr>
        <w:annotationRef/>
      </w:r>
      <w:r>
        <w:t>Same comment here, the metabolites in HFD vs SD are downregulated (yellow) but pathways in purple?</w:t>
      </w:r>
    </w:p>
  </w:comment>
  <w:comment w:id="235" w:author="Savelieff, Masha" w:date="2025-09-24T03:26:00Z" w:initials="MGS">
    <w:p w14:paraId="6F2B33E4" w14:textId="77777777" w:rsidR="002521F7" w:rsidRDefault="002521F7" w:rsidP="002521F7">
      <w:pPr>
        <w:pStyle w:val="CommentText"/>
      </w:pPr>
      <w:r>
        <w:rPr>
          <w:rStyle w:val="CommentReference"/>
        </w:rPr>
        <w:annotationRef/>
      </w:r>
      <w:r>
        <w:t xml:space="preserve">I wonder if a network representation is </w:t>
      </w:r>
      <w:proofErr w:type="gramStart"/>
      <w:r>
        <w:t>better?</w:t>
      </w:r>
      <w:proofErr w:type="gramEnd"/>
      <w:r>
        <w:t xml:space="preserve"> I know we are running out of time, but maybe while it is under review we can generate those figures</w:t>
      </w:r>
    </w:p>
  </w:comment>
  <w:comment w:id="236" w:author="Savelieff, Masha" w:date="2025-09-26T13:26:00Z" w:initials="MGS">
    <w:p w14:paraId="6772B686" w14:textId="77777777" w:rsidR="002521F7" w:rsidRDefault="002521F7" w:rsidP="002521F7">
      <w:pPr>
        <w:pStyle w:val="CommentText"/>
      </w:pPr>
      <w:r>
        <w:rPr>
          <w:rStyle w:val="CommentReference"/>
        </w:rPr>
        <w:annotationRef/>
      </w:r>
      <w:r>
        <w:t>Another paper but looks weak</w:t>
      </w:r>
    </w:p>
    <w:p w14:paraId="36D126E5" w14:textId="77777777" w:rsidR="002521F7" w:rsidRDefault="002521F7" w:rsidP="002521F7">
      <w:pPr>
        <w:pStyle w:val="CommentText"/>
      </w:pPr>
      <w:hyperlink r:id="rId6" w:history="1">
        <w:r w:rsidRPr="00BF4699">
          <w:rPr>
            <w:rStyle w:val="Hyperlink"/>
          </w:rPr>
          <w:t xml:space="preserve">Network Pharmacology Combined </w:t>
        </w:r>
        <w:proofErr w:type="gramStart"/>
        <w:r w:rsidRPr="00BF4699">
          <w:rPr>
            <w:rStyle w:val="Hyperlink"/>
          </w:rPr>
          <w:t>With</w:t>
        </w:r>
        <w:proofErr w:type="gramEnd"/>
        <w:r w:rsidRPr="00BF4699">
          <w:rPr>
            <w:rStyle w:val="Hyperlink"/>
          </w:rPr>
          <w:t xml:space="preserve"> Metabolomics Reveals the Mechanism of </w:t>
        </w:r>
        <w:proofErr w:type="spellStart"/>
        <w:r w:rsidRPr="00BF4699">
          <w:rPr>
            <w:rStyle w:val="Hyperlink"/>
          </w:rPr>
          <w:t>Yangxuerongjin</w:t>
        </w:r>
        <w:proofErr w:type="spellEnd"/>
        <w:r w:rsidRPr="00BF4699">
          <w:rPr>
            <w:rStyle w:val="Hyperlink"/>
          </w:rPr>
          <w:t xml:space="preserve"> Pill Against Type 2 Diabetic Peripheral Neuropathy in Rats - PubMed</w:t>
        </w:r>
      </w:hyperlink>
      <w:r>
        <w:t xml:space="preserve"> </w:t>
      </w:r>
    </w:p>
    <w:p w14:paraId="10CDEE78" w14:textId="77777777" w:rsidR="002521F7" w:rsidRDefault="002521F7" w:rsidP="002521F7">
      <w:pPr>
        <w:pStyle w:val="CommentText"/>
      </w:pPr>
    </w:p>
    <w:p w14:paraId="47422BD0" w14:textId="77777777" w:rsidR="002521F7" w:rsidRDefault="002521F7" w:rsidP="002521F7">
      <w:pPr>
        <w:pStyle w:val="CommentText"/>
      </w:pPr>
      <w:r>
        <w:t xml:space="preserve">Another paper I can’t yet rationalize with our data </w:t>
      </w:r>
    </w:p>
    <w:p w14:paraId="5097A992" w14:textId="77777777" w:rsidR="002521F7" w:rsidRDefault="002521F7" w:rsidP="002521F7">
      <w:pPr>
        <w:pStyle w:val="CommentText"/>
      </w:pPr>
    </w:p>
    <w:p w14:paraId="65512C2A" w14:textId="77777777" w:rsidR="002521F7" w:rsidRDefault="002521F7" w:rsidP="002521F7">
      <w:pPr>
        <w:pStyle w:val="CommentText"/>
      </w:pPr>
      <w:hyperlink r:id="rId7" w:history="1">
        <w:r w:rsidRPr="00BF4699">
          <w:rPr>
            <w:rStyle w:val="Hyperlink"/>
          </w:rPr>
          <w:t>Ultra-high performance liquid chromatography coupled to tandem mass spectrometry-based metabolomics study of diabetic distal symmetric polyneuropathy - PubMed</w:t>
        </w:r>
      </w:hyperlink>
      <w:r>
        <w:t xml:space="preserve"> </w:t>
      </w:r>
    </w:p>
    <w:p w14:paraId="76183733" w14:textId="77777777" w:rsidR="002521F7" w:rsidRDefault="002521F7" w:rsidP="002521F7">
      <w:pPr>
        <w:pStyle w:val="CommentText"/>
      </w:pPr>
    </w:p>
    <w:p w14:paraId="1A0A879B" w14:textId="77777777" w:rsidR="002521F7" w:rsidRDefault="002521F7" w:rsidP="002521F7">
      <w:pPr>
        <w:pStyle w:val="CommentText"/>
      </w:pPr>
      <w:proofErr w:type="gramStart"/>
      <w:r>
        <w:t>Sadly</w:t>
      </w:r>
      <w:proofErr w:type="gramEnd"/>
      <w:r>
        <w:t xml:space="preserve"> this one in spinal cord with painful </w:t>
      </w:r>
      <w:proofErr w:type="spellStart"/>
      <w:r>
        <w:t>dpn</w:t>
      </w:r>
      <w:proofErr w:type="spellEnd"/>
    </w:p>
    <w:p w14:paraId="21010453" w14:textId="77777777" w:rsidR="002521F7" w:rsidRDefault="002521F7" w:rsidP="002521F7">
      <w:pPr>
        <w:pStyle w:val="CommentText"/>
      </w:pPr>
      <w:hyperlink r:id="rId8" w:history="1">
        <w:r w:rsidRPr="00BF4699">
          <w:rPr>
            <w:rStyle w:val="Hyperlink"/>
          </w:rPr>
          <w:t>Metabolomic and lipidomic profiling of the spinal cord in type 2 diabetes mellitus rats with painful neuropathy - PubMed</w:t>
        </w:r>
      </w:hyperlink>
      <w:r>
        <w:t xml:space="preserve"> </w:t>
      </w:r>
    </w:p>
  </w:comment>
  <w:comment w:id="238" w:author="Savelieff, Masha" w:date="2025-11-21T08:32:00Z" w:initials="MGS">
    <w:p w14:paraId="37591E7D" w14:textId="77777777" w:rsidR="000D7DD6" w:rsidRDefault="000D7DD6" w:rsidP="000D7DD6">
      <w:pPr>
        <w:pStyle w:val="CommentText"/>
      </w:pPr>
      <w:r>
        <w:rPr>
          <w:rStyle w:val="CommentReference"/>
        </w:rPr>
        <w:annotationRef/>
      </w:r>
      <w:r>
        <w:t>Eva, we have room in the manuscript for an abbreviated materials and methods</w:t>
      </w:r>
    </w:p>
  </w:comment>
  <w:comment w:id="241" w:author="Eid, Stephanie" w:date="2025-09-04T11:31:00Z" w:initials="SE">
    <w:p w14:paraId="68D9E9F1" w14:textId="77777777" w:rsidR="00A842DB" w:rsidRDefault="00A842DB" w:rsidP="00A842DB">
      <w:pPr>
        <w:pStyle w:val="CommentText"/>
      </w:pPr>
      <w:r>
        <w:rPr>
          <w:rStyle w:val="CommentReference"/>
        </w:rPr>
        <w:annotationRef/>
      </w:r>
      <w:r>
        <w:t>Junguk can you please carefully check if we’re missing anything?</w:t>
      </w:r>
    </w:p>
  </w:comment>
  <w:comment w:id="243" w:author="Savelieff, Masha" w:date="2025-11-04T03:53:00Z" w:initials="MGS">
    <w:p w14:paraId="06E8A32C" w14:textId="77777777" w:rsidR="008F7B04" w:rsidRDefault="00A842DB" w:rsidP="008F7B04">
      <w:pPr>
        <w:pStyle w:val="CommentText"/>
      </w:pPr>
      <w:r>
        <w:rPr>
          <w:rStyle w:val="CommentReference"/>
        </w:rPr>
        <w:annotationRef/>
      </w:r>
      <w:r w:rsidR="008F7B04">
        <w:t>Still on-going</w:t>
      </w:r>
    </w:p>
  </w:comment>
  <w:comment w:id="244" w:author="Savelieff, Masha" w:date="2025-11-03T07:05:00Z" w:initials="MGS">
    <w:p w14:paraId="16D78AD6" w14:textId="4B1FCD7B" w:rsidR="00A842DB" w:rsidRDefault="00A842DB" w:rsidP="00A842DB">
      <w:pPr>
        <w:pStyle w:val="CommentText"/>
      </w:pPr>
      <w:r>
        <w:rPr>
          <w:rStyle w:val="CommentReference"/>
        </w:rPr>
        <w:annotationRef/>
      </w:r>
      <w:r>
        <w:t xml:space="preserve">Should we not mention the specific cell types we took data from? </w:t>
      </w:r>
    </w:p>
  </w:comment>
  <w:comment w:id="247" w:author="Savelieff, Masha" w:date="2025-08-29T06:39:00Z" w:initials="MGS">
    <w:p w14:paraId="6545793F" w14:textId="77777777" w:rsidR="00CB6B35" w:rsidRDefault="00CB6B35" w:rsidP="00CB6B35">
      <w:pPr>
        <w:pStyle w:val="CommentText"/>
      </w:pPr>
      <w:r>
        <w:rPr>
          <w:rStyle w:val="CommentReference"/>
        </w:rPr>
        <w:annotationRef/>
      </w:r>
      <w:r>
        <w:t xml:space="preserve">I haven’t made this </w:t>
      </w:r>
      <w:proofErr w:type="gramStart"/>
      <w:r>
        <w:t>figure,</w:t>
      </w:r>
      <w:proofErr w:type="gramEnd"/>
      <w:r>
        <w:t xml:space="preserve"> I need you to tell me which metabolites you want in the main text.</w:t>
      </w:r>
    </w:p>
  </w:comment>
  <w:comment w:id="248" w:author="Savelieff, Masha" w:date="2025-08-29T06:42:00Z" w:initials="MGS">
    <w:p w14:paraId="57D94053" w14:textId="77777777" w:rsidR="00CB6B35" w:rsidRDefault="00CB6B35" w:rsidP="00CB6B35">
      <w:pPr>
        <w:pStyle w:val="CommentText"/>
      </w:pPr>
      <w:r>
        <w:rPr>
          <w:rStyle w:val="CommentReference"/>
        </w:rPr>
        <w:annotationRef/>
      </w:r>
      <w:r>
        <w:t>Is this in sciatic nerve overall or in a specific SC?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49172B" w15:done="0"/>
  <w15:commentEx w15:paraId="180323FD" w15:paraIdParent="4F49172B" w15:done="0"/>
  <w15:commentEx w15:paraId="28C91BFB" w15:done="0"/>
  <w15:commentEx w15:paraId="44595A80" w15:paraIdParent="28C91BFB" w15:done="0"/>
  <w15:commentEx w15:paraId="30A7B225" w15:done="0"/>
  <w15:commentEx w15:paraId="18E5A576" w15:done="0"/>
  <w15:commentEx w15:paraId="7B497367" w15:done="0"/>
  <w15:commentEx w15:paraId="517FB968" w15:paraIdParent="7B497367" w15:done="0"/>
  <w15:commentEx w15:paraId="37F536AA" w15:done="0"/>
  <w15:commentEx w15:paraId="497DBB82" w15:done="0"/>
  <w15:commentEx w15:paraId="3431DBFF" w15:done="0"/>
  <w15:commentEx w15:paraId="523FC62A" w15:paraIdParent="3431DBFF" w15:done="0"/>
  <w15:commentEx w15:paraId="079413A3" w15:done="0"/>
  <w15:commentEx w15:paraId="666B1D46" w15:done="0"/>
  <w15:commentEx w15:paraId="3153884A" w15:done="0"/>
  <w15:commentEx w15:paraId="57B7524B" w15:done="0"/>
  <w15:commentEx w15:paraId="3529FF8D" w15:done="0"/>
  <w15:commentEx w15:paraId="451995C4" w15:done="0"/>
  <w15:commentEx w15:paraId="455AD4B1" w15:done="0"/>
  <w15:commentEx w15:paraId="39437DDB" w15:done="0"/>
  <w15:commentEx w15:paraId="7F7CF577" w15:paraIdParent="39437DDB" w15:done="0"/>
  <w15:commentEx w15:paraId="41587BDA" w15:done="0"/>
  <w15:commentEx w15:paraId="4FCB38F3" w15:paraIdParent="41587BDA" w15:done="0"/>
  <w15:commentEx w15:paraId="7570595A" w15:done="0"/>
  <w15:commentEx w15:paraId="19B2FE5D" w15:done="0"/>
  <w15:commentEx w15:paraId="2178082B" w15:paraIdParent="19B2FE5D" w15:done="0"/>
  <w15:commentEx w15:paraId="5EE9C3AB" w15:done="0"/>
  <w15:commentEx w15:paraId="4F63705B" w15:paraIdParent="5EE9C3AB" w15:done="0"/>
  <w15:commentEx w15:paraId="2CC09738" w15:done="0"/>
  <w15:commentEx w15:paraId="5FFD1FC8" w15:done="0"/>
  <w15:commentEx w15:paraId="71E528EC" w15:done="0"/>
  <w15:commentEx w15:paraId="12F72781" w15:done="0"/>
  <w15:commentEx w15:paraId="15703E82" w15:done="0"/>
  <w15:commentEx w15:paraId="0E1AC81D" w15:done="0"/>
  <w15:commentEx w15:paraId="68102638" w15:done="0"/>
  <w15:commentEx w15:paraId="4E97206A" w15:done="0"/>
  <w15:commentEx w15:paraId="16C355D5" w15:done="0"/>
  <w15:commentEx w15:paraId="128F4FB3" w15:done="0"/>
  <w15:commentEx w15:paraId="2F31D7FD" w15:done="0"/>
  <w15:commentEx w15:paraId="3061D49D" w15:done="0"/>
  <w15:commentEx w15:paraId="3D83335F" w15:done="0"/>
  <w15:commentEx w15:paraId="6D568AB1" w15:done="0"/>
  <w15:commentEx w15:paraId="2C139792" w15:paraIdParent="6D568AB1" w15:done="0"/>
  <w15:commentEx w15:paraId="06AA8BD7" w15:done="0"/>
  <w15:commentEx w15:paraId="005576F3" w15:done="0"/>
  <w15:commentEx w15:paraId="69C0F857" w15:done="0"/>
  <w15:commentEx w15:paraId="63CA2460" w15:done="0"/>
  <w15:commentEx w15:paraId="757DDD44" w15:done="0"/>
  <w15:commentEx w15:paraId="789E623A" w15:done="0"/>
  <w15:commentEx w15:paraId="6F2B33E4" w15:done="0"/>
  <w15:commentEx w15:paraId="21010453" w15:done="0"/>
  <w15:commentEx w15:paraId="37591E7D" w15:done="0"/>
  <w15:commentEx w15:paraId="68D9E9F1" w15:done="0"/>
  <w15:commentEx w15:paraId="06E8A32C" w15:done="0"/>
  <w15:commentEx w15:paraId="16D78AD6" w15:done="0"/>
  <w15:commentEx w15:paraId="6545793F" w15:done="0"/>
  <w15:commentEx w15:paraId="57D940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585FA9" w16cex:dateUtc="2025-11-03T07:01:00Z"/>
  <w16cex:commentExtensible w16cex:durableId="7B9DA75F" w16cex:dateUtc="2025-11-22T13:12:00Z"/>
  <w16cex:commentExtensible w16cex:durableId="57C26DBC" w16cex:dateUtc="2025-11-07T07:22:00Z"/>
  <w16cex:commentExtensible w16cex:durableId="3CDBDA88" w16cex:dateUtc="2025-11-22T13:12:00Z"/>
  <w16cex:commentExtensible w16cex:durableId="6C976DF8" w16cex:dateUtc="2025-11-07T07:33:00Z"/>
  <w16cex:commentExtensible w16cex:durableId="1168B38C" w16cex:dateUtc="2025-11-07T07:36:00Z"/>
  <w16cex:commentExtensible w16cex:durableId="15245625" w16cex:dateUtc="2025-11-06T08:41:00Z"/>
  <w16cex:commentExtensible w16cex:durableId="70A61306" w16cex:dateUtc="2025-11-22T13:45:00Z"/>
  <w16cex:commentExtensible w16cex:durableId="0177D11F" w16cex:dateUtc="2025-11-06T08:45:00Z"/>
  <w16cex:commentExtensible w16cex:durableId="2EC2663C" w16cex:dateUtc="2025-11-06T08:48:00Z"/>
  <w16cex:commentExtensible w16cex:durableId="3D8F9907" w16cex:dateUtc="2025-11-07T07:40:00Z"/>
  <w16cex:commentExtensible w16cex:durableId="4522C6CD" w16cex:dateUtc="2025-11-22T13:56:00Z"/>
  <w16cex:commentExtensible w16cex:durableId="55549D56" w16cex:dateUtc="2025-06-23T19:58:00Z"/>
  <w16cex:commentExtensible w16cex:durableId="60CE9FBB" w16cex:dateUtc="2025-11-22T14:31:00Z"/>
  <w16cex:commentExtensible w16cex:durableId="51E80B71" w16cex:dateUtc="2025-11-22T15:13:00Z"/>
  <w16cex:commentExtensible w16cex:durableId="108F17C9" w16cex:dateUtc="2025-11-22T15:18:00Z"/>
  <w16cex:commentExtensible w16cex:durableId="4D4D3D9D" w16cex:dateUtc="2025-11-07T09:51:00Z"/>
  <w16cex:commentExtensible w16cex:durableId="4AC46A55" w16cex:dateUtc="2025-09-24T06:48:00Z"/>
  <w16cex:commentExtensible w16cex:durableId="44578AF7" w16cex:dateUtc="2025-11-07T09:55:00Z"/>
  <w16cex:commentExtensible w16cex:durableId="2BF8847C" w16cex:dateUtc="2025-09-02T21:38:00Z"/>
  <w16cex:commentExtensible w16cex:durableId="3FF6A849" w16cex:dateUtc="2025-11-07T10:20:00Z"/>
  <w16cex:commentExtensible w16cex:durableId="2B285C60" w16cex:dateUtc="2025-11-07T10:47:00Z"/>
  <w16cex:commentExtensible w16cex:durableId="27D145F0" w16cex:dateUtc="2025-11-22T15:30:00Z"/>
  <w16cex:commentExtensible w16cex:durableId="7DAF0911" w16cex:dateUtc="2025-09-24T07:24:00Z"/>
  <w16cex:commentExtensible w16cex:durableId="3764309D" w16cex:dateUtc="2025-11-07T12:38:00Z"/>
  <w16cex:commentExtensible w16cex:durableId="591A7D30" w16cex:dateUtc="2025-11-22T15:44:00Z"/>
  <w16cex:commentExtensible w16cex:durableId="1FFC7DDD" w16cex:dateUtc="2025-09-16T16:29:00Z"/>
  <w16cex:commentExtensible w16cex:durableId="214F4EAB" w16cex:dateUtc="2025-11-22T15:47:00Z"/>
  <w16cex:commentExtensible w16cex:durableId="62A78FD1" w16cex:dateUtc="2025-09-04T16:27:00Z"/>
  <w16cex:commentExtensible w16cex:durableId="015DA102" w16cex:dateUtc="2025-09-04T16:35:00Z"/>
  <w16cex:commentExtensible w16cex:durableId="1FA4A924" w16cex:dateUtc="2025-09-04T17:28:00Z"/>
  <w16cex:commentExtensible w16cex:durableId="1BCFF3A3" w16cex:dateUtc="2025-11-22T15:54:00Z"/>
  <w16cex:commentExtensible w16cex:durableId="3FE4987B" w16cex:dateUtc="2025-09-17T07:42:00Z"/>
  <w16cex:commentExtensible w16cex:durableId="61D18998" w16cex:dateUtc="2025-09-11T11:56:00Z"/>
  <w16cex:commentExtensible w16cex:durableId="033A95E7" w16cex:dateUtc="2025-09-17T11:43:00Z"/>
  <w16cex:commentExtensible w16cex:durableId="0ACE6AAD" w16cex:dateUtc="2025-09-18T08:45:00Z"/>
  <w16cex:commentExtensible w16cex:durableId="5650CCF0" w16cex:dateUtc="2025-09-26T16:20:00Z"/>
  <w16cex:commentExtensible w16cex:durableId="6F0FE2EB" w16cex:dateUtc="2025-09-18T11:59:00Z"/>
  <w16cex:commentExtensible w16cex:durableId="4637159B" w16cex:dateUtc="2025-09-22T08:02:00Z"/>
  <w16cex:commentExtensible w16cex:durableId="106D4F3B" w16cex:dateUtc="2025-09-22T12:26:00Z"/>
  <w16cex:commentExtensible w16cex:durableId="5E8FC46E" w16cex:dateUtc="2025-09-22T13:25:00Z"/>
  <w16cex:commentExtensible w16cex:durableId="049099A9" w16cex:dateUtc="2025-09-22T13:45:00Z"/>
  <w16cex:commentExtensible w16cex:durableId="04A97A8C" w16cex:dateUtc="2025-09-23T06:48:00Z"/>
  <w16cex:commentExtensible w16cex:durableId="6DEEE8B6" w16cex:dateUtc="2025-09-23T06:50:00Z"/>
  <w16cex:commentExtensible w16cex:durableId="0DD5C3D8" w16cex:dateUtc="2025-09-23T07:43:00Z"/>
  <w16cex:commentExtensible w16cex:durableId="1C29E3BD" w16cex:dateUtc="2025-09-23T08:27:00Z"/>
  <w16cex:commentExtensible w16cex:durableId="58B712AC" w16cex:dateUtc="2025-09-23T09:50:00Z"/>
  <w16cex:commentExtensible w16cex:durableId="306E3812" w16cex:dateUtc="2025-09-24T06:48:00Z"/>
  <w16cex:commentExtensible w16cex:durableId="42C3AEBC" w16cex:dateUtc="2025-09-24T07:24:00Z"/>
  <w16cex:commentExtensible w16cex:durableId="359B1AD3" w16cex:dateUtc="2025-09-24T07:26:00Z"/>
  <w16cex:commentExtensible w16cex:durableId="7F0B12DF" w16cex:dateUtc="2025-09-26T17:26:00Z"/>
  <w16cex:commentExtensible w16cex:durableId="75E5C7E2" w16cex:dateUtc="2025-11-21T13:32:00Z"/>
  <w16cex:commentExtensible w16cex:durableId="4090A7E2" w16cex:dateUtc="2025-09-04T15:31:00Z"/>
  <w16cex:commentExtensible w16cex:durableId="06372033" w16cex:dateUtc="2025-11-04T08:53:00Z"/>
  <w16cex:commentExtensible w16cex:durableId="24930AF0" w16cex:dateUtc="2025-11-03T12:05:00Z"/>
  <w16cex:commentExtensible w16cex:durableId="2291660E" w16cex:dateUtc="2025-08-29T10:39:00Z"/>
  <w16cex:commentExtensible w16cex:durableId="56B4A81E" w16cex:dateUtc="2025-08-29T1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49172B" w16cid:durableId="2B585FA9"/>
  <w16cid:commentId w16cid:paraId="180323FD" w16cid:durableId="7B9DA75F"/>
  <w16cid:commentId w16cid:paraId="28C91BFB" w16cid:durableId="57C26DBC"/>
  <w16cid:commentId w16cid:paraId="44595A80" w16cid:durableId="3CDBDA88"/>
  <w16cid:commentId w16cid:paraId="30A7B225" w16cid:durableId="6C976DF8"/>
  <w16cid:commentId w16cid:paraId="18E5A576" w16cid:durableId="1168B38C"/>
  <w16cid:commentId w16cid:paraId="7B497367" w16cid:durableId="15245625"/>
  <w16cid:commentId w16cid:paraId="517FB968" w16cid:durableId="70A61306"/>
  <w16cid:commentId w16cid:paraId="37F536AA" w16cid:durableId="0177D11F"/>
  <w16cid:commentId w16cid:paraId="497DBB82" w16cid:durableId="2EC2663C"/>
  <w16cid:commentId w16cid:paraId="3431DBFF" w16cid:durableId="3D8F9907"/>
  <w16cid:commentId w16cid:paraId="523FC62A" w16cid:durableId="4522C6CD"/>
  <w16cid:commentId w16cid:paraId="079413A3" w16cid:durableId="55549D56"/>
  <w16cid:commentId w16cid:paraId="666B1D46" w16cid:durableId="60CE9FBB"/>
  <w16cid:commentId w16cid:paraId="3153884A" w16cid:durableId="51E80B71"/>
  <w16cid:commentId w16cid:paraId="57B7524B" w16cid:durableId="108F17C9"/>
  <w16cid:commentId w16cid:paraId="3529FF8D" w16cid:durableId="4D4D3D9D"/>
  <w16cid:commentId w16cid:paraId="451995C4" w16cid:durableId="4AC46A55"/>
  <w16cid:commentId w16cid:paraId="455AD4B1" w16cid:durableId="44578AF7"/>
  <w16cid:commentId w16cid:paraId="39437DDB" w16cid:durableId="2BF8847C"/>
  <w16cid:commentId w16cid:paraId="7F7CF577" w16cid:durableId="3FF6A849"/>
  <w16cid:commentId w16cid:paraId="41587BDA" w16cid:durableId="2B285C60"/>
  <w16cid:commentId w16cid:paraId="4FCB38F3" w16cid:durableId="27D145F0"/>
  <w16cid:commentId w16cid:paraId="7570595A" w16cid:durableId="7DAF0911"/>
  <w16cid:commentId w16cid:paraId="19B2FE5D" w16cid:durableId="3764309D"/>
  <w16cid:commentId w16cid:paraId="2178082B" w16cid:durableId="591A7D30"/>
  <w16cid:commentId w16cid:paraId="5EE9C3AB" w16cid:durableId="1FFC7DDD"/>
  <w16cid:commentId w16cid:paraId="4F63705B" w16cid:durableId="214F4EAB"/>
  <w16cid:commentId w16cid:paraId="2CC09738" w16cid:durableId="62A78FD1"/>
  <w16cid:commentId w16cid:paraId="5FFD1FC8" w16cid:durableId="015DA102"/>
  <w16cid:commentId w16cid:paraId="71E528EC" w16cid:durableId="1FA4A924"/>
  <w16cid:commentId w16cid:paraId="12F72781" w16cid:durableId="1BCFF3A3"/>
  <w16cid:commentId w16cid:paraId="15703E82" w16cid:durableId="3FE4987B"/>
  <w16cid:commentId w16cid:paraId="0E1AC81D" w16cid:durableId="61D18998"/>
  <w16cid:commentId w16cid:paraId="68102638" w16cid:durableId="033A95E7"/>
  <w16cid:commentId w16cid:paraId="4E97206A" w16cid:durableId="0ACE6AAD"/>
  <w16cid:commentId w16cid:paraId="16C355D5" w16cid:durableId="5650CCF0"/>
  <w16cid:commentId w16cid:paraId="128F4FB3" w16cid:durableId="6F0FE2EB"/>
  <w16cid:commentId w16cid:paraId="2F31D7FD" w16cid:durableId="4637159B"/>
  <w16cid:commentId w16cid:paraId="3061D49D" w16cid:durableId="106D4F3B"/>
  <w16cid:commentId w16cid:paraId="3D83335F" w16cid:durableId="5E8FC46E"/>
  <w16cid:commentId w16cid:paraId="6D568AB1" w16cid:durableId="049099A9"/>
  <w16cid:commentId w16cid:paraId="2C139792" w16cid:durableId="04A97A8C"/>
  <w16cid:commentId w16cid:paraId="06AA8BD7" w16cid:durableId="6DEEE8B6"/>
  <w16cid:commentId w16cid:paraId="005576F3" w16cid:durableId="0DD5C3D8"/>
  <w16cid:commentId w16cid:paraId="69C0F857" w16cid:durableId="1C29E3BD"/>
  <w16cid:commentId w16cid:paraId="63CA2460" w16cid:durableId="58B712AC"/>
  <w16cid:commentId w16cid:paraId="757DDD44" w16cid:durableId="306E3812"/>
  <w16cid:commentId w16cid:paraId="789E623A" w16cid:durableId="42C3AEBC"/>
  <w16cid:commentId w16cid:paraId="6F2B33E4" w16cid:durableId="359B1AD3"/>
  <w16cid:commentId w16cid:paraId="21010453" w16cid:durableId="7F0B12DF"/>
  <w16cid:commentId w16cid:paraId="37591E7D" w16cid:durableId="75E5C7E2"/>
  <w16cid:commentId w16cid:paraId="68D9E9F1" w16cid:durableId="4090A7E2"/>
  <w16cid:commentId w16cid:paraId="06E8A32C" w16cid:durableId="06372033"/>
  <w16cid:commentId w16cid:paraId="16D78AD6" w16cid:durableId="24930AF0"/>
  <w16cid:commentId w16cid:paraId="6545793F" w16cid:durableId="2291660E"/>
  <w16cid:commentId w16cid:paraId="57D94053" w16cid:durableId="56B4A8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04572" w14:textId="77777777" w:rsidR="006073DA" w:rsidRDefault="006073DA" w:rsidP="00C90C72">
      <w:pPr>
        <w:spacing w:after="0" w:line="240" w:lineRule="auto"/>
      </w:pPr>
      <w:r>
        <w:separator/>
      </w:r>
    </w:p>
  </w:endnote>
  <w:endnote w:type="continuationSeparator" w:id="0">
    <w:p w14:paraId="6EB89898" w14:textId="77777777" w:rsidR="006073DA" w:rsidRDefault="006073DA" w:rsidP="00C90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1E1A9" w14:textId="77777777" w:rsidR="006073DA" w:rsidRDefault="006073DA" w:rsidP="00C90C72">
      <w:pPr>
        <w:spacing w:after="0" w:line="240" w:lineRule="auto"/>
      </w:pPr>
      <w:r>
        <w:separator/>
      </w:r>
    </w:p>
  </w:footnote>
  <w:footnote w:type="continuationSeparator" w:id="0">
    <w:p w14:paraId="0914976C" w14:textId="77777777" w:rsidR="006073DA" w:rsidRDefault="006073DA" w:rsidP="00C90C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F3BA9"/>
    <w:multiLevelType w:val="hybridMultilevel"/>
    <w:tmpl w:val="25BE3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A83925"/>
    <w:multiLevelType w:val="hybridMultilevel"/>
    <w:tmpl w:val="E50C9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7703179">
    <w:abstractNumId w:val="0"/>
  </w:num>
  <w:num w:numId="2" w16cid:durableId="21020258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velieff, Masha">
    <w15:presenceInfo w15:providerId="None" w15:userId="Savelieff, Masha"/>
  </w15:person>
  <w15:person w15:author="Feldman, Eva">
    <w15:presenceInfo w15:providerId="AD" w15:userId="S::efeldman@med.umich.edu::9ed805c8-1b03-4bfa-b83e-de5e5b55e2bd"/>
  </w15:person>
  <w15:person w15:author="Eid, Stephanie">
    <w15:presenceInfo w15:providerId="AD" w15:userId="S::steid@med.umich.edu::4813496c-e017-4740-907d-7d6d158081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xNzM3NjU2NDczsTBU0lEKTi0uzszPAykwrAUA1eTfpSw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2856AE"/>
    <w:rsid w:val="0000240F"/>
    <w:rsid w:val="00002996"/>
    <w:rsid w:val="00002C4B"/>
    <w:rsid w:val="00002DC9"/>
    <w:rsid w:val="0000501F"/>
    <w:rsid w:val="00006F3D"/>
    <w:rsid w:val="000107A1"/>
    <w:rsid w:val="00011BC3"/>
    <w:rsid w:val="000124B5"/>
    <w:rsid w:val="0001257C"/>
    <w:rsid w:val="0001713E"/>
    <w:rsid w:val="0001750E"/>
    <w:rsid w:val="0002044C"/>
    <w:rsid w:val="00022E18"/>
    <w:rsid w:val="000232EA"/>
    <w:rsid w:val="00024022"/>
    <w:rsid w:val="00030941"/>
    <w:rsid w:val="00033509"/>
    <w:rsid w:val="000349B7"/>
    <w:rsid w:val="00036078"/>
    <w:rsid w:val="000363EE"/>
    <w:rsid w:val="000372A4"/>
    <w:rsid w:val="000372D3"/>
    <w:rsid w:val="0004358F"/>
    <w:rsid w:val="00043F26"/>
    <w:rsid w:val="00045904"/>
    <w:rsid w:val="0004796E"/>
    <w:rsid w:val="00051708"/>
    <w:rsid w:val="00051887"/>
    <w:rsid w:val="000518B4"/>
    <w:rsid w:val="00051F5A"/>
    <w:rsid w:val="000527E0"/>
    <w:rsid w:val="00054334"/>
    <w:rsid w:val="0005701A"/>
    <w:rsid w:val="000602DB"/>
    <w:rsid w:val="00061CB1"/>
    <w:rsid w:val="0006229F"/>
    <w:rsid w:val="00063318"/>
    <w:rsid w:val="00063661"/>
    <w:rsid w:val="00064929"/>
    <w:rsid w:val="0006547B"/>
    <w:rsid w:val="00065A6B"/>
    <w:rsid w:val="00067783"/>
    <w:rsid w:val="00067BA6"/>
    <w:rsid w:val="0007160F"/>
    <w:rsid w:val="0007211F"/>
    <w:rsid w:val="0007438D"/>
    <w:rsid w:val="00077B96"/>
    <w:rsid w:val="00077E45"/>
    <w:rsid w:val="00081424"/>
    <w:rsid w:val="0008220D"/>
    <w:rsid w:val="00082759"/>
    <w:rsid w:val="00085B15"/>
    <w:rsid w:val="000911FF"/>
    <w:rsid w:val="000914DA"/>
    <w:rsid w:val="00091735"/>
    <w:rsid w:val="00095C3A"/>
    <w:rsid w:val="00096109"/>
    <w:rsid w:val="00096DF6"/>
    <w:rsid w:val="00097053"/>
    <w:rsid w:val="000A0776"/>
    <w:rsid w:val="000A191D"/>
    <w:rsid w:val="000A409D"/>
    <w:rsid w:val="000A525A"/>
    <w:rsid w:val="000A5874"/>
    <w:rsid w:val="000A61C9"/>
    <w:rsid w:val="000A7457"/>
    <w:rsid w:val="000A78AF"/>
    <w:rsid w:val="000B083C"/>
    <w:rsid w:val="000B1129"/>
    <w:rsid w:val="000B17EB"/>
    <w:rsid w:val="000B26DA"/>
    <w:rsid w:val="000B4A5C"/>
    <w:rsid w:val="000B5373"/>
    <w:rsid w:val="000C1F19"/>
    <w:rsid w:val="000C2E69"/>
    <w:rsid w:val="000C3BB0"/>
    <w:rsid w:val="000C424F"/>
    <w:rsid w:val="000C4EA8"/>
    <w:rsid w:val="000C6967"/>
    <w:rsid w:val="000C6B1A"/>
    <w:rsid w:val="000C7684"/>
    <w:rsid w:val="000D1B9A"/>
    <w:rsid w:val="000D2A87"/>
    <w:rsid w:val="000D2BD1"/>
    <w:rsid w:val="000D3247"/>
    <w:rsid w:val="000D5FE4"/>
    <w:rsid w:val="000D7444"/>
    <w:rsid w:val="000D7A33"/>
    <w:rsid w:val="000D7B3D"/>
    <w:rsid w:val="000D7DD6"/>
    <w:rsid w:val="000E2ACA"/>
    <w:rsid w:val="000E3FC0"/>
    <w:rsid w:val="000E6BB2"/>
    <w:rsid w:val="000E7D2B"/>
    <w:rsid w:val="000F2A5A"/>
    <w:rsid w:val="000F2D20"/>
    <w:rsid w:val="000F3EAF"/>
    <w:rsid w:val="000F5C31"/>
    <w:rsid w:val="000F6725"/>
    <w:rsid w:val="00100FA3"/>
    <w:rsid w:val="0010219F"/>
    <w:rsid w:val="001048CB"/>
    <w:rsid w:val="00105998"/>
    <w:rsid w:val="0010661E"/>
    <w:rsid w:val="00110D0D"/>
    <w:rsid w:val="001127A0"/>
    <w:rsid w:val="001219C4"/>
    <w:rsid w:val="00124588"/>
    <w:rsid w:val="001273DC"/>
    <w:rsid w:val="00127792"/>
    <w:rsid w:val="00127E52"/>
    <w:rsid w:val="0013030D"/>
    <w:rsid w:val="0013049C"/>
    <w:rsid w:val="00135411"/>
    <w:rsid w:val="001368E4"/>
    <w:rsid w:val="00136A8F"/>
    <w:rsid w:val="0013783F"/>
    <w:rsid w:val="0014199C"/>
    <w:rsid w:val="001421FE"/>
    <w:rsid w:val="001436BA"/>
    <w:rsid w:val="00143793"/>
    <w:rsid w:val="001443F1"/>
    <w:rsid w:val="00145553"/>
    <w:rsid w:val="001455F5"/>
    <w:rsid w:val="0014588A"/>
    <w:rsid w:val="0014656A"/>
    <w:rsid w:val="0015202D"/>
    <w:rsid w:val="00152817"/>
    <w:rsid w:val="00154612"/>
    <w:rsid w:val="001548F0"/>
    <w:rsid w:val="00155C9D"/>
    <w:rsid w:val="0016046E"/>
    <w:rsid w:val="001625C1"/>
    <w:rsid w:val="001627B1"/>
    <w:rsid w:val="00163830"/>
    <w:rsid w:val="00164B77"/>
    <w:rsid w:val="00167E48"/>
    <w:rsid w:val="00167F29"/>
    <w:rsid w:val="0017025D"/>
    <w:rsid w:val="00171506"/>
    <w:rsid w:val="00171F9C"/>
    <w:rsid w:val="001724E3"/>
    <w:rsid w:val="001766FB"/>
    <w:rsid w:val="00177EB9"/>
    <w:rsid w:val="00181A4B"/>
    <w:rsid w:val="00181F82"/>
    <w:rsid w:val="00182A74"/>
    <w:rsid w:val="001844B1"/>
    <w:rsid w:val="001849AB"/>
    <w:rsid w:val="00185909"/>
    <w:rsid w:val="00185D0B"/>
    <w:rsid w:val="001863E3"/>
    <w:rsid w:val="001870B0"/>
    <w:rsid w:val="001920B0"/>
    <w:rsid w:val="001934D3"/>
    <w:rsid w:val="0019626B"/>
    <w:rsid w:val="00197BFA"/>
    <w:rsid w:val="001A13C7"/>
    <w:rsid w:val="001A3C8B"/>
    <w:rsid w:val="001A3E1D"/>
    <w:rsid w:val="001A4150"/>
    <w:rsid w:val="001A4166"/>
    <w:rsid w:val="001A45D1"/>
    <w:rsid w:val="001A483D"/>
    <w:rsid w:val="001A5EB2"/>
    <w:rsid w:val="001A6DC8"/>
    <w:rsid w:val="001B0B8A"/>
    <w:rsid w:val="001B1DEE"/>
    <w:rsid w:val="001B3438"/>
    <w:rsid w:val="001B3FFE"/>
    <w:rsid w:val="001B5CD1"/>
    <w:rsid w:val="001B5E51"/>
    <w:rsid w:val="001B66EC"/>
    <w:rsid w:val="001B6D37"/>
    <w:rsid w:val="001B75BC"/>
    <w:rsid w:val="001C1AA2"/>
    <w:rsid w:val="001C3060"/>
    <w:rsid w:val="001C3534"/>
    <w:rsid w:val="001C5719"/>
    <w:rsid w:val="001C5A03"/>
    <w:rsid w:val="001D158B"/>
    <w:rsid w:val="001D191A"/>
    <w:rsid w:val="001D3A80"/>
    <w:rsid w:val="001D4FF0"/>
    <w:rsid w:val="001D53A7"/>
    <w:rsid w:val="001D60E8"/>
    <w:rsid w:val="001D67DA"/>
    <w:rsid w:val="001D728B"/>
    <w:rsid w:val="001E0726"/>
    <w:rsid w:val="001E192C"/>
    <w:rsid w:val="001E2413"/>
    <w:rsid w:val="001E3726"/>
    <w:rsid w:val="001E380E"/>
    <w:rsid w:val="001E62F7"/>
    <w:rsid w:val="001E6C19"/>
    <w:rsid w:val="001E7065"/>
    <w:rsid w:val="001E7A10"/>
    <w:rsid w:val="001F01CD"/>
    <w:rsid w:val="001F05E5"/>
    <w:rsid w:val="001F07B0"/>
    <w:rsid w:val="001F103C"/>
    <w:rsid w:val="001F17FB"/>
    <w:rsid w:val="001F22F5"/>
    <w:rsid w:val="001F36CE"/>
    <w:rsid w:val="001F49E8"/>
    <w:rsid w:val="001F4F6E"/>
    <w:rsid w:val="001F60E4"/>
    <w:rsid w:val="001F7494"/>
    <w:rsid w:val="00200D76"/>
    <w:rsid w:val="00203BD9"/>
    <w:rsid w:val="002053C2"/>
    <w:rsid w:val="00206567"/>
    <w:rsid w:val="00206F9E"/>
    <w:rsid w:val="002110AF"/>
    <w:rsid w:val="002119CF"/>
    <w:rsid w:val="00211EB7"/>
    <w:rsid w:val="0021356C"/>
    <w:rsid w:val="00213ED1"/>
    <w:rsid w:val="00213ED7"/>
    <w:rsid w:val="002156F7"/>
    <w:rsid w:val="00215FD7"/>
    <w:rsid w:val="00217F42"/>
    <w:rsid w:val="00220B7E"/>
    <w:rsid w:val="00222685"/>
    <w:rsid w:val="0022288D"/>
    <w:rsid w:val="00222C6F"/>
    <w:rsid w:val="00224058"/>
    <w:rsid w:val="002273E5"/>
    <w:rsid w:val="002274EA"/>
    <w:rsid w:val="00234F5E"/>
    <w:rsid w:val="00242273"/>
    <w:rsid w:val="00242C3D"/>
    <w:rsid w:val="002433DC"/>
    <w:rsid w:val="002449A0"/>
    <w:rsid w:val="0024513B"/>
    <w:rsid w:val="002468D1"/>
    <w:rsid w:val="002521F7"/>
    <w:rsid w:val="00253FA5"/>
    <w:rsid w:val="00254475"/>
    <w:rsid w:val="002569CB"/>
    <w:rsid w:val="002576E1"/>
    <w:rsid w:val="00257A1E"/>
    <w:rsid w:val="002608C0"/>
    <w:rsid w:val="00260931"/>
    <w:rsid w:val="00261FC3"/>
    <w:rsid w:val="00270158"/>
    <w:rsid w:val="00271418"/>
    <w:rsid w:val="002727F2"/>
    <w:rsid w:val="002731B7"/>
    <w:rsid w:val="0028078C"/>
    <w:rsid w:val="002824FF"/>
    <w:rsid w:val="00282E9C"/>
    <w:rsid w:val="00283842"/>
    <w:rsid w:val="00283A04"/>
    <w:rsid w:val="002841CF"/>
    <w:rsid w:val="00285540"/>
    <w:rsid w:val="002856AE"/>
    <w:rsid w:val="0028588E"/>
    <w:rsid w:val="00285DFD"/>
    <w:rsid w:val="002860CA"/>
    <w:rsid w:val="0028613E"/>
    <w:rsid w:val="00287589"/>
    <w:rsid w:val="00293180"/>
    <w:rsid w:val="00293A23"/>
    <w:rsid w:val="002947C6"/>
    <w:rsid w:val="0029491A"/>
    <w:rsid w:val="00294A54"/>
    <w:rsid w:val="0029615E"/>
    <w:rsid w:val="002A0705"/>
    <w:rsid w:val="002A0D38"/>
    <w:rsid w:val="002A1512"/>
    <w:rsid w:val="002A2838"/>
    <w:rsid w:val="002A34C6"/>
    <w:rsid w:val="002A4BEF"/>
    <w:rsid w:val="002A576D"/>
    <w:rsid w:val="002A6577"/>
    <w:rsid w:val="002A74A0"/>
    <w:rsid w:val="002A7A0A"/>
    <w:rsid w:val="002B1182"/>
    <w:rsid w:val="002B257C"/>
    <w:rsid w:val="002B2D69"/>
    <w:rsid w:val="002B4F60"/>
    <w:rsid w:val="002B60F4"/>
    <w:rsid w:val="002B6E44"/>
    <w:rsid w:val="002C002F"/>
    <w:rsid w:val="002C2AAC"/>
    <w:rsid w:val="002C3EFF"/>
    <w:rsid w:val="002C58F8"/>
    <w:rsid w:val="002C6588"/>
    <w:rsid w:val="002C7647"/>
    <w:rsid w:val="002C7D71"/>
    <w:rsid w:val="002D1ABE"/>
    <w:rsid w:val="002D2CB3"/>
    <w:rsid w:val="002D308A"/>
    <w:rsid w:val="002D358A"/>
    <w:rsid w:val="002D35A6"/>
    <w:rsid w:val="002D392C"/>
    <w:rsid w:val="002D3AC2"/>
    <w:rsid w:val="002D3CCC"/>
    <w:rsid w:val="002D426A"/>
    <w:rsid w:val="002D4AFD"/>
    <w:rsid w:val="002D54D6"/>
    <w:rsid w:val="002D5AD6"/>
    <w:rsid w:val="002D686A"/>
    <w:rsid w:val="002E1C5F"/>
    <w:rsid w:val="002E2252"/>
    <w:rsid w:val="002E24B4"/>
    <w:rsid w:val="002E3CFF"/>
    <w:rsid w:val="002E4AB4"/>
    <w:rsid w:val="002E630B"/>
    <w:rsid w:val="002E729A"/>
    <w:rsid w:val="002F03A1"/>
    <w:rsid w:val="002F261A"/>
    <w:rsid w:val="002F284E"/>
    <w:rsid w:val="002F2F88"/>
    <w:rsid w:val="002F2F97"/>
    <w:rsid w:val="002F5882"/>
    <w:rsid w:val="002F60BE"/>
    <w:rsid w:val="003001B1"/>
    <w:rsid w:val="00302104"/>
    <w:rsid w:val="003025BD"/>
    <w:rsid w:val="003041F2"/>
    <w:rsid w:val="0030491B"/>
    <w:rsid w:val="003051BC"/>
    <w:rsid w:val="003053AE"/>
    <w:rsid w:val="003063BA"/>
    <w:rsid w:val="00307D1C"/>
    <w:rsid w:val="00307E28"/>
    <w:rsid w:val="0031035E"/>
    <w:rsid w:val="003106F7"/>
    <w:rsid w:val="00312BF7"/>
    <w:rsid w:val="00313514"/>
    <w:rsid w:val="00313C14"/>
    <w:rsid w:val="00314056"/>
    <w:rsid w:val="00317233"/>
    <w:rsid w:val="00317253"/>
    <w:rsid w:val="00321EF5"/>
    <w:rsid w:val="003224AE"/>
    <w:rsid w:val="00324C55"/>
    <w:rsid w:val="00325945"/>
    <w:rsid w:val="00325F0E"/>
    <w:rsid w:val="00326911"/>
    <w:rsid w:val="0033093A"/>
    <w:rsid w:val="00331816"/>
    <w:rsid w:val="00332DC3"/>
    <w:rsid w:val="00333809"/>
    <w:rsid w:val="00334EDE"/>
    <w:rsid w:val="0033505E"/>
    <w:rsid w:val="00335E7F"/>
    <w:rsid w:val="00335FEF"/>
    <w:rsid w:val="0033783C"/>
    <w:rsid w:val="0033789C"/>
    <w:rsid w:val="003378C4"/>
    <w:rsid w:val="00340E03"/>
    <w:rsid w:val="00341761"/>
    <w:rsid w:val="003428CE"/>
    <w:rsid w:val="00343702"/>
    <w:rsid w:val="00343D20"/>
    <w:rsid w:val="00343F26"/>
    <w:rsid w:val="00350197"/>
    <w:rsid w:val="003505BA"/>
    <w:rsid w:val="00350A5D"/>
    <w:rsid w:val="00352491"/>
    <w:rsid w:val="00352D74"/>
    <w:rsid w:val="00352FAF"/>
    <w:rsid w:val="00352FBA"/>
    <w:rsid w:val="00352FEB"/>
    <w:rsid w:val="0035578C"/>
    <w:rsid w:val="00355FA9"/>
    <w:rsid w:val="00355FCF"/>
    <w:rsid w:val="0035625D"/>
    <w:rsid w:val="00357E75"/>
    <w:rsid w:val="003600F0"/>
    <w:rsid w:val="003600FB"/>
    <w:rsid w:val="003601A0"/>
    <w:rsid w:val="0036051F"/>
    <w:rsid w:val="003606F9"/>
    <w:rsid w:val="00363078"/>
    <w:rsid w:val="00363E30"/>
    <w:rsid w:val="00366E58"/>
    <w:rsid w:val="00367414"/>
    <w:rsid w:val="00370A69"/>
    <w:rsid w:val="00370F7E"/>
    <w:rsid w:val="00371B78"/>
    <w:rsid w:val="00371C49"/>
    <w:rsid w:val="00375B39"/>
    <w:rsid w:val="00376270"/>
    <w:rsid w:val="00380917"/>
    <w:rsid w:val="003819EA"/>
    <w:rsid w:val="00382107"/>
    <w:rsid w:val="00382172"/>
    <w:rsid w:val="003829E3"/>
    <w:rsid w:val="00382C5B"/>
    <w:rsid w:val="0038309E"/>
    <w:rsid w:val="003838FB"/>
    <w:rsid w:val="00383C56"/>
    <w:rsid w:val="003849B2"/>
    <w:rsid w:val="00385B9A"/>
    <w:rsid w:val="0038622E"/>
    <w:rsid w:val="003874F4"/>
    <w:rsid w:val="00390D8A"/>
    <w:rsid w:val="00392ADD"/>
    <w:rsid w:val="003931D6"/>
    <w:rsid w:val="003A639B"/>
    <w:rsid w:val="003B0AEE"/>
    <w:rsid w:val="003B0C87"/>
    <w:rsid w:val="003B1FBF"/>
    <w:rsid w:val="003B2154"/>
    <w:rsid w:val="003B35EB"/>
    <w:rsid w:val="003B6037"/>
    <w:rsid w:val="003B666F"/>
    <w:rsid w:val="003B7163"/>
    <w:rsid w:val="003B79B1"/>
    <w:rsid w:val="003C0621"/>
    <w:rsid w:val="003C0996"/>
    <w:rsid w:val="003C1DD8"/>
    <w:rsid w:val="003C249D"/>
    <w:rsid w:val="003C25DE"/>
    <w:rsid w:val="003C3076"/>
    <w:rsid w:val="003C3DC8"/>
    <w:rsid w:val="003C4617"/>
    <w:rsid w:val="003C6E7A"/>
    <w:rsid w:val="003D0B98"/>
    <w:rsid w:val="003D1170"/>
    <w:rsid w:val="003D143A"/>
    <w:rsid w:val="003D3359"/>
    <w:rsid w:val="003D6BEB"/>
    <w:rsid w:val="003D7089"/>
    <w:rsid w:val="003D7138"/>
    <w:rsid w:val="003D771B"/>
    <w:rsid w:val="003E1865"/>
    <w:rsid w:val="003E2F37"/>
    <w:rsid w:val="003E3E9D"/>
    <w:rsid w:val="003E44F6"/>
    <w:rsid w:val="003E5BB2"/>
    <w:rsid w:val="003E5EF6"/>
    <w:rsid w:val="003E6826"/>
    <w:rsid w:val="003E6844"/>
    <w:rsid w:val="003E7448"/>
    <w:rsid w:val="003E7D2B"/>
    <w:rsid w:val="003E7FD6"/>
    <w:rsid w:val="003F10B4"/>
    <w:rsid w:val="003F1454"/>
    <w:rsid w:val="003F1567"/>
    <w:rsid w:val="003F1D1E"/>
    <w:rsid w:val="003F3468"/>
    <w:rsid w:val="003F4966"/>
    <w:rsid w:val="003F602F"/>
    <w:rsid w:val="003F77BC"/>
    <w:rsid w:val="00400866"/>
    <w:rsid w:val="00400B83"/>
    <w:rsid w:val="00400D24"/>
    <w:rsid w:val="004046D2"/>
    <w:rsid w:val="004047DF"/>
    <w:rsid w:val="00405786"/>
    <w:rsid w:val="00406BDE"/>
    <w:rsid w:val="00410A57"/>
    <w:rsid w:val="0041101C"/>
    <w:rsid w:val="00412340"/>
    <w:rsid w:val="00412E32"/>
    <w:rsid w:val="00414C7F"/>
    <w:rsid w:val="00415CBF"/>
    <w:rsid w:val="00416C08"/>
    <w:rsid w:val="00420528"/>
    <w:rsid w:val="00420B4A"/>
    <w:rsid w:val="00421A3E"/>
    <w:rsid w:val="004230C8"/>
    <w:rsid w:val="00426379"/>
    <w:rsid w:val="004272D5"/>
    <w:rsid w:val="00427F29"/>
    <w:rsid w:val="00430FF2"/>
    <w:rsid w:val="00433775"/>
    <w:rsid w:val="004339DC"/>
    <w:rsid w:val="00437D62"/>
    <w:rsid w:val="00442894"/>
    <w:rsid w:val="00444659"/>
    <w:rsid w:val="0044539F"/>
    <w:rsid w:val="004462DD"/>
    <w:rsid w:val="00446653"/>
    <w:rsid w:val="00446CF2"/>
    <w:rsid w:val="004479FD"/>
    <w:rsid w:val="00450528"/>
    <w:rsid w:val="00456B26"/>
    <w:rsid w:val="00462684"/>
    <w:rsid w:val="0046272A"/>
    <w:rsid w:val="00462FE9"/>
    <w:rsid w:val="00463167"/>
    <w:rsid w:val="00463900"/>
    <w:rsid w:val="00463BCF"/>
    <w:rsid w:val="004651CA"/>
    <w:rsid w:val="00471486"/>
    <w:rsid w:val="004719D0"/>
    <w:rsid w:val="0047418C"/>
    <w:rsid w:val="0047458D"/>
    <w:rsid w:val="00475490"/>
    <w:rsid w:val="00475FC5"/>
    <w:rsid w:val="0047690E"/>
    <w:rsid w:val="00476F21"/>
    <w:rsid w:val="00482FA1"/>
    <w:rsid w:val="004830EA"/>
    <w:rsid w:val="00484989"/>
    <w:rsid w:val="00490140"/>
    <w:rsid w:val="00490805"/>
    <w:rsid w:val="0049335C"/>
    <w:rsid w:val="00493F0B"/>
    <w:rsid w:val="00494147"/>
    <w:rsid w:val="00496176"/>
    <w:rsid w:val="004A0379"/>
    <w:rsid w:val="004A06D6"/>
    <w:rsid w:val="004A16FD"/>
    <w:rsid w:val="004A26C2"/>
    <w:rsid w:val="004A276D"/>
    <w:rsid w:val="004A2E1D"/>
    <w:rsid w:val="004A2FD1"/>
    <w:rsid w:val="004A4D9A"/>
    <w:rsid w:val="004B0C35"/>
    <w:rsid w:val="004B1B41"/>
    <w:rsid w:val="004B2B48"/>
    <w:rsid w:val="004B304F"/>
    <w:rsid w:val="004B38A0"/>
    <w:rsid w:val="004B51F5"/>
    <w:rsid w:val="004C1A54"/>
    <w:rsid w:val="004C30DD"/>
    <w:rsid w:val="004C395D"/>
    <w:rsid w:val="004C3F92"/>
    <w:rsid w:val="004C4E1A"/>
    <w:rsid w:val="004C5AF0"/>
    <w:rsid w:val="004C5C1F"/>
    <w:rsid w:val="004C682E"/>
    <w:rsid w:val="004C7567"/>
    <w:rsid w:val="004C7C7D"/>
    <w:rsid w:val="004D017F"/>
    <w:rsid w:val="004D03F2"/>
    <w:rsid w:val="004D1BB5"/>
    <w:rsid w:val="004D206F"/>
    <w:rsid w:val="004D3E7B"/>
    <w:rsid w:val="004D3EE8"/>
    <w:rsid w:val="004D4234"/>
    <w:rsid w:val="004D6502"/>
    <w:rsid w:val="004D7A94"/>
    <w:rsid w:val="004E1459"/>
    <w:rsid w:val="004E16A5"/>
    <w:rsid w:val="004E1728"/>
    <w:rsid w:val="004E3D69"/>
    <w:rsid w:val="004E442B"/>
    <w:rsid w:val="004E46B3"/>
    <w:rsid w:val="004E5265"/>
    <w:rsid w:val="004E63F2"/>
    <w:rsid w:val="004E69C3"/>
    <w:rsid w:val="004E69D4"/>
    <w:rsid w:val="004E6E4D"/>
    <w:rsid w:val="004F0C73"/>
    <w:rsid w:val="004F2E22"/>
    <w:rsid w:val="004F4EFA"/>
    <w:rsid w:val="004F686F"/>
    <w:rsid w:val="004F6B82"/>
    <w:rsid w:val="00500755"/>
    <w:rsid w:val="00501CBB"/>
    <w:rsid w:val="00503DFE"/>
    <w:rsid w:val="0050571B"/>
    <w:rsid w:val="00506901"/>
    <w:rsid w:val="00510151"/>
    <w:rsid w:val="00510B92"/>
    <w:rsid w:val="00511DDA"/>
    <w:rsid w:val="00511E44"/>
    <w:rsid w:val="00511EF5"/>
    <w:rsid w:val="00512697"/>
    <w:rsid w:val="00514312"/>
    <w:rsid w:val="005150D1"/>
    <w:rsid w:val="00515917"/>
    <w:rsid w:val="0051624F"/>
    <w:rsid w:val="00522CCE"/>
    <w:rsid w:val="00523D71"/>
    <w:rsid w:val="00527B60"/>
    <w:rsid w:val="00527DE0"/>
    <w:rsid w:val="00531860"/>
    <w:rsid w:val="005336C5"/>
    <w:rsid w:val="00534537"/>
    <w:rsid w:val="00534ACA"/>
    <w:rsid w:val="005354D9"/>
    <w:rsid w:val="005379EF"/>
    <w:rsid w:val="00537B64"/>
    <w:rsid w:val="00540B20"/>
    <w:rsid w:val="00540EB2"/>
    <w:rsid w:val="0054128E"/>
    <w:rsid w:val="00541E6C"/>
    <w:rsid w:val="0054606D"/>
    <w:rsid w:val="00550D1B"/>
    <w:rsid w:val="00551BF2"/>
    <w:rsid w:val="00552171"/>
    <w:rsid w:val="00552829"/>
    <w:rsid w:val="00552A46"/>
    <w:rsid w:val="0055375A"/>
    <w:rsid w:val="00554B0E"/>
    <w:rsid w:val="00555370"/>
    <w:rsid w:val="00556393"/>
    <w:rsid w:val="005568BB"/>
    <w:rsid w:val="00562A88"/>
    <w:rsid w:val="00562FAF"/>
    <w:rsid w:val="00563359"/>
    <w:rsid w:val="005637DF"/>
    <w:rsid w:val="00565442"/>
    <w:rsid w:val="00565DF3"/>
    <w:rsid w:val="00566003"/>
    <w:rsid w:val="00566505"/>
    <w:rsid w:val="00567D19"/>
    <w:rsid w:val="00570BE5"/>
    <w:rsid w:val="00573485"/>
    <w:rsid w:val="00573EF9"/>
    <w:rsid w:val="005748D6"/>
    <w:rsid w:val="00575636"/>
    <w:rsid w:val="00575FD4"/>
    <w:rsid w:val="0057713C"/>
    <w:rsid w:val="0058099D"/>
    <w:rsid w:val="0058261C"/>
    <w:rsid w:val="005828B9"/>
    <w:rsid w:val="00582927"/>
    <w:rsid w:val="00586D46"/>
    <w:rsid w:val="0058707D"/>
    <w:rsid w:val="005904C5"/>
    <w:rsid w:val="00591C62"/>
    <w:rsid w:val="00591F95"/>
    <w:rsid w:val="00592CA5"/>
    <w:rsid w:val="00593174"/>
    <w:rsid w:val="00593763"/>
    <w:rsid w:val="005A1195"/>
    <w:rsid w:val="005A1EF3"/>
    <w:rsid w:val="005A215B"/>
    <w:rsid w:val="005A33F3"/>
    <w:rsid w:val="005A5DEE"/>
    <w:rsid w:val="005A6DEA"/>
    <w:rsid w:val="005B2EFF"/>
    <w:rsid w:val="005B3C0A"/>
    <w:rsid w:val="005B578E"/>
    <w:rsid w:val="005B72A1"/>
    <w:rsid w:val="005C2189"/>
    <w:rsid w:val="005C2FA8"/>
    <w:rsid w:val="005C37BD"/>
    <w:rsid w:val="005C3B71"/>
    <w:rsid w:val="005C5110"/>
    <w:rsid w:val="005C5460"/>
    <w:rsid w:val="005C5F22"/>
    <w:rsid w:val="005C7FE6"/>
    <w:rsid w:val="005D0C0B"/>
    <w:rsid w:val="005D1678"/>
    <w:rsid w:val="005D1E9A"/>
    <w:rsid w:val="005D40B4"/>
    <w:rsid w:val="005D5612"/>
    <w:rsid w:val="005D6A7F"/>
    <w:rsid w:val="005D76B0"/>
    <w:rsid w:val="005D7CBA"/>
    <w:rsid w:val="005E0C11"/>
    <w:rsid w:val="005E2C4A"/>
    <w:rsid w:val="005E43FC"/>
    <w:rsid w:val="005E4F52"/>
    <w:rsid w:val="005E583D"/>
    <w:rsid w:val="005F078D"/>
    <w:rsid w:val="005F0F05"/>
    <w:rsid w:val="005F1EE8"/>
    <w:rsid w:val="005F2393"/>
    <w:rsid w:val="005F3F85"/>
    <w:rsid w:val="005F42B8"/>
    <w:rsid w:val="005F592A"/>
    <w:rsid w:val="005F5BA4"/>
    <w:rsid w:val="0060154B"/>
    <w:rsid w:val="00601A46"/>
    <w:rsid w:val="00602E69"/>
    <w:rsid w:val="00603855"/>
    <w:rsid w:val="006046DC"/>
    <w:rsid w:val="00605898"/>
    <w:rsid w:val="00606419"/>
    <w:rsid w:val="006073DA"/>
    <w:rsid w:val="00607B84"/>
    <w:rsid w:val="00610B49"/>
    <w:rsid w:val="006114C3"/>
    <w:rsid w:val="00613A89"/>
    <w:rsid w:val="00614CEA"/>
    <w:rsid w:val="006159D2"/>
    <w:rsid w:val="006164E4"/>
    <w:rsid w:val="00616D97"/>
    <w:rsid w:val="0062087A"/>
    <w:rsid w:val="0062147B"/>
    <w:rsid w:val="006233E9"/>
    <w:rsid w:val="00623407"/>
    <w:rsid w:val="00623417"/>
    <w:rsid w:val="00624478"/>
    <w:rsid w:val="00626625"/>
    <w:rsid w:val="00627785"/>
    <w:rsid w:val="006330BC"/>
    <w:rsid w:val="00635090"/>
    <w:rsid w:val="006353DF"/>
    <w:rsid w:val="0063561E"/>
    <w:rsid w:val="00636EB8"/>
    <w:rsid w:val="006407CF"/>
    <w:rsid w:val="0064126C"/>
    <w:rsid w:val="006419CC"/>
    <w:rsid w:val="00641C33"/>
    <w:rsid w:val="00642E3D"/>
    <w:rsid w:val="006430F8"/>
    <w:rsid w:val="00643453"/>
    <w:rsid w:val="006435F3"/>
    <w:rsid w:val="00644BF3"/>
    <w:rsid w:val="006457D2"/>
    <w:rsid w:val="0064590D"/>
    <w:rsid w:val="006476B8"/>
    <w:rsid w:val="00652A37"/>
    <w:rsid w:val="00653FB5"/>
    <w:rsid w:val="00654A75"/>
    <w:rsid w:val="006562BC"/>
    <w:rsid w:val="00656B69"/>
    <w:rsid w:val="00656E47"/>
    <w:rsid w:val="00656FFC"/>
    <w:rsid w:val="00657B0D"/>
    <w:rsid w:val="00657DF1"/>
    <w:rsid w:val="00660158"/>
    <w:rsid w:val="00661CEF"/>
    <w:rsid w:val="00662202"/>
    <w:rsid w:val="0066293D"/>
    <w:rsid w:val="0066394B"/>
    <w:rsid w:val="00664B35"/>
    <w:rsid w:val="00666ABD"/>
    <w:rsid w:val="00671D82"/>
    <w:rsid w:val="006720ED"/>
    <w:rsid w:val="00672DF3"/>
    <w:rsid w:val="00674A0E"/>
    <w:rsid w:val="00674B73"/>
    <w:rsid w:val="006753E9"/>
    <w:rsid w:val="00676168"/>
    <w:rsid w:val="00677FAE"/>
    <w:rsid w:val="00680033"/>
    <w:rsid w:val="00680DB3"/>
    <w:rsid w:val="006830D7"/>
    <w:rsid w:val="006840A6"/>
    <w:rsid w:val="0068540B"/>
    <w:rsid w:val="00685A20"/>
    <w:rsid w:val="00685EAF"/>
    <w:rsid w:val="00686E7B"/>
    <w:rsid w:val="00690A38"/>
    <w:rsid w:val="00690A7E"/>
    <w:rsid w:val="00691C26"/>
    <w:rsid w:val="00692463"/>
    <w:rsid w:val="006940C2"/>
    <w:rsid w:val="00694B2D"/>
    <w:rsid w:val="00695731"/>
    <w:rsid w:val="006970C9"/>
    <w:rsid w:val="006974BE"/>
    <w:rsid w:val="00697B1F"/>
    <w:rsid w:val="006A40BA"/>
    <w:rsid w:val="006A41D7"/>
    <w:rsid w:val="006A64EC"/>
    <w:rsid w:val="006A6825"/>
    <w:rsid w:val="006A6A36"/>
    <w:rsid w:val="006B3AD6"/>
    <w:rsid w:val="006B3CF7"/>
    <w:rsid w:val="006B3D59"/>
    <w:rsid w:val="006B4759"/>
    <w:rsid w:val="006B6127"/>
    <w:rsid w:val="006B6E8C"/>
    <w:rsid w:val="006B7DE1"/>
    <w:rsid w:val="006C0649"/>
    <w:rsid w:val="006C29C1"/>
    <w:rsid w:val="006C4B88"/>
    <w:rsid w:val="006C583F"/>
    <w:rsid w:val="006C6F2B"/>
    <w:rsid w:val="006D0608"/>
    <w:rsid w:val="006D064F"/>
    <w:rsid w:val="006D152A"/>
    <w:rsid w:val="006D1D51"/>
    <w:rsid w:val="006D1F77"/>
    <w:rsid w:val="006D2C7E"/>
    <w:rsid w:val="006D3BD6"/>
    <w:rsid w:val="006E0615"/>
    <w:rsid w:val="006E0930"/>
    <w:rsid w:val="006E3FFC"/>
    <w:rsid w:val="006E41C6"/>
    <w:rsid w:val="006F0024"/>
    <w:rsid w:val="006F0EFC"/>
    <w:rsid w:val="006F2118"/>
    <w:rsid w:val="006F2417"/>
    <w:rsid w:val="006F3283"/>
    <w:rsid w:val="006F3C28"/>
    <w:rsid w:val="006F4120"/>
    <w:rsid w:val="006F6397"/>
    <w:rsid w:val="006F7391"/>
    <w:rsid w:val="00700827"/>
    <w:rsid w:val="00700DF3"/>
    <w:rsid w:val="007020A7"/>
    <w:rsid w:val="00702C92"/>
    <w:rsid w:val="007067AE"/>
    <w:rsid w:val="00706DF8"/>
    <w:rsid w:val="00711675"/>
    <w:rsid w:val="00711F96"/>
    <w:rsid w:val="007139CF"/>
    <w:rsid w:val="00717BE8"/>
    <w:rsid w:val="00721685"/>
    <w:rsid w:val="00723F21"/>
    <w:rsid w:val="00724839"/>
    <w:rsid w:val="00726C7F"/>
    <w:rsid w:val="00726F87"/>
    <w:rsid w:val="0072798E"/>
    <w:rsid w:val="00727A77"/>
    <w:rsid w:val="00730F0A"/>
    <w:rsid w:val="0073134D"/>
    <w:rsid w:val="00732C1B"/>
    <w:rsid w:val="007332A5"/>
    <w:rsid w:val="0073347A"/>
    <w:rsid w:val="0073426F"/>
    <w:rsid w:val="00735244"/>
    <w:rsid w:val="00735C93"/>
    <w:rsid w:val="007367B2"/>
    <w:rsid w:val="00736E25"/>
    <w:rsid w:val="007370D1"/>
    <w:rsid w:val="007418D6"/>
    <w:rsid w:val="00742282"/>
    <w:rsid w:val="00743590"/>
    <w:rsid w:val="00744A05"/>
    <w:rsid w:val="0074524F"/>
    <w:rsid w:val="007457EC"/>
    <w:rsid w:val="00745EDD"/>
    <w:rsid w:val="00745F19"/>
    <w:rsid w:val="007474E1"/>
    <w:rsid w:val="00747EB3"/>
    <w:rsid w:val="0075005A"/>
    <w:rsid w:val="00750573"/>
    <w:rsid w:val="007507EA"/>
    <w:rsid w:val="00750A92"/>
    <w:rsid w:val="00750D2A"/>
    <w:rsid w:val="0075216D"/>
    <w:rsid w:val="0075221B"/>
    <w:rsid w:val="00753524"/>
    <w:rsid w:val="007541D7"/>
    <w:rsid w:val="0075481B"/>
    <w:rsid w:val="00755B90"/>
    <w:rsid w:val="00756345"/>
    <w:rsid w:val="00757258"/>
    <w:rsid w:val="007615DF"/>
    <w:rsid w:val="007617A9"/>
    <w:rsid w:val="00762159"/>
    <w:rsid w:val="007632F4"/>
    <w:rsid w:val="00763427"/>
    <w:rsid w:val="00763E4B"/>
    <w:rsid w:val="007641E3"/>
    <w:rsid w:val="00764756"/>
    <w:rsid w:val="00764B8F"/>
    <w:rsid w:val="00764C28"/>
    <w:rsid w:val="007651E3"/>
    <w:rsid w:val="00765311"/>
    <w:rsid w:val="00765D48"/>
    <w:rsid w:val="00767160"/>
    <w:rsid w:val="0077021D"/>
    <w:rsid w:val="00770FCA"/>
    <w:rsid w:val="007721DB"/>
    <w:rsid w:val="00772524"/>
    <w:rsid w:val="00772840"/>
    <w:rsid w:val="0077652B"/>
    <w:rsid w:val="00776A30"/>
    <w:rsid w:val="00780271"/>
    <w:rsid w:val="00780B08"/>
    <w:rsid w:val="00780FDB"/>
    <w:rsid w:val="0078302A"/>
    <w:rsid w:val="007830DA"/>
    <w:rsid w:val="00783C15"/>
    <w:rsid w:val="00784441"/>
    <w:rsid w:val="00784D87"/>
    <w:rsid w:val="00786223"/>
    <w:rsid w:val="007863AA"/>
    <w:rsid w:val="007916E1"/>
    <w:rsid w:val="007931A3"/>
    <w:rsid w:val="007943C5"/>
    <w:rsid w:val="007954E6"/>
    <w:rsid w:val="00796920"/>
    <w:rsid w:val="00796B77"/>
    <w:rsid w:val="00797428"/>
    <w:rsid w:val="007A00B7"/>
    <w:rsid w:val="007A0DC1"/>
    <w:rsid w:val="007A2B71"/>
    <w:rsid w:val="007A34CC"/>
    <w:rsid w:val="007A60B1"/>
    <w:rsid w:val="007B08F2"/>
    <w:rsid w:val="007B2FA0"/>
    <w:rsid w:val="007B3F69"/>
    <w:rsid w:val="007B4995"/>
    <w:rsid w:val="007B77D5"/>
    <w:rsid w:val="007B7DA7"/>
    <w:rsid w:val="007C05CC"/>
    <w:rsid w:val="007C1DE3"/>
    <w:rsid w:val="007C1EB7"/>
    <w:rsid w:val="007C3638"/>
    <w:rsid w:val="007C3A3B"/>
    <w:rsid w:val="007C49C5"/>
    <w:rsid w:val="007C56B7"/>
    <w:rsid w:val="007C7681"/>
    <w:rsid w:val="007C77AD"/>
    <w:rsid w:val="007D2531"/>
    <w:rsid w:val="007D3148"/>
    <w:rsid w:val="007D4082"/>
    <w:rsid w:val="007D5AE0"/>
    <w:rsid w:val="007D6073"/>
    <w:rsid w:val="007D6A57"/>
    <w:rsid w:val="007D70E7"/>
    <w:rsid w:val="007D7713"/>
    <w:rsid w:val="007D79F6"/>
    <w:rsid w:val="007E0776"/>
    <w:rsid w:val="007E102A"/>
    <w:rsid w:val="007E23AA"/>
    <w:rsid w:val="007E346C"/>
    <w:rsid w:val="007E4928"/>
    <w:rsid w:val="007E4E6F"/>
    <w:rsid w:val="007E734A"/>
    <w:rsid w:val="007E7877"/>
    <w:rsid w:val="007F1E53"/>
    <w:rsid w:val="007F373D"/>
    <w:rsid w:val="007F40F9"/>
    <w:rsid w:val="007F5C81"/>
    <w:rsid w:val="007F73E2"/>
    <w:rsid w:val="00801C68"/>
    <w:rsid w:val="00802452"/>
    <w:rsid w:val="00802F9F"/>
    <w:rsid w:val="00803137"/>
    <w:rsid w:val="00803EA4"/>
    <w:rsid w:val="0080407E"/>
    <w:rsid w:val="00804641"/>
    <w:rsid w:val="00804B81"/>
    <w:rsid w:val="008109E0"/>
    <w:rsid w:val="0081159A"/>
    <w:rsid w:val="00815704"/>
    <w:rsid w:val="008168C6"/>
    <w:rsid w:val="00816B0A"/>
    <w:rsid w:val="00816F7A"/>
    <w:rsid w:val="0081716E"/>
    <w:rsid w:val="008201F9"/>
    <w:rsid w:val="0082025F"/>
    <w:rsid w:val="008208D5"/>
    <w:rsid w:val="00820FDE"/>
    <w:rsid w:val="008221B0"/>
    <w:rsid w:val="008221FC"/>
    <w:rsid w:val="00823794"/>
    <w:rsid w:val="00824151"/>
    <w:rsid w:val="00824200"/>
    <w:rsid w:val="00824F7E"/>
    <w:rsid w:val="00825AAE"/>
    <w:rsid w:val="00825B71"/>
    <w:rsid w:val="00826459"/>
    <w:rsid w:val="00827243"/>
    <w:rsid w:val="0082793F"/>
    <w:rsid w:val="0083544D"/>
    <w:rsid w:val="008376E9"/>
    <w:rsid w:val="0084004B"/>
    <w:rsid w:val="00841EC2"/>
    <w:rsid w:val="00847A6D"/>
    <w:rsid w:val="00847AB0"/>
    <w:rsid w:val="00851FFA"/>
    <w:rsid w:val="00852C1F"/>
    <w:rsid w:val="00852D77"/>
    <w:rsid w:val="00853374"/>
    <w:rsid w:val="00853636"/>
    <w:rsid w:val="00855526"/>
    <w:rsid w:val="00855C62"/>
    <w:rsid w:val="008578D7"/>
    <w:rsid w:val="00860A10"/>
    <w:rsid w:val="00861D41"/>
    <w:rsid w:val="008621FF"/>
    <w:rsid w:val="008624B1"/>
    <w:rsid w:val="00863111"/>
    <w:rsid w:val="00863605"/>
    <w:rsid w:val="00863C89"/>
    <w:rsid w:val="008641CA"/>
    <w:rsid w:val="00866061"/>
    <w:rsid w:val="0086637E"/>
    <w:rsid w:val="00870039"/>
    <w:rsid w:val="008703B4"/>
    <w:rsid w:val="00870B6D"/>
    <w:rsid w:val="00870E42"/>
    <w:rsid w:val="008715BC"/>
    <w:rsid w:val="00871699"/>
    <w:rsid w:val="008736AD"/>
    <w:rsid w:val="00873B4F"/>
    <w:rsid w:val="00873C14"/>
    <w:rsid w:val="00874659"/>
    <w:rsid w:val="00874B36"/>
    <w:rsid w:val="008753F8"/>
    <w:rsid w:val="00875866"/>
    <w:rsid w:val="0087685F"/>
    <w:rsid w:val="008842DC"/>
    <w:rsid w:val="00884854"/>
    <w:rsid w:val="00885DF0"/>
    <w:rsid w:val="00887FAE"/>
    <w:rsid w:val="00890B9D"/>
    <w:rsid w:val="00891860"/>
    <w:rsid w:val="0089231D"/>
    <w:rsid w:val="00893ED8"/>
    <w:rsid w:val="00895201"/>
    <w:rsid w:val="00897836"/>
    <w:rsid w:val="00897D0F"/>
    <w:rsid w:val="008A01A6"/>
    <w:rsid w:val="008A11DA"/>
    <w:rsid w:val="008A163B"/>
    <w:rsid w:val="008A18D1"/>
    <w:rsid w:val="008A45D2"/>
    <w:rsid w:val="008A6023"/>
    <w:rsid w:val="008A6273"/>
    <w:rsid w:val="008A7CDF"/>
    <w:rsid w:val="008B03C0"/>
    <w:rsid w:val="008B212E"/>
    <w:rsid w:val="008B308B"/>
    <w:rsid w:val="008B313D"/>
    <w:rsid w:val="008B3D5E"/>
    <w:rsid w:val="008B5D41"/>
    <w:rsid w:val="008B6018"/>
    <w:rsid w:val="008B63AA"/>
    <w:rsid w:val="008B65BE"/>
    <w:rsid w:val="008C100A"/>
    <w:rsid w:val="008C1640"/>
    <w:rsid w:val="008C5D62"/>
    <w:rsid w:val="008C63D9"/>
    <w:rsid w:val="008C7572"/>
    <w:rsid w:val="008D0AE0"/>
    <w:rsid w:val="008D1089"/>
    <w:rsid w:val="008D1D75"/>
    <w:rsid w:val="008D29F6"/>
    <w:rsid w:val="008D3492"/>
    <w:rsid w:val="008D3F31"/>
    <w:rsid w:val="008D4DFB"/>
    <w:rsid w:val="008E0767"/>
    <w:rsid w:val="008E1AE2"/>
    <w:rsid w:val="008E32E1"/>
    <w:rsid w:val="008E3653"/>
    <w:rsid w:val="008E3A3F"/>
    <w:rsid w:val="008E4A37"/>
    <w:rsid w:val="008E5363"/>
    <w:rsid w:val="008E5B8E"/>
    <w:rsid w:val="008E63DF"/>
    <w:rsid w:val="008E6AB9"/>
    <w:rsid w:val="008E7C13"/>
    <w:rsid w:val="008F026D"/>
    <w:rsid w:val="008F1458"/>
    <w:rsid w:val="008F44D0"/>
    <w:rsid w:val="008F6944"/>
    <w:rsid w:val="008F6A92"/>
    <w:rsid w:val="008F6D7E"/>
    <w:rsid w:val="008F7B04"/>
    <w:rsid w:val="0090133D"/>
    <w:rsid w:val="00904462"/>
    <w:rsid w:val="00904FBF"/>
    <w:rsid w:val="009117E1"/>
    <w:rsid w:val="00911955"/>
    <w:rsid w:val="00913F54"/>
    <w:rsid w:val="00914BBF"/>
    <w:rsid w:val="00915569"/>
    <w:rsid w:val="00917064"/>
    <w:rsid w:val="00923ADA"/>
    <w:rsid w:val="00924CBD"/>
    <w:rsid w:val="00925339"/>
    <w:rsid w:val="009257CE"/>
    <w:rsid w:val="0092647C"/>
    <w:rsid w:val="00927435"/>
    <w:rsid w:val="0093046E"/>
    <w:rsid w:val="009326E9"/>
    <w:rsid w:val="00934A46"/>
    <w:rsid w:val="00935B29"/>
    <w:rsid w:val="00936CD7"/>
    <w:rsid w:val="00937E10"/>
    <w:rsid w:val="00942BE8"/>
    <w:rsid w:val="009446B0"/>
    <w:rsid w:val="009451D2"/>
    <w:rsid w:val="00945949"/>
    <w:rsid w:val="00945A89"/>
    <w:rsid w:val="0094748F"/>
    <w:rsid w:val="00947BEB"/>
    <w:rsid w:val="0095072B"/>
    <w:rsid w:val="009529ED"/>
    <w:rsid w:val="009551E5"/>
    <w:rsid w:val="00957FF7"/>
    <w:rsid w:val="00964172"/>
    <w:rsid w:val="00964AB7"/>
    <w:rsid w:val="00964D7C"/>
    <w:rsid w:val="009676C4"/>
    <w:rsid w:val="00977127"/>
    <w:rsid w:val="00977A35"/>
    <w:rsid w:val="00980AD7"/>
    <w:rsid w:val="009811CA"/>
    <w:rsid w:val="00982DDD"/>
    <w:rsid w:val="00982EE0"/>
    <w:rsid w:val="0098350E"/>
    <w:rsid w:val="00984FD8"/>
    <w:rsid w:val="00990082"/>
    <w:rsid w:val="009914CF"/>
    <w:rsid w:val="00992A5B"/>
    <w:rsid w:val="009947BF"/>
    <w:rsid w:val="0099679A"/>
    <w:rsid w:val="009972E9"/>
    <w:rsid w:val="009979EB"/>
    <w:rsid w:val="009A0258"/>
    <w:rsid w:val="009A0358"/>
    <w:rsid w:val="009A13D6"/>
    <w:rsid w:val="009A33F8"/>
    <w:rsid w:val="009A5388"/>
    <w:rsid w:val="009B10D0"/>
    <w:rsid w:val="009B13AA"/>
    <w:rsid w:val="009B1ACA"/>
    <w:rsid w:val="009B1DC1"/>
    <w:rsid w:val="009B2EA8"/>
    <w:rsid w:val="009B5B71"/>
    <w:rsid w:val="009C1E1A"/>
    <w:rsid w:val="009C644B"/>
    <w:rsid w:val="009C657C"/>
    <w:rsid w:val="009C7E49"/>
    <w:rsid w:val="009D00ED"/>
    <w:rsid w:val="009D0E63"/>
    <w:rsid w:val="009D174A"/>
    <w:rsid w:val="009D1A35"/>
    <w:rsid w:val="009D2C56"/>
    <w:rsid w:val="009D304D"/>
    <w:rsid w:val="009D3747"/>
    <w:rsid w:val="009D64C5"/>
    <w:rsid w:val="009D64E9"/>
    <w:rsid w:val="009D6F13"/>
    <w:rsid w:val="009E2950"/>
    <w:rsid w:val="009E34A5"/>
    <w:rsid w:val="009E3AEE"/>
    <w:rsid w:val="009E414D"/>
    <w:rsid w:val="009E45B3"/>
    <w:rsid w:val="009E4D40"/>
    <w:rsid w:val="009E5110"/>
    <w:rsid w:val="009E5358"/>
    <w:rsid w:val="009E545D"/>
    <w:rsid w:val="009E69BE"/>
    <w:rsid w:val="009E7535"/>
    <w:rsid w:val="009E79DF"/>
    <w:rsid w:val="009F0185"/>
    <w:rsid w:val="009F07FE"/>
    <w:rsid w:val="009F193C"/>
    <w:rsid w:val="009F2A6C"/>
    <w:rsid w:val="009F38EA"/>
    <w:rsid w:val="009F453D"/>
    <w:rsid w:val="009F6F95"/>
    <w:rsid w:val="00A00B21"/>
    <w:rsid w:val="00A00C6B"/>
    <w:rsid w:val="00A0423C"/>
    <w:rsid w:val="00A047F6"/>
    <w:rsid w:val="00A063FE"/>
    <w:rsid w:val="00A069F8"/>
    <w:rsid w:val="00A11255"/>
    <w:rsid w:val="00A122F1"/>
    <w:rsid w:val="00A137D3"/>
    <w:rsid w:val="00A14793"/>
    <w:rsid w:val="00A15BF1"/>
    <w:rsid w:val="00A1697C"/>
    <w:rsid w:val="00A20519"/>
    <w:rsid w:val="00A21F68"/>
    <w:rsid w:val="00A22A8C"/>
    <w:rsid w:val="00A22AB4"/>
    <w:rsid w:val="00A242DA"/>
    <w:rsid w:val="00A24B93"/>
    <w:rsid w:val="00A24BD9"/>
    <w:rsid w:val="00A25E40"/>
    <w:rsid w:val="00A3050C"/>
    <w:rsid w:val="00A3060E"/>
    <w:rsid w:val="00A31880"/>
    <w:rsid w:val="00A321F3"/>
    <w:rsid w:val="00A3282C"/>
    <w:rsid w:val="00A32FAE"/>
    <w:rsid w:val="00A344FE"/>
    <w:rsid w:val="00A35A2E"/>
    <w:rsid w:val="00A35BB3"/>
    <w:rsid w:val="00A42404"/>
    <w:rsid w:val="00A4357A"/>
    <w:rsid w:val="00A456B1"/>
    <w:rsid w:val="00A5169C"/>
    <w:rsid w:val="00A51E62"/>
    <w:rsid w:val="00A52B0D"/>
    <w:rsid w:val="00A5313E"/>
    <w:rsid w:val="00A535F6"/>
    <w:rsid w:val="00A55234"/>
    <w:rsid w:val="00A55AB6"/>
    <w:rsid w:val="00A57F3A"/>
    <w:rsid w:val="00A60210"/>
    <w:rsid w:val="00A6073B"/>
    <w:rsid w:val="00A6073F"/>
    <w:rsid w:val="00A62F28"/>
    <w:rsid w:val="00A63930"/>
    <w:rsid w:val="00A64C6E"/>
    <w:rsid w:val="00A653FC"/>
    <w:rsid w:val="00A66602"/>
    <w:rsid w:val="00A678B9"/>
    <w:rsid w:val="00A7000D"/>
    <w:rsid w:val="00A702A9"/>
    <w:rsid w:val="00A748CD"/>
    <w:rsid w:val="00A7493A"/>
    <w:rsid w:val="00A74B04"/>
    <w:rsid w:val="00A80782"/>
    <w:rsid w:val="00A8178A"/>
    <w:rsid w:val="00A81D12"/>
    <w:rsid w:val="00A821D9"/>
    <w:rsid w:val="00A842DB"/>
    <w:rsid w:val="00A8543E"/>
    <w:rsid w:val="00A85C2F"/>
    <w:rsid w:val="00A866D4"/>
    <w:rsid w:val="00A87CDD"/>
    <w:rsid w:val="00A900A1"/>
    <w:rsid w:val="00A903AF"/>
    <w:rsid w:val="00A91772"/>
    <w:rsid w:val="00A9394F"/>
    <w:rsid w:val="00A94148"/>
    <w:rsid w:val="00A94CF3"/>
    <w:rsid w:val="00A94EC9"/>
    <w:rsid w:val="00A95C65"/>
    <w:rsid w:val="00A95EFB"/>
    <w:rsid w:val="00A96C7E"/>
    <w:rsid w:val="00A971F9"/>
    <w:rsid w:val="00A9732C"/>
    <w:rsid w:val="00A97651"/>
    <w:rsid w:val="00A97B5F"/>
    <w:rsid w:val="00AA322E"/>
    <w:rsid w:val="00AA52B0"/>
    <w:rsid w:val="00AA5E98"/>
    <w:rsid w:val="00AA5F67"/>
    <w:rsid w:val="00AA744C"/>
    <w:rsid w:val="00AA7C16"/>
    <w:rsid w:val="00AB0F3C"/>
    <w:rsid w:val="00AB1512"/>
    <w:rsid w:val="00AB24A3"/>
    <w:rsid w:val="00AB3AF9"/>
    <w:rsid w:val="00AB3F99"/>
    <w:rsid w:val="00AB67E5"/>
    <w:rsid w:val="00AB7725"/>
    <w:rsid w:val="00AB7BB7"/>
    <w:rsid w:val="00AC0347"/>
    <w:rsid w:val="00AC3746"/>
    <w:rsid w:val="00AC4AB5"/>
    <w:rsid w:val="00AC4B1A"/>
    <w:rsid w:val="00AC591C"/>
    <w:rsid w:val="00AC6B8C"/>
    <w:rsid w:val="00AC7A97"/>
    <w:rsid w:val="00AD23B3"/>
    <w:rsid w:val="00AD2712"/>
    <w:rsid w:val="00AD3758"/>
    <w:rsid w:val="00AD46BA"/>
    <w:rsid w:val="00AD4AAF"/>
    <w:rsid w:val="00AD5531"/>
    <w:rsid w:val="00AD577E"/>
    <w:rsid w:val="00AD720E"/>
    <w:rsid w:val="00AE0F14"/>
    <w:rsid w:val="00AE3F10"/>
    <w:rsid w:val="00AE4629"/>
    <w:rsid w:val="00AE525F"/>
    <w:rsid w:val="00AE5979"/>
    <w:rsid w:val="00AE5EFC"/>
    <w:rsid w:val="00AE6571"/>
    <w:rsid w:val="00AE73EF"/>
    <w:rsid w:val="00AE77B2"/>
    <w:rsid w:val="00AF0A3B"/>
    <w:rsid w:val="00AF17C8"/>
    <w:rsid w:val="00AF259E"/>
    <w:rsid w:val="00AF2663"/>
    <w:rsid w:val="00AF36C2"/>
    <w:rsid w:val="00AF3EEF"/>
    <w:rsid w:val="00AF44CC"/>
    <w:rsid w:val="00AF4CA9"/>
    <w:rsid w:val="00AF6586"/>
    <w:rsid w:val="00AF7236"/>
    <w:rsid w:val="00AF7CD8"/>
    <w:rsid w:val="00B04967"/>
    <w:rsid w:val="00B07EDA"/>
    <w:rsid w:val="00B10731"/>
    <w:rsid w:val="00B10FA2"/>
    <w:rsid w:val="00B110B9"/>
    <w:rsid w:val="00B11DC7"/>
    <w:rsid w:val="00B12AE6"/>
    <w:rsid w:val="00B1754C"/>
    <w:rsid w:val="00B23F10"/>
    <w:rsid w:val="00B25378"/>
    <w:rsid w:val="00B254BA"/>
    <w:rsid w:val="00B26342"/>
    <w:rsid w:val="00B27A68"/>
    <w:rsid w:val="00B33336"/>
    <w:rsid w:val="00B3485F"/>
    <w:rsid w:val="00B36CAB"/>
    <w:rsid w:val="00B374EA"/>
    <w:rsid w:val="00B40154"/>
    <w:rsid w:val="00B40360"/>
    <w:rsid w:val="00B41D87"/>
    <w:rsid w:val="00B4221B"/>
    <w:rsid w:val="00B42255"/>
    <w:rsid w:val="00B42310"/>
    <w:rsid w:val="00B42AE4"/>
    <w:rsid w:val="00B46386"/>
    <w:rsid w:val="00B47159"/>
    <w:rsid w:val="00B47DDF"/>
    <w:rsid w:val="00B521F4"/>
    <w:rsid w:val="00B52AB4"/>
    <w:rsid w:val="00B534DB"/>
    <w:rsid w:val="00B54B01"/>
    <w:rsid w:val="00B55634"/>
    <w:rsid w:val="00B56821"/>
    <w:rsid w:val="00B60732"/>
    <w:rsid w:val="00B62990"/>
    <w:rsid w:val="00B65596"/>
    <w:rsid w:val="00B67DB2"/>
    <w:rsid w:val="00B707F0"/>
    <w:rsid w:val="00B70C9C"/>
    <w:rsid w:val="00B741DD"/>
    <w:rsid w:val="00B74EBE"/>
    <w:rsid w:val="00B74FE0"/>
    <w:rsid w:val="00B750FA"/>
    <w:rsid w:val="00B76499"/>
    <w:rsid w:val="00B76DC1"/>
    <w:rsid w:val="00B821CC"/>
    <w:rsid w:val="00B83CE3"/>
    <w:rsid w:val="00B850AE"/>
    <w:rsid w:val="00B852AA"/>
    <w:rsid w:val="00B87AAE"/>
    <w:rsid w:val="00B91101"/>
    <w:rsid w:val="00B9215B"/>
    <w:rsid w:val="00B92D0E"/>
    <w:rsid w:val="00B9435E"/>
    <w:rsid w:val="00B94498"/>
    <w:rsid w:val="00B950A9"/>
    <w:rsid w:val="00B95223"/>
    <w:rsid w:val="00B96F2D"/>
    <w:rsid w:val="00BA1A7D"/>
    <w:rsid w:val="00BA2015"/>
    <w:rsid w:val="00BA2566"/>
    <w:rsid w:val="00BA2AB6"/>
    <w:rsid w:val="00BA3E40"/>
    <w:rsid w:val="00BA46C8"/>
    <w:rsid w:val="00BA62FD"/>
    <w:rsid w:val="00BA6F94"/>
    <w:rsid w:val="00BA792D"/>
    <w:rsid w:val="00BB029F"/>
    <w:rsid w:val="00BB1DEC"/>
    <w:rsid w:val="00BB1DF7"/>
    <w:rsid w:val="00BB24C5"/>
    <w:rsid w:val="00BB37A1"/>
    <w:rsid w:val="00BB3876"/>
    <w:rsid w:val="00BB38C7"/>
    <w:rsid w:val="00BB3F9E"/>
    <w:rsid w:val="00BB46E7"/>
    <w:rsid w:val="00BB4D4D"/>
    <w:rsid w:val="00BB503B"/>
    <w:rsid w:val="00BC0846"/>
    <w:rsid w:val="00BC1FC9"/>
    <w:rsid w:val="00BC2604"/>
    <w:rsid w:val="00BC2697"/>
    <w:rsid w:val="00BC2747"/>
    <w:rsid w:val="00BC44D9"/>
    <w:rsid w:val="00BC4C0D"/>
    <w:rsid w:val="00BC5986"/>
    <w:rsid w:val="00BD0B4A"/>
    <w:rsid w:val="00BD105F"/>
    <w:rsid w:val="00BD1A05"/>
    <w:rsid w:val="00BD4A27"/>
    <w:rsid w:val="00BD4F25"/>
    <w:rsid w:val="00BE0A19"/>
    <w:rsid w:val="00BE2E93"/>
    <w:rsid w:val="00BE46E3"/>
    <w:rsid w:val="00BE5192"/>
    <w:rsid w:val="00BE6CDB"/>
    <w:rsid w:val="00BE6EF4"/>
    <w:rsid w:val="00BE779D"/>
    <w:rsid w:val="00BF26CE"/>
    <w:rsid w:val="00BF27CD"/>
    <w:rsid w:val="00BF3D6A"/>
    <w:rsid w:val="00BF3E62"/>
    <w:rsid w:val="00BF4664"/>
    <w:rsid w:val="00BF48EE"/>
    <w:rsid w:val="00BF508F"/>
    <w:rsid w:val="00BF50C7"/>
    <w:rsid w:val="00BF55F2"/>
    <w:rsid w:val="00BF6F39"/>
    <w:rsid w:val="00BF74ED"/>
    <w:rsid w:val="00BF7650"/>
    <w:rsid w:val="00BF7997"/>
    <w:rsid w:val="00C0147B"/>
    <w:rsid w:val="00C0203A"/>
    <w:rsid w:val="00C0322C"/>
    <w:rsid w:val="00C04C28"/>
    <w:rsid w:val="00C04C79"/>
    <w:rsid w:val="00C052B6"/>
    <w:rsid w:val="00C05834"/>
    <w:rsid w:val="00C05987"/>
    <w:rsid w:val="00C05E84"/>
    <w:rsid w:val="00C0673D"/>
    <w:rsid w:val="00C07F04"/>
    <w:rsid w:val="00C1056F"/>
    <w:rsid w:val="00C1274D"/>
    <w:rsid w:val="00C13D65"/>
    <w:rsid w:val="00C14D35"/>
    <w:rsid w:val="00C15675"/>
    <w:rsid w:val="00C15B39"/>
    <w:rsid w:val="00C15F3E"/>
    <w:rsid w:val="00C17207"/>
    <w:rsid w:val="00C17675"/>
    <w:rsid w:val="00C2017C"/>
    <w:rsid w:val="00C22107"/>
    <w:rsid w:val="00C222BF"/>
    <w:rsid w:val="00C2265E"/>
    <w:rsid w:val="00C22EB3"/>
    <w:rsid w:val="00C23B70"/>
    <w:rsid w:val="00C24D96"/>
    <w:rsid w:val="00C279F1"/>
    <w:rsid w:val="00C27BEE"/>
    <w:rsid w:val="00C30A18"/>
    <w:rsid w:val="00C32220"/>
    <w:rsid w:val="00C330AB"/>
    <w:rsid w:val="00C33FD1"/>
    <w:rsid w:val="00C3493C"/>
    <w:rsid w:val="00C34E9C"/>
    <w:rsid w:val="00C36DF8"/>
    <w:rsid w:val="00C37282"/>
    <w:rsid w:val="00C41FCC"/>
    <w:rsid w:val="00C42059"/>
    <w:rsid w:val="00C42221"/>
    <w:rsid w:val="00C4353F"/>
    <w:rsid w:val="00C4398C"/>
    <w:rsid w:val="00C43FA9"/>
    <w:rsid w:val="00C448A1"/>
    <w:rsid w:val="00C473A7"/>
    <w:rsid w:val="00C51A2B"/>
    <w:rsid w:val="00C54429"/>
    <w:rsid w:val="00C55AF7"/>
    <w:rsid w:val="00C55CAE"/>
    <w:rsid w:val="00C56C20"/>
    <w:rsid w:val="00C57AF9"/>
    <w:rsid w:val="00C61E93"/>
    <w:rsid w:val="00C6375B"/>
    <w:rsid w:val="00C639C4"/>
    <w:rsid w:val="00C64521"/>
    <w:rsid w:val="00C646A9"/>
    <w:rsid w:val="00C6535C"/>
    <w:rsid w:val="00C66739"/>
    <w:rsid w:val="00C672E7"/>
    <w:rsid w:val="00C678C2"/>
    <w:rsid w:val="00C74F98"/>
    <w:rsid w:val="00C81D16"/>
    <w:rsid w:val="00C831C4"/>
    <w:rsid w:val="00C837CA"/>
    <w:rsid w:val="00C84343"/>
    <w:rsid w:val="00C873D2"/>
    <w:rsid w:val="00C878A6"/>
    <w:rsid w:val="00C9006F"/>
    <w:rsid w:val="00C908AE"/>
    <w:rsid w:val="00C90C72"/>
    <w:rsid w:val="00C914E7"/>
    <w:rsid w:val="00C91FDF"/>
    <w:rsid w:val="00C920D4"/>
    <w:rsid w:val="00C94CF5"/>
    <w:rsid w:val="00C95552"/>
    <w:rsid w:val="00C96845"/>
    <w:rsid w:val="00C9736A"/>
    <w:rsid w:val="00CA031F"/>
    <w:rsid w:val="00CA041E"/>
    <w:rsid w:val="00CA1727"/>
    <w:rsid w:val="00CA2AB9"/>
    <w:rsid w:val="00CA4E5C"/>
    <w:rsid w:val="00CA529E"/>
    <w:rsid w:val="00CA761C"/>
    <w:rsid w:val="00CB59C5"/>
    <w:rsid w:val="00CB6B35"/>
    <w:rsid w:val="00CB6E0E"/>
    <w:rsid w:val="00CB7242"/>
    <w:rsid w:val="00CC0C34"/>
    <w:rsid w:val="00CC5726"/>
    <w:rsid w:val="00CC58DB"/>
    <w:rsid w:val="00CC5CB4"/>
    <w:rsid w:val="00CC6647"/>
    <w:rsid w:val="00CC6E89"/>
    <w:rsid w:val="00CC7393"/>
    <w:rsid w:val="00CC74C3"/>
    <w:rsid w:val="00CD094B"/>
    <w:rsid w:val="00CD20A7"/>
    <w:rsid w:val="00CD3689"/>
    <w:rsid w:val="00CD5D3B"/>
    <w:rsid w:val="00CD7ACB"/>
    <w:rsid w:val="00CD7CAC"/>
    <w:rsid w:val="00CE371C"/>
    <w:rsid w:val="00CE3741"/>
    <w:rsid w:val="00CE4144"/>
    <w:rsid w:val="00CE5D54"/>
    <w:rsid w:val="00CE7150"/>
    <w:rsid w:val="00CF0BFA"/>
    <w:rsid w:val="00CF0F13"/>
    <w:rsid w:val="00CF210F"/>
    <w:rsid w:val="00CF272C"/>
    <w:rsid w:val="00CF3293"/>
    <w:rsid w:val="00CF4D5A"/>
    <w:rsid w:val="00CF6ADD"/>
    <w:rsid w:val="00CF77C1"/>
    <w:rsid w:val="00D00178"/>
    <w:rsid w:val="00D015BE"/>
    <w:rsid w:val="00D0391F"/>
    <w:rsid w:val="00D06410"/>
    <w:rsid w:val="00D07ABB"/>
    <w:rsid w:val="00D07BB5"/>
    <w:rsid w:val="00D1045F"/>
    <w:rsid w:val="00D108CE"/>
    <w:rsid w:val="00D127BE"/>
    <w:rsid w:val="00D12C1B"/>
    <w:rsid w:val="00D12FDA"/>
    <w:rsid w:val="00D13632"/>
    <w:rsid w:val="00D138CE"/>
    <w:rsid w:val="00D159BC"/>
    <w:rsid w:val="00D1643F"/>
    <w:rsid w:val="00D17926"/>
    <w:rsid w:val="00D2124C"/>
    <w:rsid w:val="00D217E7"/>
    <w:rsid w:val="00D21DB2"/>
    <w:rsid w:val="00D23E7C"/>
    <w:rsid w:val="00D2477C"/>
    <w:rsid w:val="00D24DCA"/>
    <w:rsid w:val="00D25255"/>
    <w:rsid w:val="00D25D0E"/>
    <w:rsid w:val="00D26801"/>
    <w:rsid w:val="00D323E1"/>
    <w:rsid w:val="00D33AD2"/>
    <w:rsid w:val="00D33F18"/>
    <w:rsid w:val="00D34695"/>
    <w:rsid w:val="00D359EF"/>
    <w:rsid w:val="00D36B67"/>
    <w:rsid w:val="00D41219"/>
    <w:rsid w:val="00D42220"/>
    <w:rsid w:val="00D42DB2"/>
    <w:rsid w:val="00D4431B"/>
    <w:rsid w:val="00D44D7C"/>
    <w:rsid w:val="00D474BE"/>
    <w:rsid w:val="00D5044C"/>
    <w:rsid w:val="00D50E24"/>
    <w:rsid w:val="00D5176C"/>
    <w:rsid w:val="00D541DE"/>
    <w:rsid w:val="00D5552A"/>
    <w:rsid w:val="00D56838"/>
    <w:rsid w:val="00D5695B"/>
    <w:rsid w:val="00D569C1"/>
    <w:rsid w:val="00D56F0B"/>
    <w:rsid w:val="00D5723A"/>
    <w:rsid w:val="00D6066A"/>
    <w:rsid w:val="00D60A73"/>
    <w:rsid w:val="00D61EB4"/>
    <w:rsid w:val="00D623B1"/>
    <w:rsid w:val="00D65C90"/>
    <w:rsid w:val="00D67CC6"/>
    <w:rsid w:val="00D67D69"/>
    <w:rsid w:val="00D7235D"/>
    <w:rsid w:val="00D74C55"/>
    <w:rsid w:val="00D74D13"/>
    <w:rsid w:val="00D75A43"/>
    <w:rsid w:val="00D77F29"/>
    <w:rsid w:val="00D77FD0"/>
    <w:rsid w:val="00D8046F"/>
    <w:rsid w:val="00D8086A"/>
    <w:rsid w:val="00D80C4B"/>
    <w:rsid w:val="00D81501"/>
    <w:rsid w:val="00D81588"/>
    <w:rsid w:val="00D822C9"/>
    <w:rsid w:val="00D826CD"/>
    <w:rsid w:val="00D8500F"/>
    <w:rsid w:val="00D85110"/>
    <w:rsid w:val="00D85686"/>
    <w:rsid w:val="00D86B08"/>
    <w:rsid w:val="00D870CA"/>
    <w:rsid w:val="00D928AB"/>
    <w:rsid w:val="00D928DF"/>
    <w:rsid w:val="00D929CF"/>
    <w:rsid w:val="00D936ED"/>
    <w:rsid w:val="00D94C80"/>
    <w:rsid w:val="00D9618D"/>
    <w:rsid w:val="00D965EE"/>
    <w:rsid w:val="00D97778"/>
    <w:rsid w:val="00D97790"/>
    <w:rsid w:val="00D9781C"/>
    <w:rsid w:val="00DA21ED"/>
    <w:rsid w:val="00DA2B5C"/>
    <w:rsid w:val="00DA378C"/>
    <w:rsid w:val="00DA58DF"/>
    <w:rsid w:val="00DB064E"/>
    <w:rsid w:val="00DB0B6A"/>
    <w:rsid w:val="00DB1688"/>
    <w:rsid w:val="00DB1C73"/>
    <w:rsid w:val="00DB2BBC"/>
    <w:rsid w:val="00DB5A4A"/>
    <w:rsid w:val="00DB756F"/>
    <w:rsid w:val="00DB774D"/>
    <w:rsid w:val="00DC1B18"/>
    <w:rsid w:val="00DC26B8"/>
    <w:rsid w:val="00DC4F2B"/>
    <w:rsid w:val="00DC5266"/>
    <w:rsid w:val="00DC71C1"/>
    <w:rsid w:val="00DD0368"/>
    <w:rsid w:val="00DD0BBC"/>
    <w:rsid w:val="00DD1A14"/>
    <w:rsid w:val="00DD3010"/>
    <w:rsid w:val="00DD3755"/>
    <w:rsid w:val="00DD4BE8"/>
    <w:rsid w:val="00DE05E2"/>
    <w:rsid w:val="00DE0959"/>
    <w:rsid w:val="00DE15C8"/>
    <w:rsid w:val="00DE1F9D"/>
    <w:rsid w:val="00DE27F9"/>
    <w:rsid w:val="00DE29AE"/>
    <w:rsid w:val="00DE3A36"/>
    <w:rsid w:val="00DE47E6"/>
    <w:rsid w:val="00DE4A31"/>
    <w:rsid w:val="00DE55C3"/>
    <w:rsid w:val="00DE6E1E"/>
    <w:rsid w:val="00DF04C0"/>
    <w:rsid w:val="00DF3C72"/>
    <w:rsid w:val="00DF458E"/>
    <w:rsid w:val="00DF7E66"/>
    <w:rsid w:val="00E0019F"/>
    <w:rsid w:val="00E00276"/>
    <w:rsid w:val="00E012E0"/>
    <w:rsid w:val="00E019D5"/>
    <w:rsid w:val="00E02DE5"/>
    <w:rsid w:val="00E04D7C"/>
    <w:rsid w:val="00E04E4B"/>
    <w:rsid w:val="00E1075C"/>
    <w:rsid w:val="00E1177B"/>
    <w:rsid w:val="00E117FA"/>
    <w:rsid w:val="00E11C6A"/>
    <w:rsid w:val="00E12975"/>
    <w:rsid w:val="00E134CF"/>
    <w:rsid w:val="00E13616"/>
    <w:rsid w:val="00E1672D"/>
    <w:rsid w:val="00E2138C"/>
    <w:rsid w:val="00E2182D"/>
    <w:rsid w:val="00E22B3F"/>
    <w:rsid w:val="00E2758C"/>
    <w:rsid w:val="00E27FCE"/>
    <w:rsid w:val="00E30466"/>
    <w:rsid w:val="00E31E26"/>
    <w:rsid w:val="00E33FBF"/>
    <w:rsid w:val="00E3421E"/>
    <w:rsid w:val="00E36744"/>
    <w:rsid w:val="00E441B7"/>
    <w:rsid w:val="00E44449"/>
    <w:rsid w:val="00E455F6"/>
    <w:rsid w:val="00E46FC8"/>
    <w:rsid w:val="00E47799"/>
    <w:rsid w:val="00E5109E"/>
    <w:rsid w:val="00E510AD"/>
    <w:rsid w:val="00E52457"/>
    <w:rsid w:val="00E603EB"/>
    <w:rsid w:val="00E625FB"/>
    <w:rsid w:val="00E6379A"/>
    <w:rsid w:val="00E6403E"/>
    <w:rsid w:val="00E660F1"/>
    <w:rsid w:val="00E67CAC"/>
    <w:rsid w:val="00E70784"/>
    <w:rsid w:val="00E71C61"/>
    <w:rsid w:val="00E72264"/>
    <w:rsid w:val="00E73008"/>
    <w:rsid w:val="00E766AD"/>
    <w:rsid w:val="00E76935"/>
    <w:rsid w:val="00E76A81"/>
    <w:rsid w:val="00E76F99"/>
    <w:rsid w:val="00E81A13"/>
    <w:rsid w:val="00E83D76"/>
    <w:rsid w:val="00E842F2"/>
    <w:rsid w:val="00E856EC"/>
    <w:rsid w:val="00E914FD"/>
    <w:rsid w:val="00E92ACD"/>
    <w:rsid w:val="00E93DE0"/>
    <w:rsid w:val="00E949AF"/>
    <w:rsid w:val="00E95601"/>
    <w:rsid w:val="00EA0544"/>
    <w:rsid w:val="00EA140A"/>
    <w:rsid w:val="00EA19FC"/>
    <w:rsid w:val="00EA3437"/>
    <w:rsid w:val="00EA4226"/>
    <w:rsid w:val="00EA5311"/>
    <w:rsid w:val="00EA7130"/>
    <w:rsid w:val="00EB1615"/>
    <w:rsid w:val="00EB1650"/>
    <w:rsid w:val="00EB4C0C"/>
    <w:rsid w:val="00EB5115"/>
    <w:rsid w:val="00EB5BBC"/>
    <w:rsid w:val="00EB613F"/>
    <w:rsid w:val="00EB72C5"/>
    <w:rsid w:val="00EB776D"/>
    <w:rsid w:val="00EC39C7"/>
    <w:rsid w:val="00EC7598"/>
    <w:rsid w:val="00EC7827"/>
    <w:rsid w:val="00ED0121"/>
    <w:rsid w:val="00ED12ED"/>
    <w:rsid w:val="00ED1B7D"/>
    <w:rsid w:val="00ED2550"/>
    <w:rsid w:val="00ED2D74"/>
    <w:rsid w:val="00ED39BF"/>
    <w:rsid w:val="00ED6385"/>
    <w:rsid w:val="00EE0889"/>
    <w:rsid w:val="00EE0B4C"/>
    <w:rsid w:val="00EE0CD1"/>
    <w:rsid w:val="00EE1E5B"/>
    <w:rsid w:val="00EE2B8F"/>
    <w:rsid w:val="00EE358C"/>
    <w:rsid w:val="00EE4900"/>
    <w:rsid w:val="00EE6F83"/>
    <w:rsid w:val="00EF1186"/>
    <w:rsid w:val="00EF1596"/>
    <w:rsid w:val="00EF1E6A"/>
    <w:rsid w:val="00EF2A08"/>
    <w:rsid w:val="00EF2E0E"/>
    <w:rsid w:val="00EF3662"/>
    <w:rsid w:val="00EF38B7"/>
    <w:rsid w:val="00EF5574"/>
    <w:rsid w:val="00EF57A9"/>
    <w:rsid w:val="00EF602F"/>
    <w:rsid w:val="00EF7DFF"/>
    <w:rsid w:val="00EF7E66"/>
    <w:rsid w:val="00F00CF3"/>
    <w:rsid w:val="00F03F4F"/>
    <w:rsid w:val="00F05D15"/>
    <w:rsid w:val="00F05F82"/>
    <w:rsid w:val="00F11B9D"/>
    <w:rsid w:val="00F11DC4"/>
    <w:rsid w:val="00F136C1"/>
    <w:rsid w:val="00F16AE2"/>
    <w:rsid w:val="00F22CD7"/>
    <w:rsid w:val="00F25DA5"/>
    <w:rsid w:val="00F25E54"/>
    <w:rsid w:val="00F3018F"/>
    <w:rsid w:val="00F31A06"/>
    <w:rsid w:val="00F32057"/>
    <w:rsid w:val="00F327C7"/>
    <w:rsid w:val="00F34C91"/>
    <w:rsid w:val="00F35838"/>
    <w:rsid w:val="00F364C2"/>
    <w:rsid w:val="00F36FF1"/>
    <w:rsid w:val="00F40370"/>
    <w:rsid w:val="00F42EDB"/>
    <w:rsid w:val="00F43768"/>
    <w:rsid w:val="00F43C2E"/>
    <w:rsid w:val="00F443B3"/>
    <w:rsid w:val="00F444D2"/>
    <w:rsid w:val="00F4469B"/>
    <w:rsid w:val="00F46310"/>
    <w:rsid w:val="00F46667"/>
    <w:rsid w:val="00F46F9C"/>
    <w:rsid w:val="00F47030"/>
    <w:rsid w:val="00F477F3"/>
    <w:rsid w:val="00F47A7F"/>
    <w:rsid w:val="00F506F0"/>
    <w:rsid w:val="00F50A34"/>
    <w:rsid w:val="00F542B5"/>
    <w:rsid w:val="00F557CD"/>
    <w:rsid w:val="00F56C3D"/>
    <w:rsid w:val="00F6135D"/>
    <w:rsid w:val="00F61716"/>
    <w:rsid w:val="00F61A5D"/>
    <w:rsid w:val="00F62285"/>
    <w:rsid w:val="00F62566"/>
    <w:rsid w:val="00F649CB"/>
    <w:rsid w:val="00F65AC2"/>
    <w:rsid w:val="00F669E5"/>
    <w:rsid w:val="00F6718C"/>
    <w:rsid w:val="00F676FD"/>
    <w:rsid w:val="00F70585"/>
    <w:rsid w:val="00F70ECE"/>
    <w:rsid w:val="00F71DD9"/>
    <w:rsid w:val="00F720DD"/>
    <w:rsid w:val="00F7329F"/>
    <w:rsid w:val="00F74F3C"/>
    <w:rsid w:val="00F75B6F"/>
    <w:rsid w:val="00F766A3"/>
    <w:rsid w:val="00F801BD"/>
    <w:rsid w:val="00F8021A"/>
    <w:rsid w:val="00F814AA"/>
    <w:rsid w:val="00F841C8"/>
    <w:rsid w:val="00F84877"/>
    <w:rsid w:val="00F85548"/>
    <w:rsid w:val="00F869BB"/>
    <w:rsid w:val="00F86AE1"/>
    <w:rsid w:val="00F90748"/>
    <w:rsid w:val="00F93791"/>
    <w:rsid w:val="00F9428E"/>
    <w:rsid w:val="00F943F2"/>
    <w:rsid w:val="00F952F9"/>
    <w:rsid w:val="00F95791"/>
    <w:rsid w:val="00F95C19"/>
    <w:rsid w:val="00F95D33"/>
    <w:rsid w:val="00F96A19"/>
    <w:rsid w:val="00F97082"/>
    <w:rsid w:val="00F9772D"/>
    <w:rsid w:val="00FA0804"/>
    <w:rsid w:val="00FA0CE3"/>
    <w:rsid w:val="00FA0F12"/>
    <w:rsid w:val="00FA32E1"/>
    <w:rsid w:val="00FA3D84"/>
    <w:rsid w:val="00FA528A"/>
    <w:rsid w:val="00FB0E36"/>
    <w:rsid w:val="00FB12F1"/>
    <w:rsid w:val="00FB157B"/>
    <w:rsid w:val="00FB47FE"/>
    <w:rsid w:val="00FB566D"/>
    <w:rsid w:val="00FB59B7"/>
    <w:rsid w:val="00FB5D24"/>
    <w:rsid w:val="00FB5F91"/>
    <w:rsid w:val="00FB6B93"/>
    <w:rsid w:val="00FB704D"/>
    <w:rsid w:val="00FC159F"/>
    <w:rsid w:val="00FC359C"/>
    <w:rsid w:val="00FC470D"/>
    <w:rsid w:val="00FC6003"/>
    <w:rsid w:val="00FC6A5F"/>
    <w:rsid w:val="00FC72FF"/>
    <w:rsid w:val="00FC7C6C"/>
    <w:rsid w:val="00FD0A63"/>
    <w:rsid w:val="00FD2957"/>
    <w:rsid w:val="00FD2DA1"/>
    <w:rsid w:val="00FD56E5"/>
    <w:rsid w:val="00FE0B3C"/>
    <w:rsid w:val="00FE3972"/>
    <w:rsid w:val="00FE491F"/>
    <w:rsid w:val="00FE4BC1"/>
    <w:rsid w:val="00FE508D"/>
    <w:rsid w:val="00FE63C9"/>
    <w:rsid w:val="00FE6B87"/>
    <w:rsid w:val="00FE75FB"/>
    <w:rsid w:val="00FF0B07"/>
    <w:rsid w:val="00FF0E15"/>
    <w:rsid w:val="00FF1332"/>
    <w:rsid w:val="00FF5FB2"/>
    <w:rsid w:val="00FF6135"/>
    <w:rsid w:val="0314B9EF"/>
    <w:rsid w:val="037A9602"/>
    <w:rsid w:val="05F460D2"/>
    <w:rsid w:val="1389657F"/>
    <w:rsid w:val="1B62D32B"/>
    <w:rsid w:val="1CB6C208"/>
    <w:rsid w:val="21721214"/>
    <w:rsid w:val="2AD4C085"/>
    <w:rsid w:val="2F11CAD1"/>
    <w:rsid w:val="30E22610"/>
    <w:rsid w:val="38F082B0"/>
    <w:rsid w:val="3BE0C2A9"/>
    <w:rsid w:val="4FBF9487"/>
    <w:rsid w:val="5B135B6D"/>
    <w:rsid w:val="5E48C6ED"/>
    <w:rsid w:val="61794C88"/>
    <w:rsid w:val="6273860D"/>
    <w:rsid w:val="694B141E"/>
    <w:rsid w:val="759F6978"/>
    <w:rsid w:val="76E05ECA"/>
    <w:rsid w:val="7B5EA1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7D364D"/>
  <w15:chartTrackingRefBased/>
  <w15:docId w15:val="{0B91E826-EE40-4207-9949-3E5A60F80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3D6"/>
    <w:pPr>
      <w:spacing w:after="160" w:line="259" w:lineRule="auto"/>
    </w:pPr>
    <w:rPr>
      <w:kern w:val="0"/>
      <w:sz w:val="22"/>
      <w:szCs w:val="22"/>
      <w14:ligatures w14:val="none"/>
    </w:rPr>
  </w:style>
  <w:style w:type="paragraph" w:styleId="Heading1">
    <w:name w:val="heading 1"/>
    <w:basedOn w:val="Normal"/>
    <w:next w:val="Normal"/>
    <w:link w:val="Heading1Char"/>
    <w:uiPriority w:val="9"/>
    <w:qFormat/>
    <w:rsid w:val="002856AE"/>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856AE"/>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856AE"/>
    <w:pPr>
      <w:keepNext/>
      <w:keepLines/>
      <w:spacing w:before="160" w:after="80" w:line="240"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856AE"/>
    <w:pPr>
      <w:keepNext/>
      <w:keepLines/>
      <w:spacing w:before="80" w:after="40" w:line="240"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856AE"/>
    <w:pPr>
      <w:keepNext/>
      <w:keepLines/>
      <w:spacing w:before="80" w:after="40" w:line="240"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856AE"/>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856AE"/>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856AE"/>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856AE"/>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6AE"/>
    <w:rPr>
      <w:rFonts w:eastAsiaTheme="majorEastAsia" w:cstheme="majorBidi"/>
      <w:color w:val="272727" w:themeColor="text1" w:themeTint="D8"/>
    </w:rPr>
  </w:style>
  <w:style w:type="paragraph" w:styleId="Title">
    <w:name w:val="Title"/>
    <w:basedOn w:val="Normal"/>
    <w:next w:val="Normal"/>
    <w:link w:val="TitleChar"/>
    <w:uiPriority w:val="10"/>
    <w:qFormat/>
    <w:rsid w:val="002856A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85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6AE"/>
    <w:pPr>
      <w:numPr>
        <w:ilvl w:val="1"/>
      </w:numPr>
      <w:spacing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85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6AE"/>
    <w:pPr>
      <w:spacing w:before="160" w:line="240"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856AE"/>
    <w:rPr>
      <w:i/>
      <w:iCs/>
      <w:color w:val="404040" w:themeColor="text1" w:themeTint="BF"/>
    </w:rPr>
  </w:style>
  <w:style w:type="paragraph" w:styleId="ListParagraph">
    <w:name w:val="List Paragraph"/>
    <w:basedOn w:val="Normal"/>
    <w:uiPriority w:val="34"/>
    <w:qFormat/>
    <w:rsid w:val="002856AE"/>
    <w:pPr>
      <w:spacing w:after="0" w:line="240"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2856AE"/>
    <w:rPr>
      <w:i/>
      <w:iCs/>
      <w:color w:val="0F4761" w:themeColor="accent1" w:themeShade="BF"/>
    </w:rPr>
  </w:style>
  <w:style w:type="paragraph" w:styleId="IntenseQuote">
    <w:name w:val="Intense Quote"/>
    <w:basedOn w:val="Normal"/>
    <w:next w:val="Normal"/>
    <w:link w:val="IntenseQuoteChar"/>
    <w:uiPriority w:val="30"/>
    <w:qFormat/>
    <w:rsid w:val="002856AE"/>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856AE"/>
    <w:rPr>
      <w:i/>
      <w:iCs/>
      <w:color w:val="0F4761" w:themeColor="accent1" w:themeShade="BF"/>
    </w:rPr>
  </w:style>
  <w:style w:type="character" w:styleId="IntenseReference">
    <w:name w:val="Intense Reference"/>
    <w:basedOn w:val="DefaultParagraphFont"/>
    <w:uiPriority w:val="32"/>
    <w:qFormat/>
    <w:rsid w:val="002856AE"/>
    <w:rPr>
      <w:b/>
      <w:bCs/>
      <w:smallCaps/>
      <w:color w:val="0F4761" w:themeColor="accent1" w:themeShade="BF"/>
      <w:spacing w:val="5"/>
    </w:rPr>
  </w:style>
  <w:style w:type="character" w:styleId="Hyperlink">
    <w:name w:val="Hyperlink"/>
    <w:basedOn w:val="DefaultParagraphFont"/>
    <w:uiPriority w:val="99"/>
    <w:unhideWhenUsed/>
    <w:rsid w:val="001B3FFE"/>
    <w:rPr>
      <w:color w:val="0000FF"/>
      <w:u w:val="single"/>
    </w:rPr>
  </w:style>
  <w:style w:type="character" w:styleId="UnresolvedMention">
    <w:name w:val="Unresolved Mention"/>
    <w:basedOn w:val="DefaultParagraphFont"/>
    <w:uiPriority w:val="99"/>
    <w:semiHidden/>
    <w:unhideWhenUsed/>
    <w:rsid w:val="00BB3876"/>
    <w:rPr>
      <w:color w:val="605E5C"/>
      <w:shd w:val="clear" w:color="auto" w:fill="E1DFDD"/>
    </w:rPr>
  </w:style>
  <w:style w:type="character" w:styleId="FollowedHyperlink">
    <w:name w:val="FollowedHyperlink"/>
    <w:basedOn w:val="DefaultParagraphFont"/>
    <w:uiPriority w:val="99"/>
    <w:semiHidden/>
    <w:unhideWhenUsed/>
    <w:rsid w:val="00C95552"/>
    <w:rPr>
      <w:color w:val="96607D" w:themeColor="followedHyperlink"/>
      <w:u w:val="single"/>
    </w:rPr>
  </w:style>
  <w:style w:type="character" w:styleId="CommentReference">
    <w:name w:val="annotation reference"/>
    <w:basedOn w:val="DefaultParagraphFont"/>
    <w:uiPriority w:val="99"/>
    <w:semiHidden/>
    <w:unhideWhenUsed/>
    <w:rsid w:val="00DE05E2"/>
    <w:rPr>
      <w:sz w:val="16"/>
      <w:szCs w:val="16"/>
    </w:rPr>
  </w:style>
  <w:style w:type="paragraph" w:styleId="CommentText">
    <w:name w:val="annotation text"/>
    <w:basedOn w:val="Normal"/>
    <w:link w:val="CommentTextChar"/>
    <w:uiPriority w:val="99"/>
    <w:unhideWhenUsed/>
    <w:rsid w:val="00DE05E2"/>
    <w:pPr>
      <w:spacing w:line="240" w:lineRule="auto"/>
    </w:pPr>
    <w:rPr>
      <w:sz w:val="20"/>
      <w:szCs w:val="20"/>
    </w:rPr>
  </w:style>
  <w:style w:type="character" w:customStyle="1" w:styleId="CommentTextChar">
    <w:name w:val="Comment Text Char"/>
    <w:basedOn w:val="DefaultParagraphFont"/>
    <w:link w:val="CommentText"/>
    <w:uiPriority w:val="99"/>
    <w:rsid w:val="00DE05E2"/>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E05E2"/>
    <w:rPr>
      <w:b/>
      <w:bCs/>
    </w:rPr>
  </w:style>
  <w:style w:type="character" w:customStyle="1" w:styleId="CommentSubjectChar">
    <w:name w:val="Comment Subject Char"/>
    <w:basedOn w:val="CommentTextChar"/>
    <w:link w:val="CommentSubject"/>
    <w:uiPriority w:val="99"/>
    <w:semiHidden/>
    <w:rsid w:val="00DE05E2"/>
    <w:rPr>
      <w:b/>
      <w:bCs/>
      <w:kern w:val="0"/>
      <w:sz w:val="20"/>
      <w:szCs w:val="20"/>
      <w14:ligatures w14:val="none"/>
    </w:rPr>
  </w:style>
  <w:style w:type="paragraph" w:customStyle="1" w:styleId="EndNoteBibliographyTitle">
    <w:name w:val="EndNote Bibliography Title"/>
    <w:basedOn w:val="Normal"/>
    <w:link w:val="EndNoteBibliographyTitleChar"/>
    <w:rsid w:val="00816B0A"/>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816B0A"/>
    <w:rPr>
      <w:rFonts w:ascii="Aptos" w:hAnsi="Aptos"/>
      <w:noProof/>
      <w:kern w:val="0"/>
      <w:sz w:val="22"/>
      <w:szCs w:val="22"/>
      <w14:ligatures w14:val="none"/>
    </w:rPr>
  </w:style>
  <w:style w:type="paragraph" w:customStyle="1" w:styleId="EndNoteBibliography">
    <w:name w:val="EndNote Bibliography"/>
    <w:basedOn w:val="Normal"/>
    <w:link w:val="EndNoteBibliographyChar"/>
    <w:rsid w:val="00816B0A"/>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816B0A"/>
    <w:rPr>
      <w:rFonts w:ascii="Aptos" w:hAnsi="Aptos"/>
      <w:noProof/>
      <w:kern w:val="0"/>
      <w:sz w:val="22"/>
      <w:szCs w:val="22"/>
      <w14:ligatures w14:val="none"/>
    </w:rPr>
  </w:style>
  <w:style w:type="character" w:styleId="Mention">
    <w:name w:val="Mention"/>
    <w:basedOn w:val="DefaultParagraphFont"/>
    <w:uiPriority w:val="99"/>
    <w:unhideWhenUsed/>
    <w:rsid w:val="0016046E"/>
    <w:rPr>
      <w:color w:val="2B579A"/>
      <w:shd w:val="clear" w:color="auto" w:fill="E1DFDD"/>
    </w:rPr>
  </w:style>
  <w:style w:type="paragraph" w:styleId="Revision">
    <w:name w:val="Revision"/>
    <w:hidden/>
    <w:uiPriority w:val="99"/>
    <w:semiHidden/>
    <w:rsid w:val="00686E7B"/>
    <w:rPr>
      <w:kern w:val="0"/>
      <w:sz w:val="22"/>
      <w:szCs w:val="22"/>
      <w14:ligatures w14:val="none"/>
    </w:rPr>
  </w:style>
  <w:style w:type="paragraph" w:customStyle="1" w:styleId="Body">
    <w:name w:val="Body"/>
    <w:basedOn w:val="Normal"/>
    <w:link w:val="BodyChar"/>
    <w:qFormat/>
    <w:rsid w:val="002521F7"/>
    <w:pPr>
      <w:spacing w:after="0" w:line="480" w:lineRule="auto"/>
      <w:ind w:firstLine="720"/>
    </w:pPr>
    <w:rPr>
      <w:rFonts w:ascii="Times New Roman" w:hAnsi="Times New Roman"/>
      <w:kern w:val="2"/>
      <w:sz w:val="24"/>
      <w14:ligatures w14:val="standardContextual"/>
    </w:rPr>
  </w:style>
  <w:style w:type="character" w:customStyle="1" w:styleId="BodyChar">
    <w:name w:val="Body Char"/>
    <w:basedOn w:val="DefaultParagraphFont"/>
    <w:link w:val="Body"/>
    <w:rsid w:val="002521F7"/>
    <w:rPr>
      <w:rFonts w:ascii="Times New Roman" w:hAnsi="Times New Roman"/>
      <w:szCs w:val="22"/>
    </w:rPr>
  </w:style>
  <w:style w:type="paragraph" w:styleId="Header">
    <w:name w:val="header"/>
    <w:basedOn w:val="Normal"/>
    <w:link w:val="HeaderChar"/>
    <w:uiPriority w:val="99"/>
    <w:unhideWhenUsed/>
    <w:rsid w:val="00C90C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C72"/>
    <w:rPr>
      <w:kern w:val="0"/>
      <w:sz w:val="22"/>
      <w:szCs w:val="22"/>
      <w14:ligatures w14:val="none"/>
    </w:rPr>
  </w:style>
  <w:style w:type="paragraph" w:styleId="Footer">
    <w:name w:val="footer"/>
    <w:basedOn w:val="Normal"/>
    <w:link w:val="FooterChar"/>
    <w:uiPriority w:val="99"/>
    <w:unhideWhenUsed/>
    <w:rsid w:val="00C90C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C7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9829">
      <w:bodyDiv w:val="1"/>
      <w:marLeft w:val="0"/>
      <w:marRight w:val="0"/>
      <w:marTop w:val="0"/>
      <w:marBottom w:val="0"/>
      <w:divBdr>
        <w:top w:val="none" w:sz="0" w:space="0" w:color="auto"/>
        <w:left w:val="none" w:sz="0" w:space="0" w:color="auto"/>
        <w:bottom w:val="none" w:sz="0" w:space="0" w:color="auto"/>
        <w:right w:val="none" w:sz="0" w:space="0" w:color="auto"/>
      </w:divBdr>
    </w:div>
    <w:div w:id="222375325">
      <w:bodyDiv w:val="1"/>
      <w:marLeft w:val="0"/>
      <w:marRight w:val="0"/>
      <w:marTop w:val="0"/>
      <w:marBottom w:val="0"/>
      <w:divBdr>
        <w:top w:val="none" w:sz="0" w:space="0" w:color="auto"/>
        <w:left w:val="none" w:sz="0" w:space="0" w:color="auto"/>
        <w:bottom w:val="none" w:sz="0" w:space="0" w:color="auto"/>
        <w:right w:val="none" w:sz="0" w:space="0" w:color="auto"/>
      </w:divBdr>
    </w:div>
    <w:div w:id="316229924">
      <w:bodyDiv w:val="1"/>
      <w:marLeft w:val="0"/>
      <w:marRight w:val="0"/>
      <w:marTop w:val="0"/>
      <w:marBottom w:val="0"/>
      <w:divBdr>
        <w:top w:val="none" w:sz="0" w:space="0" w:color="auto"/>
        <w:left w:val="none" w:sz="0" w:space="0" w:color="auto"/>
        <w:bottom w:val="none" w:sz="0" w:space="0" w:color="auto"/>
        <w:right w:val="none" w:sz="0" w:space="0" w:color="auto"/>
      </w:divBdr>
    </w:div>
    <w:div w:id="370887121">
      <w:bodyDiv w:val="1"/>
      <w:marLeft w:val="0"/>
      <w:marRight w:val="0"/>
      <w:marTop w:val="0"/>
      <w:marBottom w:val="0"/>
      <w:divBdr>
        <w:top w:val="none" w:sz="0" w:space="0" w:color="auto"/>
        <w:left w:val="none" w:sz="0" w:space="0" w:color="auto"/>
        <w:bottom w:val="none" w:sz="0" w:space="0" w:color="auto"/>
        <w:right w:val="none" w:sz="0" w:space="0" w:color="auto"/>
      </w:divBdr>
    </w:div>
    <w:div w:id="390158152">
      <w:bodyDiv w:val="1"/>
      <w:marLeft w:val="0"/>
      <w:marRight w:val="0"/>
      <w:marTop w:val="0"/>
      <w:marBottom w:val="0"/>
      <w:divBdr>
        <w:top w:val="none" w:sz="0" w:space="0" w:color="auto"/>
        <w:left w:val="none" w:sz="0" w:space="0" w:color="auto"/>
        <w:bottom w:val="none" w:sz="0" w:space="0" w:color="auto"/>
        <w:right w:val="none" w:sz="0" w:space="0" w:color="auto"/>
      </w:divBdr>
    </w:div>
    <w:div w:id="458184782">
      <w:bodyDiv w:val="1"/>
      <w:marLeft w:val="0"/>
      <w:marRight w:val="0"/>
      <w:marTop w:val="0"/>
      <w:marBottom w:val="0"/>
      <w:divBdr>
        <w:top w:val="none" w:sz="0" w:space="0" w:color="auto"/>
        <w:left w:val="none" w:sz="0" w:space="0" w:color="auto"/>
        <w:bottom w:val="none" w:sz="0" w:space="0" w:color="auto"/>
        <w:right w:val="none" w:sz="0" w:space="0" w:color="auto"/>
      </w:divBdr>
    </w:div>
    <w:div w:id="602961306">
      <w:bodyDiv w:val="1"/>
      <w:marLeft w:val="0"/>
      <w:marRight w:val="0"/>
      <w:marTop w:val="0"/>
      <w:marBottom w:val="0"/>
      <w:divBdr>
        <w:top w:val="none" w:sz="0" w:space="0" w:color="auto"/>
        <w:left w:val="none" w:sz="0" w:space="0" w:color="auto"/>
        <w:bottom w:val="none" w:sz="0" w:space="0" w:color="auto"/>
        <w:right w:val="none" w:sz="0" w:space="0" w:color="auto"/>
      </w:divBdr>
    </w:div>
    <w:div w:id="633297843">
      <w:bodyDiv w:val="1"/>
      <w:marLeft w:val="0"/>
      <w:marRight w:val="0"/>
      <w:marTop w:val="0"/>
      <w:marBottom w:val="0"/>
      <w:divBdr>
        <w:top w:val="none" w:sz="0" w:space="0" w:color="auto"/>
        <w:left w:val="none" w:sz="0" w:space="0" w:color="auto"/>
        <w:bottom w:val="none" w:sz="0" w:space="0" w:color="auto"/>
        <w:right w:val="none" w:sz="0" w:space="0" w:color="auto"/>
      </w:divBdr>
    </w:div>
    <w:div w:id="677469701">
      <w:bodyDiv w:val="1"/>
      <w:marLeft w:val="0"/>
      <w:marRight w:val="0"/>
      <w:marTop w:val="0"/>
      <w:marBottom w:val="0"/>
      <w:divBdr>
        <w:top w:val="none" w:sz="0" w:space="0" w:color="auto"/>
        <w:left w:val="none" w:sz="0" w:space="0" w:color="auto"/>
        <w:bottom w:val="none" w:sz="0" w:space="0" w:color="auto"/>
        <w:right w:val="none" w:sz="0" w:space="0" w:color="auto"/>
      </w:divBdr>
    </w:div>
    <w:div w:id="696808031">
      <w:bodyDiv w:val="1"/>
      <w:marLeft w:val="0"/>
      <w:marRight w:val="0"/>
      <w:marTop w:val="0"/>
      <w:marBottom w:val="0"/>
      <w:divBdr>
        <w:top w:val="none" w:sz="0" w:space="0" w:color="auto"/>
        <w:left w:val="none" w:sz="0" w:space="0" w:color="auto"/>
        <w:bottom w:val="none" w:sz="0" w:space="0" w:color="auto"/>
        <w:right w:val="none" w:sz="0" w:space="0" w:color="auto"/>
      </w:divBdr>
    </w:div>
    <w:div w:id="766072331">
      <w:bodyDiv w:val="1"/>
      <w:marLeft w:val="0"/>
      <w:marRight w:val="0"/>
      <w:marTop w:val="0"/>
      <w:marBottom w:val="0"/>
      <w:divBdr>
        <w:top w:val="none" w:sz="0" w:space="0" w:color="auto"/>
        <w:left w:val="none" w:sz="0" w:space="0" w:color="auto"/>
        <w:bottom w:val="none" w:sz="0" w:space="0" w:color="auto"/>
        <w:right w:val="none" w:sz="0" w:space="0" w:color="auto"/>
      </w:divBdr>
    </w:div>
    <w:div w:id="769202445">
      <w:bodyDiv w:val="1"/>
      <w:marLeft w:val="0"/>
      <w:marRight w:val="0"/>
      <w:marTop w:val="0"/>
      <w:marBottom w:val="0"/>
      <w:divBdr>
        <w:top w:val="none" w:sz="0" w:space="0" w:color="auto"/>
        <w:left w:val="none" w:sz="0" w:space="0" w:color="auto"/>
        <w:bottom w:val="none" w:sz="0" w:space="0" w:color="auto"/>
        <w:right w:val="none" w:sz="0" w:space="0" w:color="auto"/>
      </w:divBdr>
    </w:div>
    <w:div w:id="785663726">
      <w:bodyDiv w:val="1"/>
      <w:marLeft w:val="0"/>
      <w:marRight w:val="0"/>
      <w:marTop w:val="0"/>
      <w:marBottom w:val="0"/>
      <w:divBdr>
        <w:top w:val="none" w:sz="0" w:space="0" w:color="auto"/>
        <w:left w:val="none" w:sz="0" w:space="0" w:color="auto"/>
        <w:bottom w:val="none" w:sz="0" w:space="0" w:color="auto"/>
        <w:right w:val="none" w:sz="0" w:space="0" w:color="auto"/>
      </w:divBdr>
    </w:div>
    <w:div w:id="789738265">
      <w:bodyDiv w:val="1"/>
      <w:marLeft w:val="0"/>
      <w:marRight w:val="0"/>
      <w:marTop w:val="0"/>
      <w:marBottom w:val="0"/>
      <w:divBdr>
        <w:top w:val="none" w:sz="0" w:space="0" w:color="auto"/>
        <w:left w:val="none" w:sz="0" w:space="0" w:color="auto"/>
        <w:bottom w:val="none" w:sz="0" w:space="0" w:color="auto"/>
        <w:right w:val="none" w:sz="0" w:space="0" w:color="auto"/>
      </w:divBdr>
    </w:div>
    <w:div w:id="808785586">
      <w:bodyDiv w:val="1"/>
      <w:marLeft w:val="0"/>
      <w:marRight w:val="0"/>
      <w:marTop w:val="0"/>
      <w:marBottom w:val="0"/>
      <w:divBdr>
        <w:top w:val="none" w:sz="0" w:space="0" w:color="auto"/>
        <w:left w:val="none" w:sz="0" w:space="0" w:color="auto"/>
        <w:bottom w:val="none" w:sz="0" w:space="0" w:color="auto"/>
        <w:right w:val="none" w:sz="0" w:space="0" w:color="auto"/>
      </w:divBdr>
    </w:div>
    <w:div w:id="830952251">
      <w:bodyDiv w:val="1"/>
      <w:marLeft w:val="0"/>
      <w:marRight w:val="0"/>
      <w:marTop w:val="0"/>
      <w:marBottom w:val="0"/>
      <w:divBdr>
        <w:top w:val="none" w:sz="0" w:space="0" w:color="auto"/>
        <w:left w:val="none" w:sz="0" w:space="0" w:color="auto"/>
        <w:bottom w:val="none" w:sz="0" w:space="0" w:color="auto"/>
        <w:right w:val="none" w:sz="0" w:space="0" w:color="auto"/>
      </w:divBdr>
    </w:div>
    <w:div w:id="835537407">
      <w:bodyDiv w:val="1"/>
      <w:marLeft w:val="0"/>
      <w:marRight w:val="0"/>
      <w:marTop w:val="0"/>
      <w:marBottom w:val="0"/>
      <w:divBdr>
        <w:top w:val="none" w:sz="0" w:space="0" w:color="auto"/>
        <w:left w:val="none" w:sz="0" w:space="0" w:color="auto"/>
        <w:bottom w:val="none" w:sz="0" w:space="0" w:color="auto"/>
        <w:right w:val="none" w:sz="0" w:space="0" w:color="auto"/>
      </w:divBdr>
    </w:div>
    <w:div w:id="856238569">
      <w:bodyDiv w:val="1"/>
      <w:marLeft w:val="0"/>
      <w:marRight w:val="0"/>
      <w:marTop w:val="0"/>
      <w:marBottom w:val="0"/>
      <w:divBdr>
        <w:top w:val="none" w:sz="0" w:space="0" w:color="auto"/>
        <w:left w:val="none" w:sz="0" w:space="0" w:color="auto"/>
        <w:bottom w:val="none" w:sz="0" w:space="0" w:color="auto"/>
        <w:right w:val="none" w:sz="0" w:space="0" w:color="auto"/>
      </w:divBdr>
    </w:div>
    <w:div w:id="1086803526">
      <w:bodyDiv w:val="1"/>
      <w:marLeft w:val="0"/>
      <w:marRight w:val="0"/>
      <w:marTop w:val="0"/>
      <w:marBottom w:val="0"/>
      <w:divBdr>
        <w:top w:val="none" w:sz="0" w:space="0" w:color="auto"/>
        <w:left w:val="none" w:sz="0" w:space="0" w:color="auto"/>
        <w:bottom w:val="none" w:sz="0" w:space="0" w:color="auto"/>
        <w:right w:val="none" w:sz="0" w:space="0" w:color="auto"/>
      </w:divBdr>
    </w:div>
    <w:div w:id="1130636152">
      <w:bodyDiv w:val="1"/>
      <w:marLeft w:val="0"/>
      <w:marRight w:val="0"/>
      <w:marTop w:val="0"/>
      <w:marBottom w:val="0"/>
      <w:divBdr>
        <w:top w:val="none" w:sz="0" w:space="0" w:color="auto"/>
        <w:left w:val="none" w:sz="0" w:space="0" w:color="auto"/>
        <w:bottom w:val="none" w:sz="0" w:space="0" w:color="auto"/>
        <w:right w:val="none" w:sz="0" w:space="0" w:color="auto"/>
      </w:divBdr>
    </w:div>
    <w:div w:id="1201090829">
      <w:bodyDiv w:val="1"/>
      <w:marLeft w:val="0"/>
      <w:marRight w:val="0"/>
      <w:marTop w:val="0"/>
      <w:marBottom w:val="0"/>
      <w:divBdr>
        <w:top w:val="none" w:sz="0" w:space="0" w:color="auto"/>
        <w:left w:val="none" w:sz="0" w:space="0" w:color="auto"/>
        <w:bottom w:val="none" w:sz="0" w:space="0" w:color="auto"/>
        <w:right w:val="none" w:sz="0" w:space="0" w:color="auto"/>
      </w:divBdr>
    </w:div>
    <w:div w:id="1268584699">
      <w:bodyDiv w:val="1"/>
      <w:marLeft w:val="0"/>
      <w:marRight w:val="0"/>
      <w:marTop w:val="0"/>
      <w:marBottom w:val="0"/>
      <w:divBdr>
        <w:top w:val="none" w:sz="0" w:space="0" w:color="auto"/>
        <w:left w:val="none" w:sz="0" w:space="0" w:color="auto"/>
        <w:bottom w:val="none" w:sz="0" w:space="0" w:color="auto"/>
        <w:right w:val="none" w:sz="0" w:space="0" w:color="auto"/>
      </w:divBdr>
    </w:div>
    <w:div w:id="1321035967">
      <w:bodyDiv w:val="1"/>
      <w:marLeft w:val="0"/>
      <w:marRight w:val="0"/>
      <w:marTop w:val="0"/>
      <w:marBottom w:val="0"/>
      <w:divBdr>
        <w:top w:val="none" w:sz="0" w:space="0" w:color="auto"/>
        <w:left w:val="none" w:sz="0" w:space="0" w:color="auto"/>
        <w:bottom w:val="none" w:sz="0" w:space="0" w:color="auto"/>
        <w:right w:val="none" w:sz="0" w:space="0" w:color="auto"/>
      </w:divBdr>
    </w:div>
    <w:div w:id="1325280889">
      <w:bodyDiv w:val="1"/>
      <w:marLeft w:val="0"/>
      <w:marRight w:val="0"/>
      <w:marTop w:val="0"/>
      <w:marBottom w:val="0"/>
      <w:divBdr>
        <w:top w:val="none" w:sz="0" w:space="0" w:color="auto"/>
        <w:left w:val="none" w:sz="0" w:space="0" w:color="auto"/>
        <w:bottom w:val="none" w:sz="0" w:space="0" w:color="auto"/>
        <w:right w:val="none" w:sz="0" w:space="0" w:color="auto"/>
      </w:divBdr>
    </w:div>
    <w:div w:id="1330982651">
      <w:bodyDiv w:val="1"/>
      <w:marLeft w:val="0"/>
      <w:marRight w:val="0"/>
      <w:marTop w:val="0"/>
      <w:marBottom w:val="0"/>
      <w:divBdr>
        <w:top w:val="none" w:sz="0" w:space="0" w:color="auto"/>
        <w:left w:val="none" w:sz="0" w:space="0" w:color="auto"/>
        <w:bottom w:val="none" w:sz="0" w:space="0" w:color="auto"/>
        <w:right w:val="none" w:sz="0" w:space="0" w:color="auto"/>
      </w:divBdr>
    </w:div>
    <w:div w:id="1348868996">
      <w:bodyDiv w:val="1"/>
      <w:marLeft w:val="0"/>
      <w:marRight w:val="0"/>
      <w:marTop w:val="0"/>
      <w:marBottom w:val="0"/>
      <w:divBdr>
        <w:top w:val="none" w:sz="0" w:space="0" w:color="auto"/>
        <w:left w:val="none" w:sz="0" w:space="0" w:color="auto"/>
        <w:bottom w:val="none" w:sz="0" w:space="0" w:color="auto"/>
        <w:right w:val="none" w:sz="0" w:space="0" w:color="auto"/>
      </w:divBdr>
    </w:div>
    <w:div w:id="1349022824">
      <w:bodyDiv w:val="1"/>
      <w:marLeft w:val="0"/>
      <w:marRight w:val="0"/>
      <w:marTop w:val="0"/>
      <w:marBottom w:val="0"/>
      <w:divBdr>
        <w:top w:val="none" w:sz="0" w:space="0" w:color="auto"/>
        <w:left w:val="none" w:sz="0" w:space="0" w:color="auto"/>
        <w:bottom w:val="none" w:sz="0" w:space="0" w:color="auto"/>
        <w:right w:val="none" w:sz="0" w:space="0" w:color="auto"/>
      </w:divBdr>
    </w:div>
    <w:div w:id="1408335820">
      <w:bodyDiv w:val="1"/>
      <w:marLeft w:val="0"/>
      <w:marRight w:val="0"/>
      <w:marTop w:val="0"/>
      <w:marBottom w:val="0"/>
      <w:divBdr>
        <w:top w:val="none" w:sz="0" w:space="0" w:color="auto"/>
        <w:left w:val="none" w:sz="0" w:space="0" w:color="auto"/>
        <w:bottom w:val="none" w:sz="0" w:space="0" w:color="auto"/>
        <w:right w:val="none" w:sz="0" w:space="0" w:color="auto"/>
      </w:divBdr>
    </w:div>
    <w:div w:id="1636063794">
      <w:bodyDiv w:val="1"/>
      <w:marLeft w:val="0"/>
      <w:marRight w:val="0"/>
      <w:marTop w:val="0"/>
      <w:marBottom w:val="0"/>
      <w:divBdr>
        <w:top w:val="none" w:sz="0" w:space="0" w:color="auto"/>
        <w:left w:val="none" w:sz="0" w:space="0" w:color="auto"/>
        <w:bottom w:val="none" w:sz="0" w:space="0" w:color="auto"/>
        <w:right w:val="none" w:sz="0" w:space="0" w:color="auto"/>
      </w:divBdr>
    </w:div>
    <w:div w:id="1698584962">
      <w:bodyDiv w:val="1"/>
      <w:marLeft w:val="0"/>
      <w:marRight w:val="0"/>
      <w:marTop w:val="0"/>
      <w:marBottom w:val="0"/>
      <w:divBdr>
        <w:top w:val="none" w:sz="0" w:space="0" w:color="auto"/>
        <w:left w:val="none" w:sz="0" w:space="0" w:color="auto"/>
        <w:bottom w:val="none" w:sz="0" w:space="0" w:color="auto"/>
        <w:right w:val="none" w:sz="0" w:space="0" w:color="auto"/>
      </w:divBdr>
    </w:div>
    <w:div w:id="1703283240">
      <w:bodyDiv w:val="1"/>
      <w:marLeft w:val="0"/>
      <w:marRight w:val="0"/>
      <w:marTop w:val="0"/>
      <w:marBottom w:val="0"/>
      <w:divBdr>
        <w:top w:val="none" w:sz="0" w:space="0" w:color="auto"/>
        <w:left w:val="none" w:sz="0" w:space="0" w:color="auto"/>
        <w:bottom w:val="none" w:sz="0" w:space="0" w:color="auto"/>
        <w:right w:val="none" w:sz="0" w:space="0" w:color="auto"/>
      </w:divBdr>
    </w:div>
    <w:div w:id="1754745234">
      <w:bodyDiv w:val="1"/>
      <w:marLeft w:val="0"/>
      <w:marRight w:val="0"/>
      <w:marTop w:val="0"/>
      <w:marBottom w:val="0"/>
      <w:divBdr>
        <w:top w:val="none" w:sz="0" w:space="0" w:color="auto"/>
        <w:left w:val="none" w:sz="0" w:space="0" w:color="auto"/>
        <w:bottom w:val="none" w:sz="0" w:space="0" w:color="auto"/>
        <w:right w:val="none" w:sz="0" w:space="0" w:color="auto"/>
      </w:divBdr>
    </w:div>
    <w:div w:id="1788310477">
      <w:bodyDiv w:val="1"/>
      <w:marLeft w:val="0"/>
      <w:marRight w:val="0"/>
      <w:marTop w:val="0"/>
      <w:marBottom w:val="0"/>
      <w:divBdr>
        <w:top w:val="none" w:sz="0" w:space="0" w:color="auto"/>
        <w:left w:val="none" w:sz="0" w:space="0" w:color="auto"/>
        <w:bottom w:val="none" w:sz="0" w:space="0" w:color="auto"/>
        <w:right w:val="none" w:sz="0" w:space="0" w:color="auto"/>
      </w:divBdr>
    </w:div>
    <w:div w:id="1793286600">
      <w:bodyDiv w:val="1"/>
      <w:marLeft w:val="0"/>
      <w:marRight w:val="0"/>
      <w:marTop w:val="0"/>
      <w:marBottom w:val="0"/>
      <w:divBdr>
        <w:top w:val="none" w:sz="0" w:space="0" w:color="auto"/>
        <w:left w:val="none" w:sz="0" w:space="0" w:color="auto"/>
        <w:bottom w:val="none" w:sz="0" w:space="0" w:color="auto"/>
        <w:right w:val="none" w:sz="0" w:space="0" w:color="auto"/>
      </w:divBdr>
    </w:div>
    <w:div w:id="1801261343">
      <w:bodyDiv w:val="1"/>
      <w:marLeft w:val="0"/>
      <w:marRight w:val="0"/>
      <w:marTop w:val="0"/>
      <w:marBottom w:val="0"/>
      <w:divBdr>
        <w:top w:val="none" w:sz="0" w:space="0" w:color="auto"/>
        <w:left w:val="none" w:sz="0" w:space="0" w:color="auto"/>
        <w:bottom w:val="none" w:sz="0" w:space="0" w:color="auto"/>
        <w:right w:val="none" w:sz="0" w:space="0" w:color="auto"/>
      </w:divBdr>
    </w:div>
    <w:div w:id="1802117527">
      <w:bodyDiv w:val="1"/>
      <w:marLeft w:val="0"/>
      <w:marRight w:val="0"/>
      <w:marTop w:val="0"/>
      <w:marBottom w:val="0"/>
      <w:divBdr>
        <w:top w:val="none" w:sz="0" w:space="0" w:color="auto"/>
        <w:left w:val="none" w:sz="0" w:space="0" w:color="auto"/>
        <w:bottom w:val="none" w:sz="0" w:space="0" w:color="auto"/>
        <w:right w:val="none" w:sz="0" w:space="0" w:color="auto"/>
      </w:divBdr>
    </w:div>
    <w:div w:id="1806654640">
      <w:bodyDiv w:val="1"/>
      <w:marLeft w:val="0"/>
      <w:marRight w:val="0"/>
      <w:marTop w:val="0"/>
      <w:marBottom w:val="0"/>
      <w:divBdr>
        <w:top w:val="none" w:sz="0" w:space="0" w:color="auto"/>
        <w:left w:val="none" w:sz="0" w:space="0" w:color="auto"/>
        <w:bottom w:val="none" w:sz="0" w:space="0" w:color="auto"/>
        <w:right w:val="none" w:sz="0" w:space="0" w:color="auto"/>
      </w:divBdr>
    </w:div>
    <w:div w:id="1854301881">
      <w:bodyDiv w:val="1"/>
      <w:marLeft w:val="0"/>
      <w:marRight w:val="0"/>
      <w:marTop w:val="0"/>
      <w:marBottom w:val="0"/>
      <w:divBdr>
        <w:top w:val="none" w:sz="0" w:space="0" w:color="auto"/>
        <w:left w:val="none" w:sz="0" w:space="0" w:color="auto"/>
        <w:bottom w:val="none" w:sz="0" w:space="0" w:color="auto"/>
        <w:right w:val="none" w:sz="0" w:space="0" w:color="auto"/>
      </w:divBdr>
    </w:div>
    <w:div w:id="1886600361">
      <w:bodyDiv w:val="1"/>
      <w:marLeft w:val="0"/>
      <w:marRight w:val="0"/>
      <w:marTop w:val="0"/>
      <w:marBottom w:val="0"/>
      <w:divBdr>
        <w:top w:val="none" w:sz="0" w:space="0" w:color="auto"/>
        <w:left w:val="none" w:sz="0" w:space="0" w:color="auto"/>
        <w:bottom w:val="none" w:sz="0" w:space="0" w:color="auto"/>
        <w:right w:val="none" w:sz="0" w:space="0" w:color="auto"/>
      </w:divBdr>
    </w:div>
    <w:div w:id="1961376624">
      <w:bodyDiv w:val="1"/>
      <w:marLeft w:val="0"/>
      <w:marRight w:val="0"/>
      <w:marTop w:val="0"/>
      <w:marBottom w:val="0"/>
      <w:divBdr>
        <w:top w:val="none" w:sz="0" w:space="0" w:color="auto"/>
        <w:left w:val="none" w:sz="0" w:space="0" w:color="auto"/>
        <w:bottom w:val="none" w:sz="0" w:space="0" w:color="auto"/>
        <w:right w:val="none" w:sz="0" w:space="0" w:color="auto"/>
      </w:divBdr>
    </w:div>
    <w:div w:id="1973703896">
      <w:bodyDiv w:val="1"/>
      <w:marLeft w:val="0"/>
      <w:marRight w:val="0"/>
      <w:marTop w:val="0"/>
      <w:marBottom w:val="0"/>
      <w:divBdr>
        <w:top w:val="none" w:sz="0" w:space="0" w:color="auto"/>
        <w:left w:val="none" w:sz="0" w:space="0" w:color="auto"/>
        <w:bottom w:val="none" w:sz="0" w:space="0" w:color="auto"/>
        <w:right w:val="none" w:sz="0" w:space="0" w:color="auto"/>
      </w:divBdr>
    </w:div>
    <w:div w:id="199984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pubmed.ncbi.nlm.nih.gov/38980579/" TargetMode="External"/><Relationship Id="rId3" Type="http://schemas.openxmlformats.org/officeDocument/2006/relationships/hyperlink" Target="https://pubmed.ncbi.nlm.nih.gov/29621478/" TargetMode="External"/><Relationship Id="rId7" Type="http://schemas.openxmlformats.org/officeDocument/2006/relationships/hyperlink" Target="https://pubmed.ncbi.nlm.nih.gov/37347226/" TargetMode="External"/><Relationship Id="rId2" Type="http://schemas.openxmlformats.org/officeDocument/2006/relationships/hyperlink" Target="https://pubmed.ncbi.nlm.nih.gov/10805099/" TargetMode="External"/><Relationship Id="rId1" Type="http://schemas.openxmlformats.org/officeDocument/2006/relationships/hyperlink" Target="https://pubmed.ncbi.nlm.nih.gov/25717362/" TargetMode="External"/><Relationship Id="rId6" Type="http://schemas.openxmlformats.org/officeDocument/2006/relationships/hyperlink" Target="https://pubmed.ncbi.nlm.nih.gov/39834645/" TargetMode="External"/><Relationship Id="rId5" Type="http://schemas.openxmlformats.org/officeDocument/2006/relationships/hyperlink" Target="https://pubmed.ncbi.nlm.nih.gov/40539483/" TargetMode="External"/><Relationship Id="rId4" Type="http://schemas.openxmlformats.org/officeDocument/2006/relationships/hyperlink" Target="https://pubmed.ncbi.nlm.nih.gov/28272773/"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hurlab/DPN_DREX" TargetMode="Externa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efeldman@med.umich.edu"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77E78558-AB9A-4A90-BC11-E8C63DB78359}">
    <t:Anchor>
      <t:Comment id="1431608662"/>
    </t:Anchor>
    <t:History>
      <t:Event id="{40C1272B-9940-4AF0-856F-F5D64CA5F4E2}" time="2025-06-23T19:58:58.963Z">
        <t:Attribution userId="S::steid@med.umich.edu::4813496c-e017-4740-907d-7d6d15808158" userProvider="AD" userName="Eid, Stephanie"/>
        <t:Anchor>
          <t:Comment id="1431608662"/>
        </t:Anchor>
        <t:Create/>
      </t:Event>
      <t:Event id="{C7671689-2EBC-449F-AEAE-54A4028DB081}" time="2025-06-23T19:58:58.963Z">
        <t:Attribution userId="S::steid@med.umich.edu::4813496c-e017-4740-907d-7d6d15808158" userProvider="AD" userName="Eid, Stephanie"/>
        <t:Anchor>
          <t:Comment id="1431608662"/>
        </t:Anchor>
        <t:Assign userId="S::juhur@med.umich.edu::68f34d23-ba0e-43c7-b7ca-64af8ee17fb1" userProvider="AD" userName="Hur, Junguk"/>
      </t:Event>
      <t:Event id="{69A6BFB4-9DC1-404F-82AE-F5940C857B00}" time="2025-06-23T19:58:58.963Z">
        <t:Attribution userId="S::steid@med.umich.edu::4813496c-e017-4740-907d-7d6d15808158" userProvider="AD" userName="Eid, Stephanie"/>
        <t:Anchor>
          <t:Comment id="1431608662"/>
        </t:Anchor>
        <t:SetTitle title="Note for @Hur, Junguk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bc18ed4-1e03-4150-9c14-d19b7a839ffb">
      <Terms xmlns="http://schemas.microsoft.com/office/infopath/2007/PartnerControls"/>
    </lcf76f155ced4ddcb4097134ff3c332f>
    <TaxCatchAll xmlns="2cd18b20-31f6-4425-ad91-bb3c469b3b5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3900CDC3183EF42A90FA7D1F9E9CFE6" ma:contentTypeVersion="15" ma:contentTypeDescription="Create a new document." ma:contentTypeScope="" ma:versionID="6bf04bc1ef6bf860a3dd306c38d9b7ea">
  <xsd:schema xmlns:xsd="http://www.w3.org/2001/XMLSchema" xmlns:xs="http://www.w3.org/2001/XMLSchema" xmlns:p="http://schemas.microsoft.com/office/2006/metadata/properties" xmlns:ns1="http://schemas.microsoft.com/sharepoint/v3" xmlns:ns2="dbc18ed4-1e03-4150-9c14-d19b7a839ffb" xmlns:ns3="2cd18b20-31f6-4425-ad91-bb3c469b3b53" targetNamespace="http://schemas.microsoft.com/office/2006/metadata/properties" ma:root="true" ma:fieldsID="3896adcc22ab4cd3f39ea925c7efc3c6" ns1:_="" ns2:_="" ns3:_="">
    <xsd:import namespace="http://schemas.microsoft.com/sharepoint/v3"/>
    <xsd:import namespace="dbc18ed4-1e03-4150-9c14-d19b7a839ffb"/>
    <xsd:import namespace="2cd18b20-31f6-4425-ad91-bb3c469b3b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c18ed4-1e03-4150-9c14-d19b7a839f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418ee26-5d9c-4ec3-852e-438ad73c390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d18b20-31f6-4425-ad91-bb3c469b3b5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687d6ec6-5ec8-4235-aec1-dbbbc15407b0}" ma:internalName="TaxCatchAll" ma:showField="CatchAllData" ma:web="2cd18b20-31f6-4425-ad91-bb3c469b3b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31D6D-10D2-4448-946A-87917A1612CA}">
  <ds:schemaRefs>
    <ds:schemaRef ds:uri="http://schemas.microsoft.com/office/2006/metadata/properties"/>
    <ds:schemaRef ds:uri="http://schemas.microsoft.com/office/infopath/2007/PartnerControls"/>
    <ds:schemaRef ds:uri="http://schemas.microsoft.com/sharepoint/v3"/>
    <ds:schemaRef ds:uri="dbc18ed4-1e03-4150-9c14-d19b7a839ffb"/>
    <ds:schemaRef ds:uri="2cd18b20-31f6-4425-ad91-bb3c469b3b53"/>
  </ds:schemaRefs>
</ds:datastoreItem>
</file>

<file path=customXml/itemProps2.xml><?xml version="1.0" encoding="utf-8"?>
<ds:datastoreItem xmlns:ds="http://schemas.openxmlformats.org/officeDocument/2006/customXml" ds:itemID="{87AB5A97-F5F8-4CD3-90CF-FE729E60A9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bc18ed4-1e03-4150-9c14-d19b7a839ffb"/>
    <ds:schemaRef ds:uri="2cd18b20-31f6-4425-ad91-bb3c469b3b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13C159-486B-44CA-8D63-9631DC94824D}">
  <ds:schemaRefs>
    <ds:schemaRef ds:uri="http://schemas.microsoft.com/sharepoint/v3/contenttype/forms"/>
  </ds:schemaRefs>
</ds:datastoreItem>
</file>

<file path=customXml/itemProps4.xml><?xml version="1.0" encoding="utf-8"?>
<ds:datastoreItem xmlns:ds="http://schemas.openxmlformats.org/officeDocument/2006/customXml" ds:itemID="{7C305A89-0D5A-4FF9-A956-A46E258D7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1864</TotalTime>
  <Pages>25</Pages>
  <Words>13531</Words>
  <Characters>80511</Characters>
  <Application>Microsoft Office Word</Application>
  <DocSecurity>0</DocSecurity>
  <Lines>1219</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93726</CharactersWithSpaces>
  <SharedDoc>false</SharedDoc>
  <HLinks>
    <vt:vector size="60" baseType="variant">
      <vt:variant>
        <vt:i4>5832705</vt:i4>
      </vt:variant>
      <vt:variant>
        <vt:i4>146</vt:i4>
      </vt:variant>
      <vt:variant>
        <vt:i4>0</vt:i4>
      </vt:variant>
      <vt:variant>
        <vt:i4>5</vt:i4>
      </vt:variant>
      <vt:variant>
        <vt:lpwstr>https://www.mmpc.org/shared/document.aspx?id=319&amp;docType=Protocol</vt:lpwstr>
      </vt:variant>
      <vt:variant>
        <vt:lpwstr/>
      </vt:variant>
      <vt:variant>
        <vt:i4>5242882</vt:i4>
      </vt:variant>
      <vt:variant>
        <vt:i4>143</vt:i4>
      </vt:variant>
      <vt:variant>
        <vt:i4>0</vt:i4>
      </vt:variant>
      <vt:variant>
        <vt:i4>5</vt:i4>
      </vt:variant>
      <vt:variant>
        <vt:lpwstr>https://www.mmpc.org/shared/document.aspx?id=320&amp;docType=Protocol</vt:lpwstr>
      </vt:variant>
      <vt:variant>
        <vt:lpwstr/>
      </vt:variant>
      <vt:variant>
        <vt:i4>917572</vt:i4>
      </vt:variant>
      <vt:variant>
        <vt:i4>140</vt:i4>
      </vt:variant>
      <vt:variant>
        <vt:i4>0</vt:i4>
      </vt:variant>
      <vt:variant>
        <vt:i4>5</vt:i4>
      </vt:variant>
      <vt:variant>
        <vt:lpwstr>https://www.who.int/news/item/17-07-2023-who-updates-guidelines-on-fats-and-carbohydrates</vt:lpwstr>
      </vt:variant>
      <vt:variant>
        <vt:lpwstr/>
      </vt:variant>
      <vt:variant>
        <vt:i4>3276838</vt:i4>
      </vt:variant>
      <vt:variant>
        <vt:i4>137</vt:i4>
      </vt:variant>
      <vt:variant>
        <vt:i4>0</vt:i4>
      </vt:variant>
      <vt:variant>
        <vt:i4>5</vt:i4>
      </vt:variant>
      <vt:variant>
        <vt:lpwstr>https://www.cdc.gov/nchs/hus/topics/nutrition.htm</vt:lpwstr>
      </vt:variant>
      <vt:variant>
        <vt:lpwstr>references</vt:lpwstr>
      </vt:variant>
      <vt:variant>
        <vt:i4>3670142</vt:i4>
      </vt:variant>
      <vt:variant>
        <vt:i4>134</vt:i4>
      </vt:variant>
      <vt:variant>
        <vt:i4>0</vt:i4>
      </vt:variant>
      <vt:variant>
        <vt:i4>5</vt:i4>
      </vt:variant>
      <vt:variant>
        <vt:lpwstr>https://www.who.int/news-room/fact-sheets/detail/obesity-and-overweight</vt:lpwstr>
      </vt:variant>
      <vt:variant>
        <vt:lpwstr/>
      </vt:variant>
      <vt:variant>
        <vt:i4>5177344</vt:i4>
      </vt:variant>
      <vt:variant>
        <vt:i4>129</vt:i4>
      </vt:variant>
      <vt:variant>
        <vt:i4>0</vt:i4>
      </vt:variant>
      <vt:variant>
        <vt:i4>5</vt:i4>
      </vt:variant>
      <vt:variant>
        <vt:lpwstr>https://github.com/guokai8/scGSVA</vt:lpwstr>
      </vt:variant>
      <vt:variant>
        <vt:lpwstr/>
      </vt:variant>
      <vt:variant>
        <vt:i4>2687010</vt:i4>
      </vt:variant>
      <vt:variant>
        <vt:i4>121</vt:i4>
      </vt:variant>
      <vt:variant>
        <vt:i4>0</vt:i4>
      </vt:variant>
      <vt:variant>
        <vt:i4>5</vt:i4>
      </vt:variant>
      <vt:variant>
        <vt:lpwstr>https://github.com/hurlab/richR</vt:lpwstr>
      </vt:variant>
      <vt:variant>
        <vt:lpwstr/>
      </vt:variant>
      <vt:variant>
        <vt:i4>5832780</vt:i4>
      </vt:variant>
      <vt:variant>
        <vt:i4>118</vt:i4>
      </vt:variant>
      <vt:variant>
        <vt:i4>0</vt:i4>
      </vt:variant>
      <vt:variant>
        <vt:i4>5</vt:i4>
      </vt:variant>
      <vt:variant>
        <vt:lpwstr>https://panglaodb.se/</vt:lpwstr>
      </vt:variant>
      <vt:variant>
        <vt:lpwstr/>
      </vt:variant>
      <vt:variant>
        <vt:i4>5570638</vt:i4>
      </vt:variant>
      <vt:variant>
        <vt:i4>115</vt:i4>
      </vt:variant>
      <vt:variant>
        <vt:i4>0</vt:i4>
      </vt:variant>
      <vt:variant>
        <vt:i4>5</vt:i4>
      </vt:variant>
      <vt:variant>
        <vt:lpwstr>http://xteam.xbio.top/CellMarker/</vt:lpwstr>
      </vt:variant>
      <vt:variant>
        <vt:lpwstr/>
      </vt:variant>
      <vt:variant>
        <vt:i4>2621531</vt:i4>
      </vt:variant>
      <vt:variant>
        <vt:i4>0</vt:i4>
      </vt:variant>
      <vt:variant>
        <vt:i4>0</vt:i4>
      </vt:variant>
      <vt:variant>
        <vt:i4>5</vt:i4>
      </vt:variant>
      <vt:variant>
        <vt:lpwstr>mailto:efeldman@med.umich.edu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Eid, Stephanie</dc:creator>
  <cp:keywords/>
  <dc:description/>
  <cp:lastModifiedBy>Hur, Junguk</cp:lastModifiedBy>
  <cp:revision>78</cp:revision>
  <dcterms:created xsi:type="dcterms:W3CDTF">2025-11-02T16:01:00Z</dcterms:created>
  <dcterms:modified xsi:type="dcterms:W3CDTF">2025-11-24T16:55:00Z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0x01010033900CDC3183EF42A90FA7D1F9E9CFE6</vt:lpwstr>
  </property>
  <property fmtid="{D5CDD505-2E9C-101B-9397-08002B2CF9AE}" pid="3" name="MediaServiceImageTags">
    <vt:lpwstr/>
  </property>
  <property fmtid="{D5CDD505-2E9C-101B-9397-08002B2CF9AE}" pid="4" name="GrammarlyDocumentId">
    <vt:lpwstr>43fd3d55-3fee-42b6-86f0-a81db28cb18a</vt:lpwstr>
  </property>
</Properties>
</file>